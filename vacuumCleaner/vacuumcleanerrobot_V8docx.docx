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B53E3" w:rsidRDefault="00AE6A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t>BAŞKENT ÜNİVERSİTESİ</w:t>
      </w:r>
    </w:p>
    <w:p w14:paraId="00000002" w14:textId="77777777" w:rsidR="00CB53E3" w:rsidRDefault="00AE6A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FEN BİLİMLERİ ENSTİTÜSÜ</w:t>
      </w:r>
    </w:p>
    <w:p w14:paraId="00000003" w14:textId="77777777" w:rsidR="00CB53E3" w:rsidRDefault="00AE6A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ELEKTRİK/ELEKTRONİK MÜHENDİSLİĞİ ANABİLİM DALI</w:t>
      </w:r>
    </w:p>
    <w:p w14:paraId="00000004" w14:textId="77777777" w:rsidR="00CB53E3" w:rsidRDefault="00AE6A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ELEKTRİK/ELEKTRONİK MÜHENDİSLİĞİ TEZLİ YÜKSEK LİSANS PROGRAMI</w:t>
      </w:r>
    </w:p>
    <w:p w14:paraId="00000005"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06"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07"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08"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09"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0A"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0B" w14:textId="77777777" w:rsidR="00CB53E3" w:rsidRDefault="00AE6A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OTONOM VE BLUETOOTH KONTROLLÜ ZEMİN SÜPÜREN ROBOT TASARIMI </w:t>
      </w:r>
    </w:p>
    <w:p w14:paraId="0000000C" w14:textId="77777777" w:rsidR="00CB53E3" w:rsidRDefault="00CB53E3">
      <w:pPr>
        <w:pBdr>
          <w:top w:val="nil"/>
          <w:left w:val="nil"/>
          <w:bottom w:val="nil"/>
          <w:right w:val="nil"/>
          <w:between w:val="nil"/>
        </w:pBdr>
        <w:spacing w:after="120" w:line="240" w:lineRule="auto"/>
        <w:jc w:val="center"/>
        <w:rPr>
          <w:rFonts w:ascii="Times New Roman" w:eastAsia="Times New Roman" w:hAnsi="Times New Roman" w:cs="Times New Roman"/>
          <w:b/>
          <w:color w:val="000000"/>
          <w:sz w:val="28"/>
          <w:szCs w:val="28"/>
        </w:rPr>
      </w:pPr>
    </w:p>
    <w:p w14:paraId="0000000D"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0E"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0F" w14:textId="77777777" w:rsidR="00CB53E3" w:rsidRDefault="00AE6A6D">
      <w:pPr>
        <w:pBdr>
          <w:top w:val="nil"/>
          <w:left w:val="nil"/>
          <w:bottom w:val="nil"/>
          <w:right w:val="nil"/>
          <w:between w:val="nil"/>
        </w:pBdr>
        <w:spacing w:after="12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HAZIRLAYAN</w:t>
      </w:r>
    </w:p>
    <w:p w14:paraId="00000010"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1"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2" w14:textId="77777777" w:rsidR="00CB53E3" w:rsidRDefault="00AE6A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KÜBRA MURAT</w:t>
      </w:r>
    </w:p>
    <w:p w14:paraId="00000013"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4"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5"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6"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7" w14:textId="77777777" w:rsidR="00CB53E3" w:rsidRDefault="00AE6A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YÜKSEK LİSANS TEZİ</w:t>
      </w:r>
    </w:p>
    <w:p w14:paraId="00000018"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00000019"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A"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B"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C" w14:textId="77777777" w:rsidR="00CB53E3" w:rsidRDefault="00AE6A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TEZ DANIŞMANI</w:t>
      </w:r>
    </w:p>
    <w:p w14:paraId="0000001D"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E"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1F" w14:textId="77777777" w:rsidR="00CB53E3" w:rsidRDefault="00AE6A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PROF. DR. EMİN AKATA</w:t>
      </w:r>
    </w:p>
    <w:p w14:paraId="00000020"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21"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22" w14:textId="77777777" w:rsidR="00CB53E3" w:rsidRDefault="00CB53E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0000023" w14:textId="77777777" w:rsidR="00CB53E3" w:rsidRDefault="00AE6A6D">
      <w:pPr>
        <w:rPr>
          <w:b/>
          <w:sz w:val="28"/>
          <w:szCs w:val="28"/>
        </w:rPr>
      </w:pPr>
      <w:r>
        <w:rPr>
          <w:b/>
          <w:sz w:val="28"/>
          <w:szCs w:val="28"/>
        </w:rPr>
        <w:t xml:space="preserve">                                                          ANKARA – 2021</w:t>
      </w:r>
    </w:p>
    <w:p w14:paraId="00000024" w14:textId="77777777" w:rsidR="00CB53E3" w:rsidRDefault="00CB53E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0000025" w14:textId="77777777" w:rsidR="00CB53E3" w:rsidRDefault="00CB53E3">
      <w:pPr>
        <w:jc w:val="both"/>
        <w:rPr>
          <w:color w:val="000000"/>
        </w:rPr>
      </w:pPr>
    </w:p>
    <w:p w14:paraId="00000026" w14:textId="77777777" w:rsidR="00CB53E3" w:rsidRDefault="00CB53E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0000027" w14:textId="77777777" w:rsidR="00CB53E3" w:rsidRDefault="00AE6A6D">
      <w:pPr>
        <w:rPr>
          <w:rFonts w:ascii="Times New Roman" w:eastAsia="Times New Roman" w:hAnsi="Times New Roman" w:cs="Times New Roman"/>
          <w:b/>
          <w:sz w:val="24"/>
          <w:szCs w:val="24"/>
        </w:rPr>
      </w:pPr>
      <w:r>
        <w:br w:type="page"/>
      </w:r>
    </w:p>
    <w:p w14:paraId="00000028" w14:textId="77777777" w:rsidR="00CB53E3" w:rsidRDefault="00AE6A6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BAŞKENT ÜNİVERSİTESİ</w:t>
      </w:r>
    </w:p>
    <w:p w14:paraId="00000029" w14:textId="77777777" w:rsidR="00CB53E3" w:rsidRDefault="00AE6A6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FEN BİLİMLERİ ENSTİTÜSÜ</w:t>
      </w:r>
    </w:p>
    <w:p w14:paraId="0000002A" w14:textId="77777777" w:rsidR="00CB53E3" w:rsidRDefault="00CB53E3">
      <w:pPr>
        <w:spacing w:after="0" w:line="360" w:lineRule="auto"/>
        <w:jc w:val="center"/>
        <w:rPr>
          <w:rFonts w:ascii="Times New Roman" w:eastAsia="Times New Roman" w:hAnsi="Times New Roman" w:cs="Times New Roman"/>
          <w:b/>
          <w:sz w:val="24"/>
          <w:szCs w:val="24"/>
        </w:rPr>
      </w:pPr>
    </w:p>
    <w:p w14:paraId="0000002B" w14:textId="77777777" w:rsidR="00CB53E3" w:rsidRDefault="00AE6A6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Anabilim Dalı ………………………… Tezli Yüksek  Lisans Programı çerçevesinde Kübra Murat tarafından hazırlanan bu çalışma, aşağıdaki jüri tarafından Yüksek Lisans / Doktora Tezi olarak kabul edilmiştir. </w:t>
      </w:r>
    </w:p>
    <w:p w14:paraId="0000002C" w14:textId="77777777" w:rsidR="00CB53E3" w:rsidRDefault="00CB53E3">
      <w:pPr>
        <w:widowControl w:val="0"/>
        <w:spacing w:after="0" w:line="480" w:lineRule="auto"/>
        <w:rPr>
          <w:rFonts w:ascii="Arial" w:eastAsia="Arial" w:hAnsi="Arial" w:cs="Arial"/>
          <w:sz w:val="24"/>
          <w:szCs w:val="24"/>
        </w:rPr>
      </w:pPr>
    </w:p>
    <w:p w14:paraId="0000002D" w14:textId="77777777" w:rsidR="00CB53E3" w:rsidRDefault="00AE6A6D">
      <w:pPr>
        <w:widowControl w:val="0"/>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Tez Savunma Tarihi: …  /  …  /  ….…..</w:t>
      </w:r>
      <w:r>
        <w:rPr>
          <w:rFonts w:ascii="Arial" w:eastAsia="Arial" w:hAnsi="Arial" w:cs="Arial"/>
          <w:sz w:val="24"/>
          <w:szCs w:val="24"/>
        </w:rPr>
        <w:br/>
      </w:r>
    </w:p>
    <w:p w14:paraId="0000002E" w14:textId="77777777" w:rsidR="00CB53E3" w:rsidRDefault="00AE6A6D">
      <w:pPr>
        <w:widowControl w:val="0"/>
        <w:spacing w:after="0" w:line="360" w:lineRule="auto"/>
        <w:rPr>
          <w:rFonts w:ascii="Arial" w:eastAsia="Arial" w:hAnsi="Arial" w:cs="Arial"/>
          <w:sz w:val="24"/>
          <w:szCs w:val="24"/>
        </w:rPr>
      </w:pPr>
      <w:r>
        <w:rPr>
          <w:rFonts w:ascii="Times New Roman" w:eastAsia="Times New Roman" w:hAnsi="Times New Roman" w:cs="Times New Roman"/>
          <w:b/>
          <w:color w:val="000000"/>
          <w:sz w:val="24"/>
          <w:szCs w:val="24"/>
        </w:rPr>
        <w:t>Tez Adı</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Otonom Ve Bluetooth Kontrollü Zemin Süpüren Robot Tasarımı</w:t>
      </w:r>
    </w:p>
    <w:p w14:paraId="0000002F" w14:textId="77777777" w:rsidR="00CB53E3" w:rsidRDefault="00CB53E3">
      <w:pPr>
        <w:spacing w:after="0" w:line="240" w:lineRule="auto"/>
        <w:rPr>
          <w:rFonts w:ascii="Times New Roman" w:eastAsia="Times New Roman" w:hAnsi="Times New Roman" w:cs="Times New Roman"/>
          <w:b/>
          <w:color w:val="000000"/>
          <w:sz w:val="24"/>
          <w:szCs w:val="24"/>
        </w:rPr>
      </w:pPr>
    </w:p>
    <w:p w14:paraId="00000030" w14:textId="77777777" w:rsidR="00CB53E3" w:rsidRDefault="00AE6A6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18"/>
          <w:szCs w:val="18"/>
        </w:rPr>
        <w:t xml:space="preserve">(Tez konusunun başlığı, kelimelerin baş harfleri büyük olacak şekilde “bold” </w:t>
      </w:r>
      <w:r>
        <w:rPr>
          <w:rFonts w:ascii="Times New Roman" w:eastAsia="Times New Roman" w:hAnsi="Times New Roman" w:cs="Times New Roman"/>
          <w:color w:val="000000"/>
          <w:sz w:val="18"/>
          <w:szCs w:val="18"/>
          <w:u w:val="single"/>
        </w:rPr>
        <w:t>yapılmadan</w:t>
      </w:r>
      <w:r>
        <w:rPr>
          <w:rFonts w:ascii="Times New Roman" w:eastAsia="Times New Roman" w:hAnsi="Times New Roman" w:cs="Times New Roman"/>
          <w:color w:val="000000"/>
          <w:sz w:val="18"/>
          <w:szCs w:val="18"/>
        </w:rPr>
        <w:t xml:space="preserve"> yazılacaktır.)</w:t>
      </w:r>
    </w:p>
    <w:p w14:paraId="00000031" w14:textId="77777777" w:rsidR="00CB53E3" w:rsidRDefault="00CB53E3">
      <w:pPr>
        <w:spacing w:after="0" w:line="240" w:lineRule="auto"/>
        <w:rPr>
          <w:rFonts w:ascii="Times New Roman" w:eastAsia="Times New Roman" w:hAnsi="Times New Roman" w:cs="Times New Roman"/>
          <w:b/>
          <w:color w:val="000000"/>
          <w:sz w:val="24"/>
          <w:szCs w:val="24"/>
        </w:rPr>
      </w:pPr>
    </w:p>
    <w:p w14:paraId="00000032" w14:textId="77777777" w:rsidR="00CB53E3" w:rsidRDefault="00AE6A6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Tez Jüri Üyeleri (Unvanı, Adı - Soyadı, Kurumu )</w:t>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ab/>
        <w:t xml:space="preserve">      İmza</w:t>
      </w:r>
      <w:r>
        <w:rPr>
          <w:rFonts w:ascii="Times New Roman" w:eastAsia="Times New Roman" w:hAnsi="Times New Roman" w:cs="Times New Roman"/>
          <w:b/>
          <w:color w:val="000000"/>
          <w:sz w:val="24"/>
          <w:szCs w:val="24"/>
        </w:rPr>
        <w:tab/>
      </w:r>
    </w:p>
    <w:p w14:paraId="00000033" w14:textId="77777777" w:rsidR="00CB53E3" w:rsidRDefault="00AE6A6D">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(Jüri üyelerinin Unvanı</w:t>
      </w:r>
      <w:r>
        <w:rPr>
          <w:rFonts w:ascii="Times New Roman" w:eastAsia="Times New Roman" w:hAnsi="Times New Roman" w:cs="Times New Roman"/>
          <w:color w:val="000000"/>
          <w:sz w:val="18"/>
          <w:szCs w:val="18"/>
        </w:rPr>
        <w:t xml:space="preserve">, Adı-Soyadı ve Kurumları “bold” </w:t>
      </w:r>
      <w:r>
        <w:rPr>
          <w:rFonts w:ascii="Times New Roman" w:eastAsia="Times New Roman" w:hAnsi="Times New Roman" w:cs="Times New Roman"/>
          <w:color w:val="000000"/>
          <w:sz w:val="18"/>
          <w:szCs w:val="18"/>
          <w:u w:val="single"/>
        </w:rPr>
        <w:t>yapılmadan</w:t>
      </w:r>
      <w:r>
        <w:rPr>
          <w:rFonts w:ascii="Times New Roman" w:eastAsia="Times New Roman" w:hAnsi="Times New Roman" w:cs="Times New Roman"/>
          <w:color w:val="000000"/>
          <w:sz w:val="18"/>
          <w:szCs w:val="18"/>
        </w:rPr>
        <w:t xml:space="preserve"> yazılacaktır.)</w:t>
      </w:r>
    </w:p>
    <w:p w14:paraId="00000034" w14:textId="77777777" w:rsidR="00CB53E3" w:rsidRDefault="00CB53E3">
      <w:pPr>
        <w:tabs>
          <w:tab w:val="left" w:pos="6237"/>
        </w:tabs>
        <w:spacing w:after="0" w:line="360" w:lineRule="auto"/>
        <w:rPr>
          <w:rFonts w:ascii="Times New Roman" w:eastAsia="Times New Roman" w:hAnsi="Times New Roman" w:cs="Times New Roman"/>
          <w:color w:val="000000"/>
          <w:sz w:val="24"/>
          <w:szCs w:val="24"/>
        </w:rPr>
      </w:pPr>
    </w:p>
    <w:p w14:paraId="00000035" w14:textId="77777777" w:rsidR="00CB53E3" w:rsidRDefault="00AE6A6D">
      <w:pPr>
        <w:tabs>
          <w:tab w:val="left" w:pos="6237"/>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Prof. Dr. M. Emin AKATA Başkent Üniversitesi</w:t>
      </w:r>
      <w:r>
        <w:rPr>
          <w:rFonts w:ascii="Times New Roman" w:eastAsia="Times New Roman" w:hAnsi="Times New Roman" w:cs="Times New Roman"/>
          <w:color w:val="000000"/>
        </w:rPr>
        <w:tab/>
        <w:t xml:space="preserve"> ………………….</w:t>
      </w:r>
    </w:p>
    <w:p w14:paraId="00000036" w14:textId="77777777" w:rsidR="00CB53E3" w:rsidRDefault="00CB53E3">
      <w:pPr>
        <w:tabs>
          <w:tab w:val="left" w:pos="6237"/>
        </w:tabs>
        <w:spacing w:after="0" w:line="360" w:lineRule="auto"/>
        <w:rPr>
          <w:rFonts w:ascii="Times New Roman" w:eastAsia="Times New Roman" w:hAnsi="Times New Roman" w:cs="Times New Roman"/>
          <w:color w:val="000000"/>
        </w:rPr>
      </w:pPr>
    </w:p>
    <w:p w14:paraId="00000037" w14:textId="77777777" w:rsidR="00CB53E3" w:rsidRDefault="00AE6A6D">
      <w:pPr>
        <w:tabs>
          <w:tab w:val="left" w:pos="6237"/>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Yrd. Doç. Dr. Selda GÜNEY Başkent Üniversitesi</w:t>
      </w:r>
      <w:r>
        <w:rPr>
          <w:rFonts w:ascii="Times New Roman" w:eastAsia="Times New Roman" w:hAnsi="Times New Roman" w:cs="Times New Roman"/>
          <w:color w:val="000000"/>
        </w:rPr>
        <w:tab/>
        <w:t>………………….</w:t>
      </w:r>
    </w:p>
    <w:p w14:paraId="00000038" w14:textId="77777777" w:rsidR="00CB53E3" w:rsidRDefault="00CB53E3">
      <w:pPr>
        <w:tabs>
          <w:tab w:val="left" w:pos="6237"/>
        </w:tabs>
        <w:spacing w:after="0" w:line="240" w:lineRule="auto"/>
        <w:rPr>
          <w:rFonts w:ascii="Times New Roman" w:eastAsia="Times New Roman" w:hAnsi="Times New Roman" w:cs="Times New Roman"/>
          <w:color w:val="000000"/>
        </w:rPr>
      </w:pPr>
    </w:p>
    <w:p w14:paraId="00000039" w14:textId="77777777" w:rsidR="00CB53E3" w:rsidRDefault="00AE6A6D">
      <w:pPr>
        <w:tabs>
          <w:tab w:val="left" w:pos="6237"/>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 Prof. Dr. Hasan Şakir BİLGE Gazi Üniversitesi</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w:t>
      </w:r>
    </w:p>
    <w:p w14:paraId="0000003A" w14:textId="77777777" w:rsidR="00CB53E3" w:rsidRDefault="00CB53E3">
      <w:pPr>
        <w:tabs>
          <w:tab w:val="left" w:pos="6237"/>
        </w:tabs>
        <w:spacing w:after="0" w:line="240" w:lineRule="auto"/>
        <w:rPr>
          <w:rFonts w:ascii="Times New Roman" w:eastAsia="Times New Roman" w:hAnsi="Times New Roman" w:cs="Times New Roman"/>
          <w:color w:val="000000"/>
        </w:rPr>
      </w:pPr>
    </w:p>
    <w:p w14:paraId="0000003B" w14:textId="77777777" w:rsidR="00CB53E3" w:rsidRDefault="00CB53E3">
      <w:pPr>
        <w:spacing w:after="0" w:line="480" w:lineRule="auto"/>
        <w:jc w:val="both"/>
        <w:rPr>
          <w:rFonts w:ascii="Arial" w:eastAsia="Arial" w:hAnsi="Arial" w:cs="Arial"/>
        </w:rPr>
      </w:pPr>
    </w:p>
    <w:p w14:paraId="0000003C" w14:textId="77777777" w:rsidR="00CB53E3" w:rsidRDefault="00CB53E3">
      <w:pPr>
        <w:spacing w:after="0" w:line="360" w:lineRule="auto"/>
        <w:jc w:val="both"/>
        <w:rPr>
          <w:rFonts w:ascii="Arial" w:eastAsia="Arial" w:hAnsi="Arial" w:cs="Arial"/>
          <w:b/>
        </w:rPr>
      </w:pPr>
    </w:p>
    <w:p w14:paraId="0000003D" w14:textId="77777777" w:rsidR="00CB53E3" w:rsidRDefault="00CB53E3">
      <w:pPr>
        <w:spacing w:after="0" w:line="360" w:lineRule="auto"/>
        <w:jc w:val="both"/>
        <w:rPr>
          <w:rFonts w:ascii="Arial" w:eastAsia="Arial" w:hAnsi="Arial" w:cs="Arial"/>
          <w:b/>
        </w:rPr>
      </w:pPr>
    </w:p>
    <w:p w14:paraId="0000003E" w14:textId="77777777" w:rsidR="00CB53E3" w:rsidRDefault="00CB53E3">
      <w:pPr>
        <w:spacing w:after="0" w:line="360" w:lineRule="auto"/>
        <w:jc w:val="both"/>
        <w:rPr>
          <w:rFonts w:ascii="Arial" w:eastAsia="Arial" w:hAnsi="Arial" w:cs="Arial"/>
          <w:b/>
          <w:sz w:val="24"/>
          <w:szCs w:val="24"/>
        </w:rPr>
      </w:pPr>
    </w:p>
    <w:p w14:paraId="0000003F" w14:textId="77777777" w:rsidR="00CB53E3" w:rsidRDefault="00CB53E3">
      <w:pPr>
        <w:spacing w:after="240" w:line="360" w:lineRule="auto"/>
        <w:jc w:val="both"/>
        <w:rPr>
          <w:rFonts w:ascii="Arial" w:eastAsia="Arial" w:hAnsi="Arial" w:cs="Arial"/>
          <w:b/>
          <w:sz w:val="24"/>
          <w:szCs w:val="24"/>
        </w:rPr>
      </w:pPr>
    </w:p>
    <w:p w14:paraId="00000040" w14:textId="77777777" w:rsidR="00CB53E3" w:rsidRDefault="00CB53E3">
      <w:pPr>
        <w:spacing w:after="0" w:line="360" w:lineRule="auto"/>
        <w:jc w:val="both"/>
        <w:rPr>
          <w:rFonts w:ascii="Arial" w:eastAsia="Arial" w:hAnsi="Arial" w:cs="Arial"/>
          <w:b/>
          <w:sz w:val="24"/>
          <w:szCs w:val="24"/>
        </w:rPr>
      </w:pPr>
    </w:p>
    <w:p w14:paraId="00000041" w14:textId="77777777" w:rsidR="00CB53E3" w:rsidRDefault="00AE6A6D">
      <w:pPr>
        <w:tabs>
          <w:tab w:val="left" w:pos="5954"/>
        </w:tabs>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rPr>
        <w:t>ONAY</w:t>
      </w:r>
      <w:r>
        <w:rPr>
          <w:rFonts w:ascii="Times New Roman" w:eastAsia="Times New Roman" w:hAnsi="Times New Roman" w:cs="Times New Roman"/>
          <w:b/>
          <w:color w:val="000000"/>
        </w:rPr>
        <w:tab/>
        <w:t xml:space="preserve">   </w:t>
      </w:r>
    </w:p>
    <w:p w14:paraId="00000042" w14:textId="77777777" w:rsidR="00CB53E3" w:rsidRDefault="00AE6A6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p>
    <w:p w14:paraId="00000043" w14:textId="77777777" w:rsidR="00CB53E3" w:rsidRDefault="00AE6A6D">
      <w:pPr>
        <w:tabs>
          <w:tab w:val="left" w:pos="4111"/>
          <w:tab w:val="left" w:pos="4536"/>
          <w:tab w:val="left" w:pos="5103"/>
          <w:tab w:val="left" w:pos="5529"/>
          <w:tab w:val="left" w:pos="5670"/>
          <w:tab w:val="left" w:pos="5954"/>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rPr>
        <w:t>…..……………(Müdür ismi)….……………</w:t>
      </w: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br/>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Fen Bilimleri Enstitüsü Müdürü       </w:t>
      </w:r>
      <w:r>
        <w:rPr>
          <w:rFonts w:ascii="Times New Roman" w:eastAsia="Times New Roman" w:hAnsi="Times New Roman" w:cs="Times New Roman"/>
          <w:color w:val="000000"/>
        </w:rPr>
        <w:br/>
      </w:r>
      <w:r>
        <w:rPr>
          <w:rFonts w:ascii="Times New Roman" w:eastAsia="Times New Roman" w:hAnsi="Times New Roman" w:cs="Times New Roman"/>
          <w:color w:val="000000"/>
        </w:rPr>
        <w:tab/>
      </w:r>
      <w:r>
        <w:rPr>
          <w:rFonts w:ascii="Times New Roman" w:eastAsia="Times New Roman" w:hAnsi="Times New Roman" w:cs="Times New Roman"/>
          <w:color w:val="000000"/>
        </w:rPr>
        <w:tab/>
        <w:t>Tarih :     …   /  …   /  ….</w:t>
      </w:r>
      <w:r>
        <w:rPr>
          <w:rFonts w:ascii="Times New Roman" w:eastAsia="Times New Roman" w:hAnsi="Times New Roman" w:cs="Times New Roman"/>
          <w:color w:val="000000"/>
        </w:rPr>
        <w:t>…….</w:t>
      </w:r>
    </w:p>
    <w:p w14:paraId="00000044" w14:textId="77777777" w:rsidR="00CB53E3" w:rsidRDefault="00CB53E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sectPr w:rsidR="00CB53E3">
          <w:footerReference w:type="default" r:id="rId8"/>
          <w:pgSz w:w="11906" w:h="16838"/>
          <w:pgMar w:top="1417" w:right="1417" w:bottom="1417" w:left="1417" w:header="708" w:footer="708" w:gutter="0"/>
          <w:pgNumType w:start="1"/>
          <w:cols w:space="708"/>
        </w:sectPr>
      </w:pPr>
    </w:p>
    <w:p w14:paraId="00000045" w14:textId="77777777" w:rsidR="00CB53E3" w:rsidRDefault="00AE6A6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br w:type="page"/>
      </w:r>
      <w:r>
        <w:rPr>
          <w:rFonts w:ascii="Times New Roman" w:eastAsia="Times New Roman" w:hAnsi="Times New Roman" w:cs="Times New Roman"/>
          <w:b/>
          <w:color w:val="000000"/>
          <w:sz w:val="24"/>
          <w:szCs w:val="24"/>
        </w:rPr>
        <w:lastRenderedPageBreak/>
        <w:t xml:space="preserve">BAŞKENT ÜNİVERSİTESİ </w:t>
      </w:r>
    </w:p>
    <w:p w14:paraId="00000046" w14:textId="77777777" w:rsidR="00CB53E3" w:rsidRDefault="00AE6A6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FEN BİLİMLER ENSTİTÜSÜ</w:t>
      </w:r>
    </w:p>
    <w:p w14:paraId="00000047" w14:textId="77777777" w:rsidR="00CB53E3" w:rsidRDefault="00AE6A6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YÜKSEK LİSANS / DOKTORA TEZ ÇALIŞMASI ORİJİNALLİK RAPORU</w:t>
      </w:r>
    </w:p>
    <w:p w14:paraId="00000048" w14:textId="77777777" w:rsidR="00CB53E3" w:rsidRDefault="00CB53E3">
      <w:pPr>
        <w:spacing w:before="1" w:after="120" w:line="480" w:lineRule="auto"/>
        <w:jc w:val="center"/>
        <w:rPr>
          <w:rFonts w:ascii="Times New Roman" w:eastAsia="Times New Roman" w:hAnsi="Times New Roman" w:cs="Times New Roman"/>
          <w:b/>
        </w:rPr>
      </w:pPr>
    </w:p>
    <w:p w14:paraId="00000049" w14:textId="77777777" w:rsidR="00CB53E3" w:rsidRDefault="00AE6A6D">
      <w:pPr>
        <w:spacing w:after="12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Tarih: … / … / 20…</w:t>
      </w:r>
    </w:p>
    <w:p w14:paraId="0000004A" w14:textId="77777777" w:rsidR="00CB53E3" w:rsidRDefault="00CB53E3">
      <w:pPr>
        <w:spacing w:after="0" w:line="360" w:lineRule="auto"/>
        <w:jc w:val="right"/>
        <w:rPr>
          <w:rFonts w:ascii="Times New Roman" w:eastAsia="Times New Roman" w:hAnsi="Times New Roman" w:cs="Times New Roman"/>
          <w:sz w:val="24"/>
          <w:szCs w:val="24"/>
        </w:rPr>
      </w:pPr>
    </w:p>
    <w:p w14:paraId="0000004B" w14:textId="77777777" w:rsidR="00CB53E3" w:rsidRDefault="00AE6A6D">
      <w:pPr>
        <w:spacing w:before="137"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Öğrencinin Adı, Soyadı : Kübra Murat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Öğrencinin Numarası : 21720445</w:t>
      </w:r>
      <w:r>
        <w:rPr>
          <w:rFonts w:ascii="Times New Roman" w:eastAsia="Times New Roman" w:hAnsi="Times New Roman" w:cs="Times New Roman"/>
          <w:sz w:val="24"/>
          <w:szCs w:val="24"/>
        </w:rPr>
        <w:br/>
        <w:t>Anabilim Dalı :Elektrik Elektronik Anabilim Dalı</w:t>
      </w:r>
      <w:r>
        <w:rPr>
          <w:rFonts w:ascii="Times New Roman" w:eastAsia="Times New Roman" w:hAnsi="Times New Roman" w:cs="Times New Roman"/>
          <w:sz w:val="24"/>
          <w:szCs w:val="24"/>
        </w:rPr>
        <w:br/>
        <w:t xml:space="preserve">Programı :Tezli Yüksek Lisans </w:t>
      </w:r>
      <w:r>
        <w:rPr>
          <w:rFonts w:ascii="Times New Roman" w:eastAsia="Times New Roman" w:hAnsi="Times New Roman" w:cs="Times New Roman"/>
          <w:sz w:val="24"/>
          <w:szCs w:val="24"/>
        </w:rPr>
        <w:br/>
        <w:t>Danışmanın Unvanı/Adı, Soyadı : Prof.Dr. Emin AKATA</w:t>
      </w:r>
      <w:r>
        <w:rPr>
          <w:rFonts w:ascii="Times New Roman" w:eastAsia="Times New Roman" w:hAnsi="Times New Roman" w:cs="Times New Roman"/>
          <w:sz w:val="24"/>
          <w:szCs w:val="24"/>
        </w:rPr>
        <w:br/>
        <w:t>Tez Başlığı : Otonom Ve Bluetooth Kontrollü Zemin Süpüren Robot Tasarımı</w:t>
      </w:r>
      <w:r>
        <w:rPr>
          <w:rFonts w:ascii="Times New Roman" w:eastAsia="Times New Roman" w:hAnsi="Times New Roman" w:cs="Times New Roman"/>
          <w:sz w:val="24"/>
          <w:szCs w:val="24"/>
        </w:rPr>
        <w:br/>
      </w:r>
    </w:p>
    <w:p w14:paraId="0000004C" w14:textId="77777777" w:rsidR="00CB53E3" w:rsidRDefault="00AE6A6D">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Yukarıda başlığı be</w:t>
      </w:r>
      <w:r>
        <w:rPr>
          <w:rFonts w:ascii="Times New Roman" w:eastAsia="Times New Roman" w:hAnsi="Times New Roman" w:cs="Times New Roman"/>
          <w:sz w:val="24"/>
          <w:szCs w:val="24"/>
        </w:rPr>
        <w:t>lirtilen Yüksek Lisans/Doktora tez çalışmamın; Giriş, Ana Bölümler ve Sonuç Bölümünden oluşan, toplam .......... sayfalık kısmına ilişkin, …..  / …   / 20 ..… tarihinde şahsım/tez danışmanım tarafından ………………… adlı intihal tespit programından aşağıda belir</w:t>
      </w:r>
      <w:r>
        <w:rPr>
          <w:rFonts w:ascii="Times New Roman" w:eastAsia="Times New Roman" w:hAnsi="Times New Roman" w:cs="Times New Roman"/>
          <w:sz w:val="24"/>
          <w:szCs w:val="24"/>
        </w:rPr>
        <w:t>tilen filtrelemeler uygulanarak alınmış olan orijinallik raporuna göre, tezimin benzerlik oranı % ……….’dır. Uygulanan filtrelemeler:</w:t>
      </w:r>
    </w:p>
    <w:p w14:paraId="0000004D" w14:textId="77777777" w:rsidR="00CB53E3" w:rsidRDefault="00AE6A6D">
      <w:pPr>
        <w:widowControl w:val="0"/>
        <w:numPr>
          <w:ilvl w:val="0"/>
          <w:numId w:val="1"/>
        </w:numPr>
        <w:tabs>
          <w:tab w:val="left" w:pos="343"/>
        </w:tabs>
        <w:spacing w:before="139" w:after="0"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Kaynakça hariç</w:t>
      </w:r>
    </w:p>
    <w:p w14:paraId="0000004E" w14:textId="77777777" w:rsidR="00CB53E3" w:rsidRDefault="00AE6A6D">
      <w:pPr>
        <w:widowControl w:val="0"/>
        <w:numPr>
          <w:ilvl w:val="0"/>
          <w:numId w:val="1"/>
        </w:numPr>
        <w:tabs>
          <w:tab w:val="left" w:pos="343"/>
        </w:tabs>
        <w:spacing w:before="137" w:after="0"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Alıntılar hariç</w:t>
      </w:r>
    </w:p>
    <w:p w14:paraId="0000004F" w14:textId="77777777" w:rsidR="00CB53E3" w:rsidRDefault="00AE6A6D">
      <w:pPr>
        <w:widowControl w:val="0"/>
        <w:numPr>
          <w:ilvl w:val="0"/>
          <w:numId w:val="1"/>
        </w:numPr>
        <w:tabs>
          <w:tab w:val="left" w:pos="343"/>
        </w:tabs>
        <w:spacing w:before="139" w:after="0"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Beş (5) kelimeden daha az örtüşme içeren metin kısımları hariç</w:t>
      </w:r>
    </w:p>
    <w:p w14:paraId="00000050" w14:textId="77777777" w:rsidR="00CB53E3" w:rsidRDefault="00AE6A6D">
      <w:pPr>
        <w:spacing w:before="137"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“Başkent Üniversitesi Enstitü</w:t>
      </w:r>
      <w:r>
        <w:rPr>
          <w:rFonts w:ascii="Times New Roman" w:eastAsia="Times New Roman" w:hAnsi="Times New Roman" w:cs="Times New Roman"/>
          <w:sz w:val="24"/>
          <w:szCs w:val="24"/>
        </w:rPr>
        <w:t>leri Tez Çalışması Orijinallik Raporu Alınması ve Kullanılması Usul ve Esaslarını” inceledim ve bu uygulama esaslarında belirtilen azami benzerlik oranlarına tez çalışmamın herhangi bir intihal içermediğini; aksinin tespit edileceği muhtemel durumda doğabi</w:t>
      </w:r>
      <w:r>
        <w:rPr>
          <w:rFonts w:ascii="Times New Roman" w:eastAsia="Times New Roman" w:hAnsi="Times New Roman" w:cs="Times New Roman"/>
          <w:sz w:val="24"/>
          <w:szCs w:val="24"/>
        </w:rPr>
        <w:t>lecek her türlü hukuki sorumluluğu kabul ettiğimi ve yukarıda vermiş olduğum bilgilerin doğru olduğunu beyan ederim.</w:t>
      </w:r>
    </w:p>
    <w:p w14:paraId="00000051" w14:textId="77777777" w:rsidR="00CB53E3" w:rsidRDefault="00CB53E3">
      <w:pPr>
        <w:spacing w:before="137" w:after="0" w:line="480" w:lineRule="auto"/>
        <w:jc w:val="both"/>
        <w:rPr>
          <w:rFonts w:ascii="Times New Roman" w:eastAsia="Times New Roman" w:hAnsi="Times New Roman" w:cs="Times New Roman"/>
          <w:sz w:val="24"/>
          <w:szCs w:val="24"/>
        </w:rPr>
      </w:pPr>
    </w:p>
    <w:p w14:paraId="00000052" w14:textId="77777777" w:rsidR="00CB53E3" w:rsidRDefault="00AE6A6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Öğrenci İmzası:………………….</w:t>
      </w:r>
      <w:r>
        <w:rPr>
          <w:rFonts w:ascii="Times New Roman" w:eastAsia="Times New Roman" w:hAnsi="Times New Roman" w:cs="Times New Roman"/>
          <w:sz w:val="24"/>
          <w:szCs w:val="24"/>
        </w:rPr>
        <w:br/>
      </w:r>
    </w:p>
    <w:p w14:paraId="00000053" w14:textId="77777777" w:rsidR="00CB53E3" w:rsidRDefault="00AE6A6D">
      <w:pPr>
        <w:tabs>
          <w:tab w:val="left" w:pos="6521"/>
        </w:tabs>
        <w:spacing w:after="120" w:line="240" w:lineRule="auto"/>
        <w:rPr>
          <w:rFonts w:ascii="Times New Roman" w:eastAsia="Times New Roman" w:hAnsi="Times New Roman" w:cs="Times New Roman"/>
          <w:b/>
        </w:rPr>
      </w:pPr>
      <w:r>
        <w:rPr>
          <w:rFonts w:ascii="Times New Roman" w:eastAsia="Times New Roman" w:hAnsi="Times New Roman" w:cs="Times New Roman"/>
          <w:b/>
        </w:rPr>
        <w:tab/>
        <w:t>ONAY</w:t>
      </w:r>
    </w:p>
    <w:p w14:paraId="00000054" w14:textId="77777777" w:rsidR="00CB53E3" w:rsidRDefault="00AE6A6D">
      <w:pPr>
        <w:tabs>
          <w:tab w:val="left" w:pos="4395"/>
        </w:tabs>
        <w:spacing w:after="12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Tarih:   …   / …   /   20…</w:t>
      </w:r>
    </w:p>
    <w:p w14:paraId="00000055" w14:textId="77777777" w:rsidR="00CB53E3" w:rsidRDefault="00AE6A6D">
      <w:pPr>
        <w:tabs>
          <w:tab w:val="left" w:pos="4111"/>
        </w:tabs>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Öğrenci Danışmanı Unvan, Adı, Soyadı, İmza:</w:t>
      </w:r>
    </w:p>
    <w:p w14:paraId="00000056" w14:textId="77777777" w:rsidR="00CB53E3" w:rsidRDefault="00AE6A6D">
      <w:pPr>
        <w:tabs>
          <w:tab w:val="left" w:pos="4111"/>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057" w14:textId="77777777" w:rsidR="00CB53E3" w:rsidRDefault="00CB53E3">
      <w:pPr>
        <w:rPr>
          <w:rFonts w:ascii="Times New Roman" w:eastAsia="Times New Roman" w:hAnsi="Times New Roman" w:cs="Times New Roman"/>
          <w:b/>
          <w:sz w:val="28"/>
          <w:szCs w:val="28"/>
        </w:rPr>
      </w:pPr>
    </w:p>
    <w:p w14:paraId="00000058" w14:textId="77777777" w:rsidR="00CB53E3" w:rsidRDefault="00AE6A6D">
      <w:pPr>
        <w:rPr>
          <w:rFonts w:ascii="Times New Roman" w:eastAsia="Times New Roman" w:hAnsi="Times New Roman" w:cs="Times New Roman"/>
          <w:b/>
          <w:sz w:val="28"/>
          <w:szCs w:val="28"/>
        </w:rPr>
      </w:pPr>
      <w:r>
        <w:br w:type="page"/>
      </w:r>
    </w:p>
    <w:p w14:paraId="00000059" w14:textId="77777777" w:rsidR="00CB53E3" w:rsidRDefault="00CB53E3">
      <w:pPr>
        <w:rPr>
          <w:b/>
          <w:sz w:val="28"/>
          <w:szCs w:val="28"/>
        </w:rPr>
      </w:pPr>
    </w:p>
    <w:p w14:paraId="0000005A"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TEŞEKKÜR</w:t>
      </w:r>
    </w:p>
    <w:p w14:paraId="0000005B" w14:textId="77777777" w:rsidR="00CB53E3" w:rsidRDefault="00CB53E3">
      <w:pPr>
        <w:tabs>
          <w:tab w:val="left" w:pos="567"/>
        </w:tabs>
        <w:spacing w:line="480" w:lineRule="auto"/>
        <w:rPr>
          <w:rFonts w:ascii="Times New Roman" w:eastAsia="Times New Roman" w:hAnsi="Times New Roman" w:cs="Times New Roman"/>
          <w:b/>
          <w:sz w:val="24"/>
          <w:szCs w:val="24"/>
        </w:rPr>
      </w:pPr>
    </w:p>
    <w:p w14:paraId="0000005C" w14:textId="77777777" w:rsidR="00CB53E3" w:rsidRDefault="00AE6A6D">
      <w:pPr>
        <w:tabs>
          <w:tab w:val="left" w:pos="567"/>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 tez çalışmasında, bütün bilgi birikimini, engin tecrübesini ve güler yüzünü esirgemeyen, fikirleriyle bana yol gösteren, danışman hocam Sayın Prof. Dr. Emin AKATA’ya, tüm öğ</w:t>
      </w:r>
      <w:r>
        <w:rPr>
          <w:rFonts w:ascii="Times New Roman" w:eastAsia="Times New Roman" w:hAnsi="Times New Roman" w:cs="Times New Roman"/>
          <w:sz w:val="24"/>
          <w:szCs w:val="24"/>
        </w:rPr>
        <w:t>renim hayatım boyunca benden gerek maddi gerek manevi hiçbir desteğini esirgemeyen ve her zaman yanımda olan Sevgili Aileme ve çalışmalarım boyunca tecrübelerinden ve fikirlerinden yararlandığım kıymetli arkadaşlarım Kaan Ergün ve Ebubekir Ceylan’a çok teş</w:t>
      </w:r>
      <w:r>
        <w:rPr>
          <w:rFonts w:ascii="Times New Roman" w:eastAsia="Times New Roman" w:hAnsi="Times New Roman" w:cs="Times New Roman"/>
          <w:sz w:val="24"/>
          <w:szCs w:val="24"/>
        </w:rPr>
        <w:t>ekkür ederim.</w:t>
      </w:r>
    </w:p>
    <w:p w14:paraId="0000005D" w14:textId="77777777" w:rsidR="00CB53E3" w:rsidRDefault="00CB53E3">
      <w:pPr>
        <w:tabs>
          <w:tab w:val="left" w:pos="567"/>
        </w:tabs>
        <w:spacing w:line="360" w:lineRule="auto"/>
        <w:jc w:val="both"/>
        <w:rPr>
          <w:rFonts w:ascii="Times New Roman" w:eastAsia="Times New Roman" w:hAnsi="Times New Roman" w:cs="Times New Roman"/>
        </w:rPr>
      </w:pPr>
    </w:p>
    <w:p w14:paraId="0000005E" w14:textId="77777777" w:rsidR="00CB53E3" w:rsidRDefault="00CB53E3">
      <w:pPr>
        <w:tabs>
          <w:tab w:val="left" w:pos="567"/>
        </w:tabs>
        <w:spacing w:line="360" w:lineRule="auto"/>
        <w:jc w:val="both"/>
        <w:rPr>
          <w:rFonts w:ascii="Times New Roman" w:eastAsia="Times New Roman" w:hAnsi="Times New Roman" w:cs="Times New Roman"/>
        </w:rPr>
      </w:pPr>
    </w:p>
    <w:p w14:paraId="0000005F" w14:textId="77777777" w:rsidR="00CB53E3" w:rsidRDefault="00AE6A6D">
      <w:r>
        <w:t xml:space="preserve">                 </w:t>
      </w:r>
    </w:p>
    <w:p w14:paraId="00000060" w14:textId="77777777" w:rsidR="00CB53E3" w:rsidRDefault="00CB53E3"/>
    <w:p w14:paraId="00000061" w14:textId="77777777" w:rsidR="00CB53E3" w:rsidRDefault="00CB53E3"/>
    <w:p w14:paraId="00000062" w14:textId="77777777" w:rsidR="00CB53E3" w:rsidRDefault="00CB53E3"/>
    <w:p w14:paraId="00000063" w14:textId="77777777" w:rsidR="00CB53E3" w:rsidRDefault="00CB53E3"/>
    <w:p w14:paraId="00000064" w14:textId="77777777" w:rsidR="00CB53E3" w:rsidRDefault="00CB53E3"/>
    <w:p w14:paraId="00000065" w14:textId="77777777" w:rsidR="00CB53E3" w:rsidRDefault="00CB53E3"/>
    <w:p w14:paraId="00000066" w14:textId="77777777" w:rsidR="00CB53E3" w:rsidRDefault="00CB53E3"/>
    <w:p w14:paraId="00000067" w14:textId="77777777" w:rsidR="00CB53E3" w:rsidRDefault="00CB53E3"/>
    <w:p w14:paraId="00000068" w14:textId="77777777" w:rsidR="00CB53E3" w:rsidRDefault="00CB53E3"/>
    <w:p w14:paraId="00000069" w14:textId="77777777" w:rsidR="00CB53E3" w:rsidRDefault="00CB53E3"/>
    <w:p w14:paraId="0000006A" w14:textId="77777777" w:rsidR="00CB53E3" w:rsidRDefault="00CB53E3"/>
    <w:p w14:paraId="0000006B" w14:textId="77777777" w:rsidR="00CB53E3" w:rsidRDefault="00CB53E3"/>
    <w:p w14:paraId="0000006C" w14:textId="77777777" w:rsidR="00CB53E3" w:rsidRDefault="00CB53E3"/>
    <w:p w14:paraId="0000006D" w14:textId="77777777" w:rsidR="00CB53E3" w:rsidRDefault="00CB53E3"/>
    <w:p w14:paraId="0000006E" w14:textId="77777777" w:rsidR="00CB53E3" w:rsidRDefault="00CB53E3"/>
    <w:p w14:paraId="0000006F" w14:textId="77777777" w:rsidR="00CB53E3" w:rsidRDefault="00CB53E3"/>
    <w:p w14:paraId="00000070" w14:textId="77777777" w:rsidR="00CB53E3" w:rsidRDefault="00CB53E3"/>
    <w:p w14:paraId="00000071" w14:textId="77777777" w:rsidR="00CB53E3" w:rsidRDefault="00CB53E3"/>
    <w:p w14:paraId="00000072" w14:textId="77777777" w:rsidR="00CB53E3" w:rsidRDefault="00CB53E3"/>
    <w:p w14:paraId="00000073" w14:textId="77777777" w:rsidR="00CB53E3" w:rsidRDefault="00CB53E3"/>
    <w:p w14:paraId="00000074" w14:textId="77777777" w:rsidR="00CB53E3" w:rsidRDefault="00AE6A6D">
      <w:pPr>
        <w:pBdr>
          <w:top w:val="nil"/>
          <w:left w:val="nil"/>
          <w:bottom w:val="nil"/>
          <w:right w:val="nil"/>
          <w:between w:val="nil"/>
        </w:pBdr>
        <w:tabs>
          <w:tab w:val="left" w:pos="567"/>
          <w:tab w:val="left" w:pos="4020"/>
          <w:tab w:val="center" w:pos="4536"/>
        </w:tabs>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ÖZET</w:t>
      </w:r>
    </w:p>
    <w:p w14:paraId="00000075" w14:textId="77777777" w:rsidR="00CB53E3" w:rsidRDefault="00CB53E3">
      <w:pPr>
        <w:spacing w:line="360" w:lineRule="auto"/>
        <w:rPr>
          <w:rFonts w:ascii="Times New Roman" w:eastAsia="Times New Roman" w:hAnsi="Times New Roman" w:cs="Times New Roman"/>
          <w:sz w:val="24"/>
          <w:szCs w:val="24"/>
        </w:rPr>
      </w:pPr>
    </w:p>
    <w:p w14:paraId="00000076"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Gelişen teknolojiyle birlikte birçok alışkanlıklarımız değişmektedir. Ev temizliği alışkanlıklarımızın değişmesi de bunlardan biridir. Günümüzde insanlar hem zaman açısından hem de konfor açısından dolayı sıklıkla otonom temizleme robotlarını kullanmaktadı</w:t>
      </w:r>
      <w:r>
        <w:rPr>
          <w:rFonts w:ascii="Times New Roman" w:eastAsia="Times New Roman" w:hAnsi="Times New Roman" w:cs="Times New Roman"/>
          <w:sz w:val="24"/>
          <w:szCs w:val="24"/>
        </w:rPr>
        <w:t>rlar. Böylelikle insanlar iş güçlerini azaltarak zamandan ve harcadıkları enerjiden tasarruf etmektedirler.</w:t>
      </w:r>
    </w:p>
    <w:p w14:paraId="00000077"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 tez çalışmasında, düşük maliyetli, ulaşılabilir malzemelerle ve daha basit tekniklerle insanların ev ya da ofislerinde kullanabilecekleri temizli</w:t>
      </w:r>
      <w:r>
        <w:rPr>
          <w:rFonts w:ascii="Times New Roman" w:eastAsia="Times New Roman" w:hAnsi="Times New Roman" w:cs="Times New Roman"/>
          <w:sz w:val="24"/>
          <w:szCs w:val="24"/>
        </w:rPr>
        <w:t>k robotu tasarımı yapılmıştır. Geliştirilen robot, etrafındaki engelleri algılayarak ve engellere çarpmadan, otonom ve bluetooth olmak üzere iki ayrı modda çalışabilen, zemin süpüren bir robot olarak tasarlanmış ve gerçekleştirilmiştir.</w:t>
      </w:r>
    </w:p>
    <w:p w14:paraId="00000078"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Gerçekleştirilmiş olan robot; ultrasonik hareket sensörü, IR sensör, bluetooth modül, mikrodenetleyici ve DC motor ve vakum aparatı bileşenlerinden oluşmaktadır. Robotun yazılım bileşenleri C dilinde hazırlanmıştır ve mikrodenetleyici olarak Arduino Nano k</w:t>
      </w:r>
      <w:r>
        <w:rPr>
          <w:rFonts w:ascii="Times New Roman" w:eastAsia="Times New Roman" w:hAnsi="Times New Roman" w:cs="Times New Roman"/>
          <w:sz w:val="24"/>
          <w:szCs w:val="24"/>
        </w:rPr>
        <w:t>ullanılmıştır</w:t>
      </w:r>
    </w:p>
    <w:p w14:paraId="00000079"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Gerçekleştirilmiş robot; manuel veya otonom modda kullanılabilmektedir. Geliştirilen Android APK ile otonom ya da bluetooth modu seçilebilmektedir.Robort her iki modda da zemin süpürme işlemini vakum kısmı ve fırçalar yardımıyla gerçekleştire</w:t>
      </w:r>
      <w:r>
        <w:rPr>
          <w:rFonts w:ascii="Times New Roman" w:eastAsia="Times New Roman" w:hAnsi="Times New Roman" w:cs="Times New Roman"/>
          <w:sz w:val="24"/>
          <w:szCs w:val="24"/>
        </w:rPr>
        <w:t>bilmektedir.</w:t>
      </w:r>
    </w:p>
    <w:p w14:paraId="0000007A" w14:textId="77777777" w:rsidR="00CB53E3" w:rsidRDefault="00CB53E3">
      <w:pPr>
        <w:spacing w:line="360" w:lineRule="auto"/>
        <w:rPr>
          <w:rFonts w:ascii="Times New Roman" w:eastAsia="Times New Roman" w:hAnsi="Times New Roman" w:cs="Times New Roman"/>
          <w:sz w:val="24"/>
          <w:szCs w:val="24"/>
        </w:rPr>
      </w:pPr>
    </w:p>
    <w:p w14:paraId="0000007B" w14:textId="77777777" w:rsidR="00CB53E3" w:rsidRDefault="00CB53E3">
      <w:pPr>
        <w:spacing w:line="360" w:lineRule="auto"/>
      </w:pPr>
    </w:p>
    <w:p w14:paraId="0000007C" w14:textId="77777777" w:rsidR="00CB53E3" w:rsidRDefault="00CB53E3"/>
    <w:p w14:paraId="0000007D" w14:textId="77777777" w:rsidR="00CB53E3" w:rsidRDefault="00CB53E3"/>
    <w:p w14:paraId="0000007E" w14:textId="77777777" w:rsidR="00CB53E3" w:rsidRDefault="00CB53E3"/>
    <w:p w14:paraId="0000007F" w14:textId="77777777" w:rsidR="00CB53E3" w:rsidRDefault="00CB53E3"/>
    <w:p w14:paraId="00000080" w14:textId="77777777" w:rsidR="00CB53E3" w:rsidRDefault="00AE6A6D">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ANAHTAR KELİMELER:</w:t>
      </w:r>
      <w:r>
        <w:rPr>
          <w:rFonts w:ascii="Times New Roman" w:eastAsia="Times New Roman" w:hAnsi="Times New Roman" w:cs="Times New Roman"/>
          <w:color w:val="000000"/>
          <w:sz w:val="24"/>
          <w:szCs w:val="24"/>
        </w:rPr>
        <w:t xml:space="preserve"> Otonom Robot, Bluetooth Kontrollü Robot, Süpürücü Robot</w:t>
      </w:r>
    </w:p>
    <w:p w14:paraId="00000081" w14:textId="77777777" w:rsidR="00CB53E3" w:rsidRDefault="00AE6A6D">
      <w:r>
        <w:br w:type="page"/>
      </w:r>
    </w:p>
    <w:p w14:paraId="00000082" w14:textId="77777777" w:rsidR="00CB53E3" w:rsidRDefault="00AE6A6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ABSTRACT</w:t>
      </w:r>
    </w:p>
    <w:p w14:paraId="00000083" w14:textId="77777777" w:rsidR="00CB53E3" w:rsidRDefault="00CB53E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0000084"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With the developing technology, many of our habits are changing. Changing our house cleaning habits is one of them. Today, people often use autonomous cleaning robots both in terms of time and comfort.</w:t>
      </w:r>
    </w:p>
    <w:p w14:paraId="00000085" w14:textId="77777777" w:rsidR="00CB53E3" w:rsidRDefault="00AE6A6D">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thesis, a floor cleaning robot that can be det</w:t>
      </w:r>
      <w:r>
        <w:rPr>
          <w:rFonts w:ascii="Times New Roman" w:eastAsia="Times New Roman" w:hAnsi="Times New Roman" w:cs="Times New Roman"/>
          <w:color w:val="000000"/>
          <w:sz w:val="24"/>
          <w:szCs w:val="24"/>
        </w:rPr>
        <w:t>ect the obstacles around it and operate in two different modes; autonomous and bluetooth control, without hitting the obstacles,has been designed and implemented.</w:t>
      </w:r>
    </w:p>
    <w:p w14:paraId="00000086" w14:textId="77777777" w:rsidR="00CB53E3" w:rsidRDefault="00AE6A6D">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Completed robot, it contist of ultrasonic motion sensor, IR sensor, bluetooth modüle, microco</w:t>
      </w:r>
      <w:r>
        <w:rPr>
          <w:rFonts w:ascii="Times New Roman" w:eastAsia="Times New Roman" w:hAnsi="Times New Roman" w:cs="Times New Roman"/>
          <w:color w:val="000000"/>
          <w:sz w:val="24"/>
          <w:szCs w:val="24"/>
        </w:rPr>
        <w:t>ntroller and DC motor and fan components.</w:t>
      </w:r>
    </w:p>
    <w:p w14:paraId="00000087" w14:textId="77777777" w:rsidR="00CB53E3" w:rsidRDefault="00AE6A6D">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Completed robot; with the obstacle detection algorithm, the floor sweeping operation starts without getting stuck in the obstacles. Dust ad particles that are swept away fill the plastic chamber.</w:t>
      </w:r>
    </w:p>
    <w:p w14:paraId="00000088" w14:textId="77777777" w:rsidR="00CB53E3" w:rsidRDefault="00CB53E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00000089" w14:textId="77777777" w:rsidR="00CB53E3" w:rsidRDefault="00CB53E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0000008A" w14:textId="77777777" w:rsidR="00CB53E3" w:rsidRDefault="00CB53E3">
      <w:pPr>
        <w:rPr>
          <w:rFonts w:ascii="Times New Roman" w:eastAsia="Times New Roman" w:hAnsi="Times New Roman" w:cs="Times New Roman"/>
        </w:rPr>
      </w:pPr>
    </w:p>
    <w:p w14:paraId="0000008B" w14:textId="77777777" w:rsidR="00CB53E3" w:rsidRDefault="00CB53E3">
      <w:pPr>
        <w:rPr>
          <w:rFonts w:ascii="Times New Roman" w:eastAsia="Times New Roman" w:hAnsi="Times New Roman" w:cs="Times New Roman"/>
        </w:rPr>
      </w:pPr>
    </w:p>
    <w:p w14:paraId="0000008C" w14:textId="77777777" w:rsidR="00CB53E3" w:rsidRDefault="00CB53E3">
      <w:pPr>
        <w:rPr>
          <w:rFonts w:ascii="Times New Roman" w:eastAsia="Times New Roman" w:hAnsi="Times New Roman" w:cs="Times New Roman"/>
        </w:rPr>
      </w:pPr>
    </w:p>
    <w:p w14:paraId="0000008D" w14:textId="77777777" w:rsidR="00CB53E3" w:rsidRDefault="00CB53E3">
      <w:pPr>
        <w:rPr>
          <w:rFonts w:ascii="Times New Roman" w:eastAsia="Times New Roman" w:hAnsi="Times New Roman" w:cs="Times New Roman"/>
          <w:b/>
          <w:sz w:val="24"/>
          <w:szCs w:val="24"/>
        </w:rPr>
      </w:pPr>
    </w:p>
    <w:p w14:paraId="0000008E" w14:textId="77777777" w:rsidR="00CB53E3" w:rsidRDefault="00CB53E3">
      <w:pPr>
        <w:rPr>
          <w:rFonts w:ascii="Times New Roman" w:eastAsia="Times New Roman" w:hAnsi="Times New Roman" w:cs="Times New Roman"/>
          <w:b/>
          <w:sz w:val="24"/>
          <w:szCs w:val="24"/>
        </w:rPr>
      </w:pPr>
    </w:p>
    <w:p w14:paraId="0000008F" w14:textId="77777777" w:rsidR="00CB53E3" w:rsidRDefault="00CB53E3">
      <w:pPr>
        <w:rPr>
          <w:rFonts w:ascii="Times New Roman" w:eastAsia="Times New Roman" w:hAnsi="Times New Roman" w:cs="Times New Roman"/>
          <w:b/>
          <w:sz w:val="24"/>
          <w:szCs w:val="24"/>
        </w:rPr>
      </w:pPr>
    </w:p>
    <w:p w14:paraId="00000090" w14:textId="77777777" w:rsidR="00CB53E3" w:rsidRDefault="00CB53E3">
      <w:pPr>
        <w:rPr>
          <w:rFonts w:ascii="Times New Roman" w:eastAsia="Times New Roman" w:hAnsi="Times New Roman" w:cs="Times New Roman"/>
          <w:b/>
          <w:sz w:val="24"/>
          <w:szCs w:val="24"/>
        </w:rPr>
      </w:pPr>
    </w:p>
    <w:p w14:paraId="00000091" w14:textId="77777777" w:rsidR="00CB53E3" w:rsidRDefault="00CB53E3">
      <w:pPr>
        <w:rPr>
          <w:rFonts w:ascii="Times New Roman" w:eastAsia="Times New Roman" w:hAnsi="Times New Roman" w:cs="Times New Roman"/>
          <w:b/>
          <w:sz w:val="24"/>
          <w:szCs w:val="24"/>
        </w:rPr>
      </w:pPr>
    </w:p>
    <w:p w14:paraId="00000092" w14:textId="77777777" w:rsidR="00CB53E3" w:rsidRDefault="00CB53E3">
      <w:pPr>
        <w:rPr>
          <w:rFonts w:ascii="Times New Roman" w:eastAsia="Times New Roman" w:hAnsi="Times New Roman" w:cs="Times New Roman"/>
          <w:b/>
          <w:sz w:val="24"/>
          <w:szCs w:val="24"/>
        </w:rPr>
      </w:pPr>
    </w:p>
    <w:p w14:paraId="00000093" w14:textId="77777777" w:rsidR="00CB53E3" w:rsidRDefault="00CB53E3">
      <w:pPr>
        <w:rPr>
          <w:rFonts w:ascii="Times New Roman" w:eastAsia="Times New Roman" w:hAnsi="Times New Roman" w:cs="Times New Roman"/>
          <w:b/>
          <w:sz w:val="24"/>
          <w:szCs w:val="24"/>
        </w:rPr>
      </w:pPr>
    </w:p>
    <w:p w14:paraId="00000094" w14:textId="77777777" w:rsidR="00CB53E3" w:rsidRDefault="00CB53E3">
      <w:pPr>
        <w:rPr>
          <w:rFonts w:ascii="Times New Roman" w:eastAsia="Times New Roman" w:hAnsi="Times New Roman" w:cs="Times New Roman"/>
          <w:b/>
          <w:sz w:val="24"/>
          <w:szCs w:val="24"/>
        </w:rPr>
      </w:pPr>
    </w:p>
    <w:p w14:paraId="00000095" w14:textId="77777777" w:rsidR="00CB53E3" w:rsidRDefault="00AE6A6D">
      <w:pPr>
        <w:rPr>
          <w:b/>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Autonomous robot, remote control robot, vacuum cleaner robot</w:t>
      </w:r>
      <w:r>
        <w:br w:type="page"/>
      </w:r>
    </w:p>
    <w:p w14:paraId="00000096" w14:textId="77777777" w:rsidR="00CB53E3" w:rsidRDefault="00CB53E3">
      <w:pPr>
        <w:pBdr>
          <w:top w:val="nil"/>
          <w:left w:val="nil"/>
          <w:bottom w:val="nil"/>
          <w:right w:val="nil"/>
          <w:between w:val="nil"/>
        </w:pBdr>
        <w:tabs>
          <w:tab w:val="left" w:pos="426"/>
          <w:tab w:val="left" w:pos="851"/>
          <w:tab w:val="left" w:pos="1276"/>
          <w:tab w:val="left" w:pos="7938"/>
        </w:tabs>
        <w:spacing w:after="120" w:line="480" w:lineRule="auto"/>
        <w:jc w:val="both"/>
        <w:rPr>
          <w:rFonts w:ascii="Times New Roman" w:eastAsia="Times New Roman" w:hAnsi="Times New Roman" w:cs="Times New Roman"/>
          <w:b/>
          <w:color w:val="000000"/>
          <w:sz w:val="28"/>
          <w:szCs w:val="28"/>
        </w:rPr>
      </w:pPr>
    </w:p>
    <w:p w14:paraId="00000097" w14:textId="77777777" w:rsidR="00CB53E3" w:rsidRDefault="00AE6A6D">
      <w:pPr>
        <w:pBdr>
          <w:top w:val="nil"/>
          <w:left w:val="nil"/>
          <w:bottom w:val="nil"/>
          <w:right w:val="nil"/>
          <w:between w:val="nil"/>
        </w:pBdr>
        <w:tabs>
          <w:tab w:val="left" w:pos="426"/>
          <w:tab w:val="left" w:pos="851"/>
          <w:tab w:val="left" w:pos="1276"/>
          <w:tab w:val="left" w:pos="7938"/>
        </w:tabs>
        <w:spacing w:after="120"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İÇİNDEKİLER</w:t>
      </w:r>
    </w:p>
    <w:p w14:paraId="00000098"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TEŞEKKÜR………………………………………………………………………...i</w:t>
      </w:r>
    </w:p>
    <w:p w14:paraId="00000099"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ÖZET.........…………………………………………………………………………ii</w:t>
      </w:r>
    </w:p>
    <w:p w14:paraId="0000009A"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 ………………………………………………………………….........iii</w:t>
      </w:r>
    </w:p>
    <w:p w14:paraId="0000009B"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İÇİNDEKİLER……………………………………………………………………iv</w:t>
      </w:r>
    </w:p>
    <w:p w14:paraId="0000009C"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ÖNSÖZ………………………………………………………………………….......v</w:t>
      </w:r>
    </w:p>
    <w:p w14:paraId="0000009D"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TABLOLAR LİSTESİ……………………………………………………………vi</w:t>
      </w:r>
    </w:p>
    <w:p w14:paraId="0000009E"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ŞEKİLLER LİSTESİ……………………………………………………………. vii</w:t>
      </w:r>
    </w:p>
    <w:p w14:paraId="0000009F"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SİMGELER VE KISALTMALAR LİSTESİ…………………………………. viii</w:t>
      </w:r>
    </w:p>
    <w:p w14:paraId="000000A0"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GİRİŞ.…………………………………………………………………………....1</w:t>
      </w:r>
    </w:p>
    <w:p w14:paraId="000000A1"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1.1.Literatür Araştırması……………………………...………………………2</w:t>
      </w:r>
    </w:p>
    <w:p w14:paraId="000000A2"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KURAMSAL ALTYAPI...………………………………………………………5</w:t>
      </w:r>
    </w:p>
    <w:p w14:paraId="000000A3"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2.1. Elektrikli Süpürgenin Çalışma Prensibi…………………………………5</w:t>
      </w:r>
    </w:p>
    <w:p w14:paraId="000000A4"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bookmarkStart w:id="1" w:name="_heading=h.30j0zll" w:colFirst="0" w:colLast="0"/>
      <w:bookmarkEnd w:id="1"/>
      <w:r>
        <w:rPr>
          <w:rFonts w:ascii="Times New Roman" w:eastAsia="Times New Roman" w:hAnsi="Times New Roman" w:cs="Times New Roman"/>
          <w:b/>
          <w:color w:val="000000"/>
          <w:sz w:val="24"/>
          <w:szCs w:val="24"/>
        </w:rPr>
        <w:t>3. ROBO</w:t>
      </w:r>
      <w:r>
        <w:rPr>
          <w:rFonts w:ascii="Times New Roman" w:eastAsia="Times New Roman" w:hAnsi="Times New Roman" w:cs="Times New Roman"/>
          <w:b/>
          <w:color w:val="000000"/>
          <w:sz w:val="24"/>
          <w:szCs w:val="24"/>
        </w:rPr>
        <w:t>TUN KATMANLARI……………………………………………………7</w:t>
      </w:r>
    </w:p>
    <w:p w14:paraId="000000A5"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3.1. Robotun Genel Yapısı……………………………….……………………7</w:t>
      </w:r>
    </w:p>
    <w:p w14:paraId="000000A6"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 Robotun Mekanik Tasarımı…………………………………………..…..8</w:t>
      </w:r>
    </w:p>
    <w:p w14:paraId="000000A7"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3.2.1. Ultrasonik Sensör…………………………………………………..11</w:t>
      </w:r>
    </w:p>
    <w:p w14:paraId="000000A8"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3.2.2. Kızılötesi (IR)Sensör……………………………………………….13</w:t>
      </w:r>
    </w:p>
    <w:p w14:paraId="000000A9"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3.2.3. Bluetooth Modül…………………………………………………....15</w:t>
      </w:r>
    </w:p>
    <w:p w14:paraId="000000AA"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3.2.4. Arduino Mikrodenetleyici…………………………………………18</w:t>
      </w:r>
    </w:p>
    <w:p w14:paraId="000000AB"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3.2.5. Motor Sürücü Devresi……………………………………………...21</w:t>
      </w:r>
    </w:p>
    <w:p w14:paraId="000000AC"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3.2.6. Motorlar………………………………………………………….…23</w:t>
      </w:r>
    </w:p>
    <w:p w14:paraId="000000AD"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3.2.7. Güç Kaynağı……………………………………………………….24</w:t>
      </w:r>
    </w:p>
    <w:p w14:paraId="000000AE"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3.2.8. Süpürücü Aparat ve Fırçalar…………………………………...…26</w:t>
      </w:r>
    </w:p>
    <w:p w14:paraId="000000AF" w14:textId="77777777" w:rsidR="00CB53E3" w:rsidRDefault="00AE6A6D">
      <w:pPr>
        <w:pBdr>
          <w:top w:val="nil"/>
          <w:left w:val="nil"/>
          <w:bottom w:val="nil"/>
          <w:right w:val="nil"/>
          <w:between w:val="nil"/>
        </w:pBdr>
        <w:tabs>
          <w:tab w:val="left" w:pos="426"/>
          <w:tab w:val="left" w:pos="851"/>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3.2.9. Tekerlekler……………………………………………………….....27</w:t>
      </w:r>
      <w:r>
        <w:rPr>
          <w:rFonts w:ascii="Times New Roman" w:eastAsia="Times New Roman" w:hAnsi="Times New Roman" w:cs="Times New Roman"/>
          <w:b/>
          <w:color w:val="000000"/>
          <w:sz w:val="24"/>
          <w:szCs w:val="24"/>
        </w:rPr>
        <w:tab/>
        <w:t>3.3.Robotun Yazılım Tasarımı…………………………….………………….28</w:t>
      </w:r>
    </w:p>
    <w:p w14:paraId="000000B0"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3.3.1. Manuel Mod ………….........................................……....................28</w:t>
      </w:r>
    </w:p>
    <w:p w14:paraId="000000B1"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 xml:space="preserve">       3.3.2. Otonom Mod.…………………………...……...………………...…29</w:t>
      </w:r>
    </w:p>
    <w:p w14:paraId="000000B2"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BÜTÜ</w:t>
      </w:r>
      <w:r>
        <w:rPr>
          <w:rFonts w:ascii="Times New Roman" w:eastAsia="Times New Roman" w:hAnsi="Times New Roman" w:cs="Times New Roman"/>
          <w:b/>
          <w:color w:val="000000"/>
          <w:sz w:val="24"/>
          <w:szCs w:val="24"/>
        </w:rPr>
        <w:t>N PARÇALARIN BİRLEŞTİRİLMESİ………………………………32</w:t>
      </w:r>
    </w:p>
    <w:p w14:paraId="000000B3"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SONUÇ VE ÖNERİLER...……………………………………………………...35</w:t>
      </w:r>
    </w:p>
    <w:p w14:paraId="000000B4"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KAYNAKLAR…………………………………………………………………...…36</w:t>
      </w:r>
    </w:p>
    <w:p w14:paraId="000000B5" w14:textId="77777777" w:rsidR="00CB53E3" w:rsidRDefault="00CB53E3"/>
    <w:p w14:paraId="000000B6" w14:textId="77777777" w:rsidR="00CB53E3" w:rsidRDefault="00CB53E3">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p>
    <w:p w14:paraId="000000B7" w14:textId="77777777" w:rsidR="00CB53E3" w:rsidRDefault="00CB53E3">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p>
    <w:p w14:paraId="000000B8" w14:textId="77777777" w:rsidR="00CB53E3" w:rsidRDefault="00AE6A6D">
      <w:pPr>
        <w:rPr>
          <w:rFonts w:ascii="Times New Roman" w:eastAsia="Times New Roman" w:hAnsi="Times New Roman" w:cs="Times New Roman"/>
          <w:b/>
          <w:sz w:val="24"/>
          <w:szCs w:val="24"/>
        </w:rPr>
      </w:pPr>
      <w:r>
        <w:br w:type="page"/>
      </w:r>
    </w:p>
    <w:p w14:paraId="000000B9"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EKLER</w:t>
      </w:r>
    </w:p>
    <w:p w14:paraId="000000BA" w14:textId="77777777" w:rsidR="00CB53E3" w:rsidRDefault="00AE6A6D">
      <w:pPr>
        <w:pBdr>
          <w:top w:val="nil"/>
          <w:left w:val="nil"/>
          <w:bottom w:val="nil"/>
          <w:right w:val="nil"/>
          <w:between w:val="nil"/>
        </w:pBdr>
        <w:tabs>
          <w:tab w:val="left" w:pos="426"/>
          <w:tab w:val="left" w:pos="851"/>
          <w:tab w:val="left" w:pos="1134"/>
          <w:tab w:val="left" w:pos="1276"/>
          <w:tab w:val="left" w:pos="1701"/>
          <w:tab w:val="left" w:pos="2268"/>
          <w:tab w:val="left" w:pos="7938"/>
          <w:tab w:val="left" w:pos="8222"/>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EK 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EK-1 Otonom Robot Kodları</w:t>
      </w:r>
    </w:p>
    <w:p w14:paraId="000000BB" w14:textId="77777777" w:rsidR="00CB53E3" w:rsidRDefault="00AE6A6D">
      <w:pPr>
        <w:pBdr>
          <w:top w:val="nil"/>
          <w:left w:val="nil"/>
          <w:bottom w:val="nil"/>
          <w:right w:val="nil"/>
          <w:between w:val="nil"/>
        </w:pBdr>
        <w:tabs>
          <w:tab w:val="left" w:pos="426"/>
          <w:tab w:val="left" w:pos="851"/>
          <w:tab w:val="left" w:pos="1276"/>
          <w:tab w:val="left" w:pos="7938"/>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tab/>
        <w:t xml:space="preserve"> </w:t>
      </w:r>
    </w:p>
    <w:p w14:paraId="000000BC" w14:textId="77777777" w:rsidR="00CB53E3" w:rsidRDefault="00AE6A6D">
      <w:r>
        <w:br w:type="page"/>
      </w:r>
    </w:p>
    <w:p w14:paraId="000000BD" w14:textId="77777777" w:rsidR="00CB53E3" w:rsidRDefault="00AE6A6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TABLOLAR LİSTESİ</w:t>
      </w:r>
    </w:p>
    <w:p w14:paraId="000000BE" w14:textId="77777777" w:rsidR="00CB53E3" w:rsidRDefault="00AE6A6D">
      <w:pPr>
        <w:pBdr>
          <w:top w:val="nil"/>
          <w:left w:val="nil"/>
          <w:bottom w:val="nil"/>
          <w:right w:val="nil"/>
          <w:between w:val="nil"/>
        </w:pBdr>
        <w:tabs>
          <w:tab w:val="left" w:pos="1134"/>
          <w:tab w:val="left" w:pos="808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Pr>
          <w:rFonts w:ascii="Times New Roman" w:eastAsia="Times New Roman" w:hAnsi="Times New Roman" w:cs="Times New Roman"/>
          <w:b/>
          <w:color w:val="000000"/>
          <w:sz w:val="24"/>
          <w:szCs w:val="24"/>
        </w:rPr>
        <w:t xml:space="preserve">Sayfa </w:t>
      </w:r>
    </w:p>
    <w:p w14:paraId="000000BF" w14:textId="77777777" w:rsidR="00CB53E3" w:rsidRDefault="00AE6A6D">
      <w:pPr>
        <w:pBdr>
          <w:top w:val="nil"/>
          <w:left w:val="nil"/>
          <w:bottom w:val="nil"/>
          <w:right w:val="nil"/>
          <w:between w:val="nil"/>
        </w:pBdr>
        <w:tabs>
          <w:tab w:val="left" w:pos="1134"/>
          <w:tab w:val="left" w:pos="8222"/>
        </w:tabs>
        <w:spacing w:after="0" w:line="240" w:lineRule="auto"/>
        <w:ind w:left="1134" w:hanging="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Tablo 3.1. HC-SR04 Teknik Özellikleri………………………………………………12</w:t>
      </w:r>
    </w:p>
    <w:p w14:paraId="000000C0" w14:textId="77777777" w:rsidR="00CB53E3" w:rsidRDefault="00CB53E3">
      <w:pPr>
        <w:pBdr>
          <w:top w:val="nil"/>
          <w:left w:val="nil"/>
          <w:bottom w:val="nil"/>
          <w:right w:val="nil"/>
          <w:between w:val="nil"/>
        </w:pBdr>
        <w:tabs>
          <w:tab w:val="left" w:pos="1134"/>
          <w:tab w:val="left" w:pos="8222"/>
        </w:tabs>
        <w:spacing w:after="0" w:line="240" w:lineRule="auto"/>
        <w:ind w:left="1134" w:hanging="1134"/>
        <w:rPr>
          <w:rFonts w:ascii="Times New Roman" w:eastAsia="Times New Roman" w:hAnsi="Times New Roman" w:cs="Times New Roman"/>
          <w:color w:val="000000"/>
          <w:sz w:val="24"/>
          <w:szCs w:val="24"/>
        </w:rPr>
      </w:pPr>
    </w:p>
    <w:p w14:paraId="000000C1" w14:textId="77777777" w:rsidR="00CB53E3" w:rsidRDefault="00AE6A6D">
      <w:pPr>
        <w:pBdr>
          <w:top w:val="nil"/>
          <w:left w:val="nil"/>
          <w:bottom w:val="nil"/>
          <w:right w:val="nil"/>
          <w:between w:val="nil"/>
        </w:pBdr>
        <w:tabs>
          <w:tab w:val="left" w:pos="1134"/>
          <w:tab w:val="left" w:pos="8222"/>
        </w:tabs>
        <w:spacing w:after="0" w:line="240" w:lineRule="auto"/>
        <w:ind w:left="1134" w:hanging="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Tablo 3.2.</w:t>
      </w:r>
      <w:r>
        <w:rPr>
          <w:rFonts w:ascii="Times New Roman" w:eastAsia="Times New Roman" w:hAnsi="Times New Roman" w:cs="Times New Roman"/>
          <w:color w:val="000000"/>
          <w:sz w:val="24"/>
          <w:szCs w:val="24"/>
        </w:rPr>
        <w:tab/>
        <w:t>TCRT5000 Kızılötesi Sensör Teknik Özellikleri.........................................15</w:t>
      </w:r>
    </w:p>
    <w:p w14:paraId="000000C2" w14:textId="77777777" w:rsidR="00CB53E3" w:rsidRDefault="00CB53E3">
      <w:pPr>
        <w:pBdr>
          <w:top w:val="nil"/>
          <w:left w:val="nil"/>
          <w:bottom w:val="nil"/>
          <w:right w:val="nil"/>
          <w:between w:val="nil"/>
        </w:pBdr>
        <w:tabs>
          <w:tab w:val="left" w:pos="1134"/>
          <w:tab w:val="left" w:pos="8222"/>
        </w:tabs>
        <w:spacing w:after="0" w:line="240" w:lineRule="auto"/>
        <w:ind w:left="1134" w:hanging="1134"/>
        <w:rPr>
          <w:rFonts w:ascii="Times New Roman" w:eastAsia="Times New Roman" w:hAnsi="Times New Roman" w:cs="Times New Roman"/>
          <w:color w:val="000000"/>
          <w:sz w:val="24"/>
          <w:szCs w:val="24"/>
        </w:rPr>
      </w:pPr>
    </w:p>
    <w:p w14:paraId="000000C3" w14:textId="77777777" w:rsidR="00CB53E3" w:rsidRDefault="00AE6A6D">
      <w:pPr>
        <w:pBdr>
          <w:top w:val="nil"/>
          <w:left w:val="nil"/>
          <w:bottom w:val="nil"/>
          <w:right w:val="nil"/>
          <w:between w:val="nil"/>
        </w:pBdr>
        <w:tabs>
          <w:tab w:val="left" w:pos="1134"/>
          <w:tab w:val="left" w:pos="8222"/>
        </w:tabs>
        <w:spacing w:after="0" w:line="240" w:lineRule="auto"/>
        <w:ind w:left="1134" w:hanging="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Tablo 3.3.</w:t>
      </w:r>
      <w:r>
        <w:rPr>
          <w:rFonts w:ascii="Times New Roman" w:eastAsia="Times New Roman" w:hAnsi="Times New Roman" w:cs="Times New Roman"/>
          <w:color w:val="000000"/>
          <w:sz w:val="24"/>
          <w:szCs w:val="24"/>
        </w:rPr>
        <w:tab/>
        <w:t>HC-06 Bluetooth Modül Teknik Özellikleri………....................................17</w:t>
      </w:r>
    </w:p>
    <w:p w14:paraId="000000C4" w14:textId="77777777" w:rsidR="00CB53E3" w:rsidRDefault="00CB53E3">
      <w:pPr>
        <w:pBdr>
          <w:top w:val="nil"/>
          <w:left w:val="nil"/>
          <w:bottom w:val="nil"/>
          <w:right w:val="nil"/>
          <w:between w:val="nil"/>
        </w:pBdr>
        <w:tabs>
          <w:tab w:val="left" w:pos="1134"/>
          <w:tab w:val="left" w:pos="8222"/>
        </w:tabs>
        <w:spacing w:after="0" w:line="240" w:lineRule="auto"/>
        <w:ind w:left="1134" w:hanging="1134"/>
        <w:rPr>
          <w:rFonts w:ascii="Times New Roman" w:eastAsia="Times New Roman" w:hAnsi="Times New Roman" w:cs="Times New Roman"/>
          <w:color w:val="000000"/>
          <w:sz w:val="24"/>
          <w:szCs w:val="24"/>
        </w:rPr>
      </w:pPr>
    </w:p>
    <w:p w14:paraId="000000C5" w14:textId="77777777" w:rsidR="00CB53E3" w:rsidRDefault="00AE6A6D">
      <w:pPr>
        <w:pBdr>
          <w:top w:val="nil"/>
          <w:left w:val="nil"/>
          <w:bottom w:val="nil"/>
          <w:right w:val="nil"/>
          <w:between w:val="nil"/>
        </w:pBdr>
        <w:tabs>
          <w:tab w:val="left" w:pos="1134"/>
          <w:tab w:val="left" w:pos="8222"/>
        </w:tabs>
        <w:spacing w:after="0" w:line="240" w:lineRule="auto"/>
        <w:ind w:left="1134" w:hanging="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z w:val="24"/>
          <w:szCs w:val="24"/>
        </w:rPr>
        <w:t xml:space="preserve">blo 3.4. </w:t>
      </w:r>
      <w:r>
        <w:rPr>
          <w:rFonts w:ascii="Times New Roman" w:eastAsia="Times New Roman" w:hAnsi="Times New Roman" w:cs="Times New Roman"/>
          <w:color w:val="000000"/>
          <w:sz w:val="24"/>
          <w:szCs w:val="24"/>
        </w:rPr>
        <w:tab/>
        <w:t>Arduino NANO Teknik Özellikleri.............................................................19</w:t>
      </w:r>
    </w:p>
    <w:p w14:paraId="000000C6" w14:textId="77777777" w:rsidR="00CB53E3" w:rsidRDefault="00CB53E3">
      <w:pPr>
        <w:pBdr>
          <w:top w:val="nil"/>
          <w:left w:val="nil"/>
          <w:bottom w:val="nil"/>
          <w:right w:val="nil"/>
          <w:between w:val="nil"/>
        </w:pBdr>
        <w:tabs>
          <w:tab w:val="left" w:pos="1134"/>
          <w:tab w:val="left" w:pos="8222"/>
        </w:tabs>
        <w:spacing w:after="0" w:line="240" w:lineRule="auto"/>
        <w:ind w:left="1134" w:hanging="1134"/>
        <w:rPr>
          <w:rFonts w:ascii="Times New Roman" w:eastAsia="Times New Roman" w:hAnsi="Times New Roman" w:cs="Times New Roman"/>
          <w:color w:val="000000"/>
          <w:sz w:val="24"/>
          <w:szCs w:val="24"/>
        </w:rPr>
      </w:pPr>
    </w:p>
    <w:p w14:paraId="000000C7" w14:textId="77777777" w:rsidR="00CB53E3" w:rsidRDefault="00AE6A6D">
      <w:pPr>
        <w:pBdr>
          <w:top w:val="nil"/>
          <w:left w:val="nil"/>
          <w:bottom w:val="nil"/>
          <w:right w:val="nil"/>
          <w:between w:val="nil"/>
        </w:pBdr>
        <w:tabs>
          <w:tab w:val="left" w:pos="1134"/>
          <w:tab w:val="left" w:pos="8222"/>
        </w:tabs>
        <w:spacing w:after="0" w:line="240" w:lineRule="auto"/>
        <w:ind w:left="1134" w:hanging="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Tablo 3.5.</w:t>
      </w:r>
      <w:r>
        <w:rPr>
          <w:rFonts w:ascii="Times New Roman" w:eastAsia="Times New Roman" w:hAnsi="Times New Roman" w:cs="Times New Roman"/>
          <w:color w:val="000000"/>
          <w:sz w:val="24"/>
          <w:szCs w:val="24"/>
        </w:rPr>
        <w:tab/>
        <w:t>L293D Motor Sürücü Devresi Teknik Özellikleri………….......................22</w:t>
      </w:r>
    </w:p>
    <w:p w14:paraId="000000C8" w14:textId="77777777" w:rsidR="00CB53E3" w:rsidRDefault="00CB53E3"/>
    <w:p w14:paraId="000000C9" w14:textId="77777777" w:rsidR="00CB53E3" w:rsidRDefault="00CB53E3"/>
    <w:p w14:paraId="000000CA" w14:textId="77777777" w:rsidR="00CB53E3" w:rsidRDefault="00CB53E3"/>
    <w:p w14:paraId="000000CB" w14:textId="77777777" w:rsidR="00CB53E3" w:rsidRDefault="00CB53E3"/>
    <w:p w14:paraId="000000CC" w14:textId="77777777" w:rsidR="00CB53E3" w:rsidRDefault="00CB53E3"/>
    <w:p w14:paraId="000000CD" w14:textId="77777777" w:rsidR="00CB53E3" w:rsidRDefault="00CB53E3"/>
    <w:p w14:paraId="000000CE" w14:textId="77777777" w:rsidR="00CB53E3" w:rsidRDefault="00CB53E3"/>
    <w:p w14:paraId="000000CF" w14:textId="77777777" w:rsidR="00CB53E3" w:rsidRDefault="00CB53E3"/>
    <w:p w14:paraId="000000D0" w14:textId="77777777" w:rsidR="00CB53E3" w:rsidRDefault="00CB53E3"/>
    <w:p w14:paraId="000000D1" w14:textId="77777777" w:rsidR="00CB53E3" w:rsidRDefault="00CB53E3"/>
    <w:p w14:paraId="000000D2" w14:textId="77777777" w:rsidR="00CB53E3" w:rsidRDefault="00CB53E3"/>
    <w:p w14:paraId="000000D3" w14:textId="77777777" w:rsidR="00CB53E3" w:rsidRDefault="00CB53E3"/>
    <w:p w14:paraId="000000D4" w14:textId="77777777" w:rsidR="00CB53E3" w:rsidRDefault="00AE6A6D">
      <w:pPr>
        <w:rPr>
          <w:rFonts w:ascii="Times New Roman" w:eastAsia="Times New Roman" w:hAnsi="Times New Roman" w:cs="Times New Roman"/>
          <w:b/>
          <w:sz w:val="28"/>
          <w:szCs w:val="28"/>
        </w:rPr>
      </w:pPr>
      <w:r>
        <w:br w:type="page"/>
      </w:r>
    </w:p>
    <w:p w14:paraId="000000D5" w14:textId="77777777" w:rsidR="00CB53E3" w:rsidRDefault="00AE6A6D">
      <w:pPr>
        <w:pBdr>
          <w:top w:val="nil"/>
          <w:left w:val="nil"/>
          <w:bottom w:val="nil"/>
          <w:right w:val="nil"/>
          <w:between w:val="nil"/>
        </w:pBdr>
        <w:tabs>
          <w:tab w:val="left" w:pos="1134"/>
          <w:tab w:val="left" w:pos="8222"/>
        </w:tabs>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ŞEKİLLER LİSTESİ</w:t>
      </w:r>
    </w:p>
    <w:p w14:paraId="000000D6" w14:textId="77777777" w:rsidR="00CB53E3" w:rsidRDefault="00AE6A6D">
      <w:pPr>
        <w:pBdr>
          <w:top w:val="nil"/>
          <w:left w:val="nil"/>
          <w:bottom w:val="nil"/>
          <w:right w:val="nil"/>
          <w:between w:val="nil"/>
        </w:pBdr>
        <w:tabs>
          <w:tab w:val="left" w:pos="808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t xml:space="preserve">   </w:t>
      </w:r>
      <w:r>
        <w:rPr>
          <w:rFonts w:ascii="Times New Roman" w:eastAsia="Times New Roman" w:hAnsi="Times New Roman" w:cs="Times New Roman"/>
          <w:b/>
          <w:color w:val="000000"/>
          <w:sz w:val="24"/>
          <w:szCs w:val="24"/>
        </w:rPr>
        <w:t xml:space="preserve">Sayfa </w:t>
      </w:r>
    </w:p>
    <w:p w14:paraId="000000D7" w14:textId="77777777" w:rsidR="00CB53E3" w:rsidRDefault="00AE6A6D">
      <w:pPr>
        <w:pBdr>
          <w:top w:val="nil"/>
          <w:left w:val="nil"/>
          <w:bottom w:val="nil"/>
          <w:right w:val="nil"/>
          <w:between w:val="nil"/>
        </w:pBdr>
        <w:tabs>
          <w:tab w:val="left" w:pos="1134"/>
          <w:tab w:val="left" w:pos="8222"/>
          <w:tab w:val="left" w:pos="8364"/>
        </w:tabs>
        <w:spacing w:after="0" w:line="240" w:lineRule="auto"/>
        <w:ind w:left="1134" w:hanging="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1.1 Elmier Elsie Robot………………………...……………………………............2</w:t>
      </w:r>
    </w:p>
    <w:p w14:paraId="000000D8" w14:textId="77777777" w:rsidR="00CB53E3" w:rsidRDefault="00CB53E3">
      <w:pPr>
        <w:pBdr>
          <w:top w:val="nil"/>
          <w:left w:val="nil"/>
          <w:bottom w:val="nil"/>
          <w:right w:val="nil"/>
          <w:between w:val="nil"/>
        </w:pBdr>
        <w:tabs>
          <w:tab w:val="left" w:pos="1134"/>
          <w:tab w:val="left" w:pos="8222"/>
          <w:tab w:val="left" w:pos="8364"/>
        </w:tabs>
        <w:spacing w:after="0" w:line="240" w:lineRule="auto"/>
        <w:ind w:left="1134" w:hanging="1134"/>
        <w:rPr>
          <w:rFonts w:ascii="Times New Roman" w:eastAsia="Times New Roman" w:hAnsi="Times New Roman" w:cs="Times New Roman"/>
          <w:color w:val="000000"/>
          <w:sz w:val="24"/>
          <w:szCs w:val="24"/>
        </w:rPr>
      </w:pPr>
    </w:p>
    <w:p w14:paraId="000000D9" w14:textId="77777777" w:rsidR="00CB53E3" w:rsidRDefault="00AE6A6D">
      <w:pPr>
        <w:pBdr>
          <w:top w:val="nil"/>
          <w:left w:val="nil"/>
          <w:bottom w:val="nil"/>
          <w:right w:val="nil"/>
          <w:between w:val="nil"/>
        </w:pBdr>
        <w:tabs>
          <w:tab w:val="left" w:pos="1134"/>
          <w:tab w:val="left" w:pos="8222"/>
          <w:tab w:val="left" w:pos="8364"/>
        </w:tabs>
        <w:spacing w:after="0" w:line="240" w:lineRule="auto"/>
        <w:ind w:left="1134" w:hanging="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1.2 Shakey Robot.......................................................................................................3</w:t>
      </w:r>
    </w:p>
    <w:p w14:paraId="000000DA" w14:textId="77777777" w:rsidR="00CB53E3" w:rsidRDefault="00CB53E3">
      <w:pPr>
        <w:pBdr>
          <w:top w:val="nil"/>
          <w:left w:val="nil"/>
          <w:bottom w:val="nil"/>
          <w:right w:val="nil"/>
          <w:between w:val="nil"/>
        </w:pBdr>
        <w:tabs>
          <w:tab w:val="left" w:pos="1134"/>
          <w:tab w:val="left" w:pos="8222"/>
          <w:tab w:val="left" w:pos="8364"/>
        </w:tabs>
        <w:spacing w:after="0" w:line="240" w:lineRule="auto"/>
        <w:ind w:left="1134" w:hanging="1134"/>
        <w:rPr>
          <w:rFonts w:ascii="Times New Roman" w:eastAsia="Times New Roman" w:hAnsi="Times New Roman" w:cs="Times New Roman"/>
          <w:color w:val="000000"/>
          <w:sz w:val="24"/>
          <w:szCs w:val="24"/>
        </w:rPr>
      </w:pPr>
    </w:p>
    <w:p w14:paraId="000000DB"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Şekil 1.3 iRobot Roomba…………………………………………………………………4                               </w:t>
      </w:r>
    </w:p>
    <w:p w14:paraId="000000DC"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Şekil 2.1 Elektrikli Süpürgenin Çalışma Prensib</w:t>
      </w:r>
      <w:r>
        <w:rPr>
          <w:rFonts w:ascii="Times New Roman" w:eastAsia="Times New Roman" w:hAnsi="Times New Roman" w:cs="Times New Roman"/>
          <w:sz w:val="24"/>
          <w:szCs w:val="24"/>
        </w:rPr>
        <w:t>i……………………………………</w:t>
      </w:r>
      <w:r>
        <w:rPr>
          <w:rFonts w:ascii="Times New Roman" w:eastAsia="Times New Roman" w:hAnsi="Times New Roman" w:cs="Times New Roman"/>
        </w:rPr>
        <w:t>.......</w:t>
      </w:r>
      <w:r>
        <w:rPr>
          <w:rFonts w:ascii="Times New Roman" w:eastAsia="Times New Roman" w:hAnsi="Times New Roman" w:cs="Times New Roman"/>
          <w:sz w:val="24"/>
          <w:szCs w:val="24"/>
        </w:rPr>
        <w:t>5</w:t>
      </w:r>
    </w:p>
    <w:p w14:paraId="000000DD"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DE"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2.2 Elektrikli Süpürge Çeşitleri………………………………….…………………6</w:t>
      </w:r>
    </w:p>
    <w:p w14:paraId="000000DF"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E0"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3.1 Tasarlanan Robotun Blok Diyagramı…………………………….…………….8</w:t>
      </w:r>
    </w:p>
    <w:p w14:paraId="000000E1"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E2"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3.2 Dış Kabuk Alt Görünümü ………………………………………………….….9</w:t>
      </w:r>
    </w:p>
    <w:p w14:paraId="000000E3" w14:textId="77777777" w:rsidR="00CB53E3" w:rsidRDefault="00CB53E3">
      <w:pPr>
        <w:spacing w:after="0" w:line="360" w:lineRule="auto"/>
        <w:rPr>
          <w:rFonts w:ascii="Times New Roman" w:eastAsia="Times New Roman" w:hAnsi="Times New Roman" w:cs="Times New Roman"/>
          <w:sz w:val="24"/>
          <w:szCs w:val="24"/>
        </w:rPr>
      </w:pPr>
    </w:p>
    <w:p w14:paraId="000000E4"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Şekil 3.3 Dış Kabuk Ön Görünüm……………………………………………</w:t>
      </w:r>
      <w:r>
        <w:rPr>
          <w:rFonts w:ascii="Times New Roman" w:eastAsia="Times New Roman" w:hAnsi="Times New Roman" w:cs="Times New Roman"/>
          <w:sz w:val="24"/>
          <w:szCs w:val="24"/>
        </w:rPr>
        <w:t>………….9</w:t>
      </w:r>
    </w:p>
    <w:p w14:paraId="000000E5" w14:textId="77777777" w:rsidR="00CB53E3" w:rsidRDefault="00CB53E3">
      <w:pPr>
        <w:spacing w:after="0" w:line="360" w:lineRule="auto"/>
        <w:rPr>
          <w:rFonts w:ascii="Times New Roman" w:eastAsia="Times New Roman" w:hAnsi="Times New Roman" w:cs="Times New Roman"/>
          <w:sz w:val="24"/>
          <w:szCs w:val="24"/>
        </w:rPr>
      </w:pPr>
    </w:p>
    <w:p w14:paraId="000000E6"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Şekil 3.4 Sensörler, Tekerlekler ve Vakum Fanın Robot Üzerinde Konumları………...10</w:t>
      </w:r>
    </w:p>
    <w:p w14:paraId="000000E7"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E8"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3.5 Devre Şeması………………………………………………………….………11</w:t>
      </w:r>
    </w:p>
    <w:p w14:paraId="000000E9"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EA"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EB"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3.6 HC-SR04 Ultrasonik Sensör…………………………...………….….……….12</w:t>
      </w:r>
    </w:p>
    <w:p w14:paraId="000000EC"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ED"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EE"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3.7 IR Sensör……………………………….……………………………………..14</w:t>
      </w:r>
    </w:p>
    <w:p w14:paraId="000000EF"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F0"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3.8 Kızılötesi Sensörün Çalışma Mantığı…………………………………………14</w:t>
      </w:r>
    </w:p>
    <w:p w14:paraId="000000F1"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F2"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3.9 TCRT5000 Kızılötesi Sensör…………………………………………….........15</w:t>
      </w:r>
    </w:p>
    <w:p w14:paraId="000000F3"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F4"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3.1</w:t>
      </w:r>
      <w:r>
        <w:rPr>
          <w:rFonts w:ascii="Times New Roman" w:eastAsia="Times New Roman" w:hAnsi="Times New Roman" w:cs="Times New Roman"/>
          <w:color w:val="000000"/>
          <w:sz w:val="24"/>
          <w:szCs w:val="24"/>
        </w:rPr>
        <w:t>0 Çeşitli Cihazlarlarla Bluetooth Bağlantıları………………………………….16</w:t>
      </w:r>
    </w:p>
    <w:p w14:paraId="000000F5"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F6"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3.11 Arduino Nano Pin Yapısı…………………………………………………….20</w:t>
      </w:r>
    </w:p>
    <w:p w14:paraId="000000F7"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F8"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3.12 L293D Motor Sürücü Pin Yapısı……………………………………………..22</w:t>
      </w:r>
    </w:p>
    <w:p w14:paraId="000000F9"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FA" w14:textId="77777777" w:rsidR="00CB53E3" w:rsidRDefault="00AE6A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3.13 L293D Motor Sürücü Devre Şeması………………………………...……….24</w:t>
      </w:r>
    </w:p>
    <w:p w14:paraId="000000FB" w14:textId="77777777" w:rsidR="00CB53E3" w:rsidRDefault="00CB53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FC" w14:textId="77777777" w:rsidR="00CB53E3" w:rsidRDefault="00AE6A6D">
      <w:pPr>
        <w:pBdr>
          <w:top w:val="nil"/>
          <w:left w:val="nil"/>
          <w:bottom w:val="nil"/>
          <w:right w:val="nil"/>
          <w:between w:val="nil"/>
        </w:pBdr>
        <w:tabs>
          <w:tab w:val="left" w:pos="1134"/>
          <w:tab w:val="left" w:pos="8222"/>
          <w:tab w:val="left" w:pos="8364"/>
          <w:tab w:val="left" w:pos="8505"/>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Şekil 3.14 Redüktörlü DC Motor. </w:t>
      </w:r>
      <w:r>
        <w:rPr>
          <w:rFonts w:ascii="Times New Roman" w:eastAsia="Times New Roman" w:hAnsi="Times New Roman" w:cs="Times New Roman"/>
          <w:color w:val="0D0D0D"/>
          <w:sz w:val="24"/>
          <w:szCs w:val="24"/>
          <w:highlight w:val="white"/>
        </w:rPr>
        <w:t>…………………………..…….…………….….……17</w:t>
      </w:r>
    </w:p>
    <w:p w14:paraId="000000FD" w14:textId="77777777" w:rsidR="00CB53E3" w:rsidRDefault="00CB53E3">
      <w:pPr>
        <w:pBdr>
          <w:top w:val="nil"/>
          <w:left w:val="nil"/>
          <w:bottom w:val="nil"/>
          <w:right w:val="nil"/>
          <w:between w:val="nil"/>
        </w:pBdr>
        <w:tabs>
          <w:tab w:val="left" w:pos="1134"/>
          <w:tab w:val="left" w:pos="8222"/>
          <w:tab w:val="left" w:pos="8364"/>
          <w:tab w:val="left" w:pos="8505"/>
        </w:tabs>
        <w:spacing w:after="0" w:line="240" w:lineRule="auto"/>
        <w:ind w:left="1134" w:hanging="1134"/>
        <w:rPr>
          <w:rFonts w:ascii="Times New Roman" w:eastAsia="Times New Roman" w:hAnsi="Times New Roman" w:cs="Times New Roman"/>
          <w:color w:val="000000"/>
          <w:sz w:val="24"/>
          <w:szCs w:val="24"/>
        </w:rPr>
      </w:pPr>
    </w:p>
    <w:p w14:paraId="000000FE" w14:textId="77777777" w:rsidR="00CB53E3" w:rsidRDefault="00AE6A6D">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sz w:val="24"/>
          <w:szCs w:val="24"/>
        </w:rPr>
        <w:t>Şekil 3.15 Li-Po Pil………………………………</w:t>
      </w:r>
      <w:r>
        <w:rPr>
          <w:rFonts w:ascii="Times New Roman" w:eastAsia="Times New Roman" w:hAnsi="Times New Roman" w:cs="Times New Roman"/>
          <w:color w:val="0D0D0D"/>
          <w:sz w:val="24"/>
          <w:szCs w:val="24"/>
          <w:highlight w:val="white"/>
        </w:rPr>
        <w:t>………………………………………25</w:t>
      </w:r>
    </w:p>
    <w:p w14:paraId="000000FF" w14:textId="77777777" w:rsidR="00CB53E3" w:rsidRDefault="00AE6A6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3.16 Kullanılan Fırçalar…………………………………………..………………..26</w:t>
      </w:r>
    </w:p>
    <w:p w14:paraId="00000100" w14:textId="77777777" w:rsidR="00CB53E3" w:rsidRDefault="00CB53E3">
      <w:pPr>
        <w:pBdr>
          <w:top w:val="nil"/>
          <w:left w:val="nil"/>
          <w:bottom w:val="nil"/>
          <w:right w:val="nil"/>
          <w:between w:val="nil"/>
        </w:pBdr>
        <w:tabs>
          <w:tab w:val="left" w:pos="1134"/>
          <w:tab w:val="left" w:pos="8222"/>
          <w:tab w:val="left" w:pos="8364"/>
          <w:tab w:val="left" w:pos="8505"/>
        </w:tabs>
        <w:spacing w:after="0" w:line="240" w:lineRule="auto"/>
        <w:rPr>
          <w:rFonts w:ascii="Times New Roman" w:eastAsia="Times New Roman" w:hAnsi="Times New Roman" w:cs="Times New Roman"/>
          <w:color w:val="000000"/>
          <w:sz w:val="24"/>
          <w:szCs w:val="24"/>
        </w:rPr>
      </w:pPr>
    </w:p>
    <w:p w14:paraId="00000101" w14:textId="77777777" w:rsidR="00CB53E3" w:rsidRDefault="00CB53E3">
      <w:pPr>
        <w:pBdr>
          <w:top w:val="nil"/>
          <w:left w:val="nil"/>
          <w:bottom w:val="nil"/>
          <w:right w:val="nil"/>
          <w:between w:val="nil"/>
        </w:pBdr>
        <w:tabs>
          <w:tab w:val="left" w:pos="1134"/>
          <w:tab w:val="left" w:pos="8222"/>
          <w:tab w:val="left" w:pos="8364"/>
          <w:tab w:val="left" w:pos="8505"/>
        </w:tabs>
        <w:spacing w:after="0" w:line="360" w:lineRule="auto"/>
        <w:ind w:left="1134" w:hanging="1134"/>
        <w:rPr>
          <w:rFonts w:ascii="Times New Roman" w:eastAsia="Times New Roman" w:hAnsi="Times New Roman" w:cs="Times New Roman"/>
          <w:color w:val="000000"/>
          <w:sz w:val="24"/>
          <w:szCs w:val="24"/>
        </w:rPr>
      </w:pPr>
    </w:p>
    <w:p w14:paraId="00000102" w14:textId="77777777" w:rsidR="00CB53E3" w:rsidRDefault="00AE6A6D">
      <w:pPr>
        <w:pBdr>
          <w:top w:val="nil"/>
          <w:left w:val="nil"/>
          <w:bottom w:val="nil"/>
          <w:right w:val="nil"/>
          <w:between w:val="nil"/>
        </w:pBdr>
        <w:tabs>
          <w:tab w:val="left" w:pos="1134"/>
          <w:tab w:val="left" w:pos="8222"/>
          <w:tab w:val="left" w:pos="8364"/>
          <w:tab w:val="left" w:pos="8505"/>
        </w:tabs>
        <w:spacing w:after="0" w:line="360" w:lineRule="auto"/>
        <w:ind w:left="1134" w:hanging="11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3.17   Mini Süpürücü Aparat……………………………………..……………...…..27</w:t>
      </w:r>
    </w:p>
    <w:p w14:paraId="00000103" w14:textId="77777777" w:rsidR="00CB53E3" w:rsidRDefault="00AE6A6D">
      <w:pPr>
        <w:pBdr>
          <w:top w:val="nil"/>
          <w:left w:val="nil"/>
          <w:bottom w:val="nil"/>
          <w:right w:val="nil"/>
          <w:between w:val="nil"/>
        </w:pBdr>
        <w:tabs>
          <w:tab w:val="left" w:pos="1134"/>
          <w:tab w:val="left" w:pos="8222"/>
          <w:tab w:val="left" w:pos="8364"/>
          <w:tab w:val="left" w:pos="8505"/>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Şekil 3.18 </w:t>
      </w:r>
      <w:r>
        <w:rPr>
          <w:rFonts w:ascii="Times New Roman" w:eastAsia="Times New Roman" w:hAnsi="Times New Roman" w:cs="Times New Roman"/>
          <w:color w:val="000000"/>
          <w:sz w:val="24"/>
          <w:szCs w:val="24"/>
        </w:rPr>
        <w:tab/>
        <w:t>Kullanılan Tekerlerler…………………………………………………………28</w:t>
      </w:r>
    </w:p>
    <w:p w14:paraId="00000104" w14:textId="77777777" w:rsidR="00CB53E3" w:rsidRDefault="00CB53E3">
      <w:pPr>
        <w:pBdr>
          <w:top w:val="nil"/>
          <w:left w:val="nil"/>
          <w:bottom w:val="nil"/>
          <w:right w:val="nil"/>
          <w:between w:val="nil"/>
        </w:pBdr>
        <w:tabs>
          <w:tab w:val="left" w:pos="1134"/>
          <w:tab w:val="left" w:pos="8222"/>
          <w:tab w:val="left" w:pos="8364"/>
          <w:tab w:val="left" w:pos="8505"/>
        </w:tabs>
        <w:spacing w:after="0" w:line="240" w:lineRule="auto"/>
        <w:rPr>
          <w:rFonts w:ascii="Times New Roman" w:eastAsia="Times New Roman" w:hAnsi="Times New Roman" w:cs="Times New Roman"/>
          <w:color w:val="000000"/>
          <w:sz w:val="24"/>
          <w:szCs w:val="24"/>
        </w:rPr>
      </w:pPr>
    </w:p>
    <w:p w14:paraId="00000105" w14:textId="77777777" w:rsidR="00CB53E3" w:rsidRDefault="00AE6A6D">
      <w:pPr>
        <w:pBdr>
          <w:top w:val="nil"/>
          <w:left w:val="nil"/>
          <w:bottom w:val="nil"/>
          <w:right w:val="nil"/>
          <w:between w:val="nil"/>
        </w:pBdr>
        <w:tabs>
          <w:tab w:val="left" w:pos="1134"/>
          <w:tab w:val="left" w:pos="8222"/>
          <w:tab w:val="left" w:pos="8364"/>
          <w:tab w:val="left" w:pos="8505"/>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3.19</w:t>
      </w:r>
      <w:r>
        <w:rPr>
          <w:rFonts w:ascii="Times New Roman" w:eastAsia="Times New Roman" w:hAnsi="Times New Roman" w:cs="Times New Roman"/>
          <w:color w:val="000000"/>
          <w:sz w:val="24"/>
          <w:szCs w:val="24"/>
        </w:rPr>
        <w:tab/>
        <w:t>Bluetooth Kontrol Akış Diyagramı…………………………....………………29</w:t>
      </w:r>
    </w:p>
    <w:p w14:paraId="00000106" w14:textId="77777777" w:rsidR="00CB53E3" w:rsidRDefault="00CB53E3">
      <w:pPr>
        <w:pBdr>
          <w:top w:val="nil"/>
          <w:left w:val="nil"/>
          <w:bottom w:val="nil"/>
          <w:right w:val="nil"/>
          <w:between w:val="nil"/>
        </w:pBdr>
        <w:tabs>
          <w:tab w:val="left" w:pos="1134"/>
          <w:tab w:val="left" w:pos="8222"/>
          <w:tab w:val="left" w:pos="8364"/>
          <w:tab w:val="left" w:pos="8505"/>
        </w:tabs>
        <w:spacing w:after="0" w:line="240" w:lineRule="auto"/>
        <w:rPr>
          <w:rFonts w:ascii="Times New Roman" w:eastAsia="Times New Roman" w:hAnsi="Times New Roman" w:cs="Times New Roman"/>
          <w:color w:val="000000"/>
          <w:sz w:val="24"/>
          <w:szCs w:val="24"/>
        </w:rPr>
      </w:pPr>
    </w:p>
    <w:p w14:paraId="00000107" w14:textId="77777777" w:rsidR="00CB53E3" w:rsidRDefault="00AE6A6D">
      <w:pPr>
        <w:pBdr>
          <w:top w:val="nil"/>
          <w:left w:val="nil"/>
          <w:bottom w:val="nil"/>
          <w:right w:val="nil"/>
          <w:between w:val="nil"/>
        </w:pBdr>
        <w:tabs>
          <w:tab w:val="left" w:pos="1134"/>
          <w:tab w:val="left" w:pos="8222"/>
          <w:tab w:val="left" w:pos="8364"/>
          <w:tab w:val="left" w:pos="8505"/>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3.20   Otonom Mod Akış Diyagramı……………………………………………...….30</w:t>
      </w:r>
    </w:p>
    <w:p w14:paraId="00000108" w14:textId="77777777" w:rsidR="00CB53E3" w:rsidRDefault="00CB53E3">
      <w:pPr>
        <w:pBdr>
          <w:top w:val="nil"/>
          <w:left w:val="nil"/>
          <w:bottom w:val="nil"/>
          <w:right w:val="nil"/>
          <w:between w:val="nil"/>
        </w:pBdr>
        <w:tabs>
          <w:tab w:val="left" w:pos="1134"/>
          <w:tab w:val="left" w:pos="8222"/>
          <w:tab w:val="left" w:pos="8364"/>
          <w:tab w:val="left" w:pos="8505"/>
        </w:tabs>
        <w:spacing w:after="0" w:line="240" w:lineRule="auto"/>
        <w:ind w:left="1134" w:hanging="1134"/>
        <w:rPr>
          <w:rFonts w:ascii="Times New Roman" w:eastAsia="Times New Roman" w:hAnsi="Times New Roman" w:cs="Times New Roman"/>
          <w:color w:val="000000"/>
          <w:sz w:val="24"/>
          <w:szCs w:val="24"/>
        </w:rPr>
      </w:pPr>
    </w:p>
    <w:p w14:paraId="00000109"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sz w:val="24"/>
          <w:szCs w:val="24"/>
        </w:rPr>
        <w:t>Şekil 4.1    Tekerlekler ve Vakum Aparatının Montajı ………………………..…………..31</w:t>
      </w:r>
    </w:p>
    <w:p w14:paraId="0000010A"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sz w:val="24"/>
          <w:szCs w:val="24"/>
        </w:rPr>
        <w:t>Şekil 4.2    Robotun Ön Görünümü ………………………………...……………………...32</w:t>
      </w:r>
    </w:p>
    <w:p w14:paraId="0000010B"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sz w:val="24"/>
          <w:szCs w:val="24"/>
        </w:rPr>
        <w:t>Şekil 4.3    Elektronik ve Mekanik Birimlerin Montajlanmış Hali………………….……..32</w:t>
      </w:r>
    </w:p>
    <w:p w14:paraId="0000010C"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sz w:val="24"/>
          <w:szCs w:val="24"/>
        </w:rPr>
        <w:t>Şekil 4.4    On/Off Düğmesi……………………………………….</w:t>
      </w:r>
      <w:r>
        <w:rPr>
          <w:rFonts w:ascii="Times New Roman" w:eastAsia="Times New Roman" w:hAnsi="Times New Roman" w:cs="Times New Roman"/>
          <w:sz w:val="24"/>
          <w:szCs w:val="24"/>
        </w:rPr>
        <w:t>.………………………33</w:t>
      </w:r>
    </w:p>
    <w:p w14:paraId="0000010D"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sz w:val="24"/>
          <w:szCs w:val="24"/>
        </w:rPr>
        <w:t>Şekil 4.5    Android Uygulaması ile Uzaktan Kontrol Sistemi…………………………….34</w:t>
      </w:r>
    </w:p>
    <w:p w14:paraId="0000010E" w14:textId="77777777" w:rsidR="00CB53E3" w:rsidRDefault="00CB53E3">
      <w:pPr>
        <w:rPr>
          <w:rFonts w:ascii="Times New Roman" w:eastAsia="Times New Roman" w:hAnsi="Times New Roman" w:cs="Times New Roman"/>
          <w:sz w:val="24"/>
          <w:szCs w:val="24"/>
        </w:rPr>
      </w:pPr>
    </w:p>
    <w:p w14:paraId="0000010F" w14:textId="77777777" w:rsidR="00CB53E3" w:rsidRDefault="00CB53E3">
      <w:pPr>
        <w:rPr>
          <w:rFonts w:ascii="Times New Roman" w:eastAsia="Times New Roman" w:hAnsi="Times New Roman" w:cs="Times New Roman"/>
          <w:sz w:val="24"/>
          <w:szCs w:val="24"/>
        </w:rPr>
      </w:pPr>
    </w:p>
    <w:p w14:paraId="00000110" w14:textId="77777777" w:rsidR="00CB53E3" w:rsidRDefault="00CB53E3"/>
    <w:p w14:paraId="00000111" w14:textId="77777777" w:rsidR="00CB53E3" w:rsidRDefault="00CB53E3"/>
    <w:p w14:paraId="00000112" w14:textId="77777777" w:rsidR="00CB53E3" w:rsidRDefault="00AE6A6D">
      <w:r>
        <w:br w:type="page"/>
      </w:r>
    </w:p>
    <w:p w14:paraId="00000113" w14:textId="77777777" w:rsidR="00CB53E3" w:rsidRDefault="00CB53E3"/>
    <w:p w14:paraId="00000114" w14:textId="77777777" w:rsidR="00CB53E3" w:rsidRDefault="00AE6A6D">
      <w:pPr>
        <w:pBdr>
          <w:top w:val="nil"/>
          <w:left w:val="nil"/>
          <w:bottom w:val="nil"/>
          <w:right w:val="nil"/>
          <w:between w:val="nil"/>
        </w:pBdr>
        <w:tabs>
          <w:tab w:val="left" w:pos="8505"/>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SİMGELER VE KISALTMALAR LİSTESİ</w:t>
      </w:r>
    </w:p>
    <w:p w14:paraId="00000115" w14:textId="77777777" w:rsidR="00CB53E3" w:rsidRDefault="00AE6A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IoT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Internet of Things (Nesnelerin İnterneti)</w:t>
      </w:r>
    </w:p>
    <w:p w14:paraId="00000116" w14:textId="77777777" w:rsidR="00CB53E3" w:rsidRDefault="00AE6A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I/O</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Giriş/Çıkış</w:t>
      </w:r>
    </w:p>
    <w:p w14:paraId="00000117" w14:textId="77777777" w:rsidR="00CB53E3" w:rsidRDefault="00CB53E3"/>
    <w:p w14:paraId="00000118" w14:textId="77777777" w:rsidR="00CB53E3" w:rsidRDefault="00AE6A6D">
      <w:pPr>
        <w:sectPr w:rsidR="00CB53E3">
          <w:footerReference w:type="default" r:id="rId9"/>
          <w:type w:val="continuous"/>
          <w:pgSz w:w="11906" w:h="16838"/>
          <w:pgMar w:top="1417" w:right="1417" w:bottom="1417" w:left="1417" w:header="708" w:footer="708" w:gutter="0"/>
          <w:pgNumType w:start="1"/>
          <w:cols w:space="708"/>
        </w:sectPr>
      </w:pPr>
      <w:r>
        <w:br w:type="page"/>
      </w:r>
    </w:p>
    <w:p w14:paraId="00000119" w14:textId="77777777" w:rsidR="00CB53E3" w:rsidRDefault="00AE6A6D">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1.GİRİŞ</w:t>
      </w:r>
    </w:p>
    <w:p w14:paraId="0000011A" w14:textId="77777777" w:rsidR="00CB53E3" w:rsidRDefault="00CB53E3">
      <w:pPr>
        <w:spacing w:after="0" w:line="360" w:lineRule="auto"/>
        <w:jc w:val="both"/>
        <w:rPr>
          <w:rFonts w:ascii="Times New Roman" w:eastAsia="Times New Roman" w:hAnsi="Times New Roman" w:cs="Times New Roman"/>
          <w:b/>
          <w:sz w:val="28"/>
          <w:szCs w:val="28"/>
        </w:rPr>
      </w:pPr>
      <w:bookmarkStart w:id="2" w:name="_heading=h.1fob9te" w:colFirst="0" w:colLast="0"/>
      <w:bookmarkEnd w:id="2"/>
    </w:p>
    <w:p w14:paraId="0000011B"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Günümüzde robotlar gündelik yaşantımızın giderek ağırlık kazanan bir parçası haline gelmiştir. Robotlar ve uygulama alanları, teknolojik gelişmelerle beraber, insanlar ile daha etkileşim halinde olan bir ilerleme kaydetmiştir. Robotlar, çevresin</w:t>
      </w:r>
      <w:r>
        <w:rPr>
          <w:rFonts w:ascii="Times New Roman" w:eastAsia="Times New Roman" w:hAnsi="Times New Roman" w:cs="Times New Roman"/>
          <w:sz w:val="24"/>
          <w:szCs w:val="24"/>
        </w:rPr>
        <w:t>den topladıkları bilgileri, önceden kendisine dikte edilen komutlar sayesinde yorumlayıp, bu komutlara göre belirlenen tepkiler veren elektro-mekanik makinelerdir. Başka bir deyişle; robot, algılayabilen, planlayabilen ve eylemde bulunabilen bir makinedir.</w:t>
      </w:r>
    </w:p>
    <w:p w14:paraId="0000011C"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1D"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Teknolojinin gelişmesiyle beraber evlerimizde günlük işlerimizde kolaylık sağlayan aletler de daha akıllı ve gelişmiş bir hal almıştır. Evler artık akıllı ve otomatik bir hale gelerek insanlara pek çok fayda sağlamaktadır. Yaşamımızı kolaylaşt</w:t>
      </w:r>
      <w:r>
        <w:rPr>
          <w:rFonts w:ascii="Times New Roman" w:eastAsia="Times New Roman" w:hAnsi="Times New Roman" w:cs="Times New Roman"/>
          <w:sz w:val="24"/>
          <w:szCs w:val="24"/>
        </w:rPr>
        <w:t>ıran, ev işlerinde pratik çözümler sunan temizlik robotlarının da hayatımıza girmesi kaçınılmaz olmuştur. Temizlik robotları sayesinde insanlar zamandan ve iş gücünden tasarruf sağlamaktadırlar</w:t>
      </w:r>
    </w:p>
    <w:p w14:paraId="0000011E"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1F"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Robot ev süpürgeleri evlerde kullanılabilecek roboti</w:t>
      </w:r>
      <w:r>
        <w:rPr>
          <w:rFonts w:ascii="Times New Roman" w:eastAsia="Times New Roman" w:hAnsi="Times New Roman" w:cs="Times New Roman"/>
          <w:sz w:val="24"/>
          <w:szCs w:val="24"/>
        </w:rPr>
        <w:t>k teknoloji olarak en iyi örneklerden biridir ve günlük hayata giren ilk robotlar arasında yer almaktadır. Gelişen teknolojiyle birlikte son yıllarda robotların maliyetini azaltmak için daha temiz bir robot teknolojisi kullanılmıştır ve robotların yetenekl</w:t>
      </w:r>
      <w:r>
        <w:rPr>
          <w:rFonts w:ascii="Times New Roman" w:eastAsia="Times New Roman" w:hAnsi="Times New Roman" w:cs="Times New Roman"/>
          <w:sz w:val="24"/>
          <w:szCs w:val="24"/>
        </w:rPr>
        <w:t xml:space="preserve">eri artmıştır. Robot ev süpürgeleri günümüzde otonom, uzaktan kumandalı, hafif, az yer kaplayan, sessiz çalışabilen ve daha pek çok yeni özellikleri barındıran yetenekler kazanmıştır. </w:t>
      </w:r>
    </w:p>
    <w:p w14:paraId="00000120"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21"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 çalışma çerçevesinde günümüzde çok yaygın olarak kull</w:t>
      </w:r>
      <w:r>
        <w:rPr>
          <w:rFonts w:ascii="Times New Roman" w:eastAsia="Times New Roman" w:hAnsi="Times New Roman" w:cs="Times New Roman"/>
          <w:sz w:val="24"/>
          <w:szCs w:val="24"/>
        </w:rPr>
        <w:t>anılan temizlik robot teknolojileri olarak kullanılan temizlik robot teknolojilerini inceleyerek, daha basit ve düşük maliyetli çözümler ile otonom ve bluetooth kontrol olmak üzere iki ayrı modda çalışabilen,</w:t>
      </w:r>
      <w:r>
        <w:t xml:space="preserve"> </w:t>
      </w:r>
      <w:r>
        <w:rPr>
          <w:rFonts w:ascii="Times New Roman" w:eastAsia="Times New Roman" w:hAnsi="Times New Roman" w:cs="Times New Roman"/>
          <w:sz w:val="24"/>
          <w:szCs w:val="24"/>
        </w:rPr>
        <w:t>evlerde veya ofislerde kolaylıkla kullanılabile</w:t>
      </w:r>
      <w:r>
        <w:rPr>
          <w:rFonts w:ascii="Times New Roman" w:eastAsia="Times New Roman" w:hAnsi="Times New Roman" w:cs="Times New Roman"/>
          <w:sz w:val="24"/>
          <w:szCs w:val="24"/>
        </w:rPr>
        <w:t>cek bir akıllı temizlik robotu tasarımı amaçlanmıştır. Proje kapsamında Arduino mikro denetleyicisi ve 3 boyutlu baskı teknolojileri incelenmiş olup bunlar aracılığı ile, elektronik devre tasarımı, robotik kodlama, sensör veri analizi gibi temel başlıklard</w:t>
      </w:r>
      <w:r>
        <w:rPr>
          <w:rFonts w:ascii="Times New Roman" w:eastAsia="Times New Roman" w:hAnsi="Times New Roman" w:cs="Times New Roman"/>
          <w:sz w:val="24"/>
          <w:szCs w:val="24"/>
        </w:rPr>
        <w:t>a konular incelenmiştir.</w:t>
      </w:r>
    </w:p>
    <w:p w14:paraId="00000122"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23" w14:textId="77777777" w:rsidR="00CB53E3" w:rsidRDefault="00CB53E3">
      <w:pPr>
        <w:spacing w:line="360" w:lineRule="auto"/>
        <w:jc w:val="both"/>
        <w:rPr>
          <w:rFonts w:ascii="Times New Roman" w:eastAsia="Times New Roman" w:hAnsi="Times New Roman" w:cs="Times New Roman"/>
          <w:sz w:val="24"/>
          <w:szCs w:val="24"/>
        </w:rPr>
      </w:pPr>
    </w:p>
    <w:p w14:paraId="00000124"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Tasarlanılan robotun “otonom kontrollü” ve “bluetooth kontrollü” olmak üzere iki temel çalışma seçeneği vardır. Otonom modunda çevresindeki engelleri algılayarak, engellere çarpmadan bulunduğu zemini süpürür. Böylece herhangi bir dış müdahaleye gerek</w:t>
      </w:r>
      <w:r>
        <w:rPr>
          <w:rFonts w:ascii="Times New Roman" w:eastAsia="Times New Roman" w:hAnsi="Times New Roman" w:cs="Times New Roman"/>
          <w:sz w:val="24"/>
          <w:szCs w:val="24"/>
        </w:rPr>
        <w:t xml:space="preserve"> kalmadan kendi kendine odayı temizler. Bluetooth kontrol modunda ise robot, uzaktan kumanda edilerek hareketini sağlar ve süpürme işlemi gerçekleşir. Bu seçenekte bir bölgenin ani ve hızlı şekilde temizlenebilmesi hedeflenmiştir.</w:t>
      </w:r>
    </w:p>
    <w:p w14:paraId="00000125"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26"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Robot yazıl</w:t>
      </w:r>
      <w:r>
        <w:rPr>
          <w:rFonts w:ascii="Times New Roman" w:eastAsia="Times New Roman" w:hAnsi="Times New Roman" w:cs="Times New Roman"/>
          <w:sz w:val="24"/>
          <w:szCs w:val="24"/>
        </w:rPr>
        <w:t>ım ve mekanik olmak üzere iki temel bileşenden meydana gelir. Yazılım kısmında, üzerinde bulunan sensörler ile çevresinden topladığı verileri sahip olduğu algoritmalar sayesinde yorumlar işler ve kararlar verir. Yorumladığı verileri gerekli mekanik parçala</w:t>
      </w:r>
      <w:r>
        <w:rPr>
          <w:rFonts w:ascii="Times New Roman" w:eastAsia="Times New Roman" w:hAnsi="Times New Roman" w:cs="Times New Roman"/>
          <w:sz w:val="24"/>
          <w:szCs w:val="24"/>
        </w:rPr>
        <w:t>ra göndererek eylemlerde bulunur. Mekanik kısmı ise ihtiyacı olan tüm elektronik ve mekanik parçalardan oluşmaktadır.</w:t>
      </w:r>
    </w:p>
    <w:p w14:paraId="00000127" w14:textId="77777777" w:rsidR="00CB53E3" w:rsidRDefault="00CB53E3">
      <w:pPr>
        <w:spacing w:after="0" w:line="240" w:lineRule="auto"/>
        <w:rPr>
          <w:rFonts w:ascii="Times New Roman" w:eastAsia="Times New Roman" w:hAnsi="Times New Roman" w:cs="Times New Roman"/>
          <w:sz w:val="24"/>
          <w:szCs w:val="24"/>
        </w:rPr>
      </w:pPr>
    </w:p>
    <w:p w14:paraId="00000128" w14:textId="77777777" w:rsidR="00CB53E3" w:rsidRDefault="00AE6A6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 Literatür Araştırması</w:t>
      </w:r>
    </w:p>
    <w:p w14:paraId="00000129"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2A"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Elektrikli süpürgenin icat edilme öyküsüne katkısı olan pek çok insan bulunmaktadır. Her </w:t>
      </w:r>
      <w:r>
        <w:rPr>
          <w:rFonts w:ascii="Times New Roman" w:eastAsia="Times New Roman" w:hAnsi="Times New Roman" w:cs="Times New Roman"/>
          <w:sz w:val="24"/>
          <w:szCs w:val="24"/>
        </w:rPr>
        <w:t>buluş ve patent, birbirleri üzerinde küçük iyileştirmeler yaparak bugünkü kullandığımız şeylere dönüşmüştür. Elektrikli süpürge, manuel süpürgeler aracılığıyla halı süpürme makinesinden evrimleşmiştir. Körük kullanan ilk manuel modeller 1860'larda geliştir</w:t>
      </w:r>
      <w:r>
        <w:rPr>
          <w:rFonts w:ascii="Times New Roman" w:eastAsia="Times New Roman" w:hAnsi="Times New Roman" w:cs="Times New Roman"/>
          <w:sz w:val="24"/>
          <w:szCs w:val="24"/>
        </w:rPr>
        <w:t>ildi ve ilk motorlu tasarımlar 20. yüzyılın başında ortaya çıktı. Daniel Hess 1860 yılında West Union’da elektrikli süpürgenin bir versiyonu olarak patent alan ilk kişidir. Hess’in patentine aslında elektrikli süpürge değil, halı süpürücü olarak adlandırıl</w:t>
      </w:r>
      <w:r>
        <w:rPr>
          <w:rFonts w:ascii="Times New Roman" w:eastAsia="Times New Roman" w:hAnsi="Times New Roman" w:cs="Times New Roman"/>
          <w:sz w:val="24"/>
          <w:szCs w:val="24"/>
        </w:rPr>
        <w:t>mıştır. Bu halı süpürücüde kiri toplamak için dönen yuvarlak fırçalar bulunmaktadır ve ayrıca emiş kuvveti üretmek için gövdenin üstünde ayrıntılı bir körük sistemi bulunmaktadır.[1] Şekil ‘de Daniel Hess’in patentini aldığı halı süpürücü verilmiştir.</w:t>
      </w:r>
    </w:p>
    <w:p w14:paraId="0000012B" w14:textId="77777777" w:rsidR="00CB53E3" w:rsidRDefault="00AE6A6D">
      <w:pPr>
        <w:spacing w:line="360" w:lineRule="auto"/>
        <w:jc w:val="center"/>
        <w:rPr>
          <w:rFonts w:ascii="Times New Roman" w:eastAsia="Times New Roman" w:hAnsi="Times New Roman" w:cs="Times New Roman"/>
          <w:color w:val="222222"/>
          <w:sz w:val="24"/>
          <w:szCs w:val="24"/>
          <w:highlight w:val="white"/>
        </w:rPr>
      </w:pPr>
      <w:r>
        <w:rPr>
          <w:noProof/>
        </w:rPr>
        <w:drawing>
          <wp:inline distT="0" distB="0" distL="0" distR="0" wp14:anchorId="6C509573" wp14:editId="6A824D05">
            <wp:extent cx="2310034" cy="2008802"/>
            <wp:effectExtent l="0" t="0" r="0" b="0"/>
            <wp:docPr id="265" name="image61.png" descr="metin, iç mekan, mobilya, tablo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1.png" descr="metin, iç mekan, mobilya, tablo içeren bir resim&#10;&#10;Açıklama otomatik olarak oluşturuldu"/>
                    <pic:cNvPicPr preferRelativeResize="0"/>
                  </pic:nvPicPr>
                  <pic:blipFill>
                    <a:blip r:embed="rId10"/>
                    <a:srcRect/>
                    <a:stretch>
                      <a:fillRect/>
                    </a:stretch>
                  </pic:blipFill>
                  <pic:spPr>
                    <a:xfrm>
                      <a:off x="0" y="0"/>
                      <a:ext cx="2310034" cy="2008802"/>
                    </a:xfrm>
                    <a:prstGeom prst="rect">
                      <a:avLst/>
                    </a:prstGeom>
                    <a:ln/>
                  </pic:spPr>
                </pic:pic>
              </a:graphicData>
            </a:graphic>
          </wp:inline>
        </w:drawing>
      </w:r>
      <w:r>
        <w:rPr>
          <w:rFonts w:ascii="Times New Roman" w:eastAsia="Times New Roman" w:hAnsi="Times New Roman" w:cs="Times New Roman"/>
          <w:color w:val="222222"/>
          <w:sz w:val="24"/>
          <w:szCs w:val="24"/>
          <w:highlight w:val="white"/>
        </w:rPr>
        <w:t xml:space="preserve"> </w:t>
      </w:r>
    </w:p>
    <w:p w14:paraId="0000012C" w14:textId="77777777" w:rsidR="00CB53E3" w:rsidRDefault="00AE6A6D">
      <w:pPr>
        <w:spacing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Şekil 1.1 Daniel Hess’in Halı Süpürücüsü</w:t>
      </w:r>
    </w:p>
    <w:p w14:paraId="0000012D"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İlk elektrikli süpürge veya mekanize halı süpürücü, 1868'de Ives W. McGaffey tarafından icat edildi. Makinesine “Whirlwind” adını vermiştir.  McGaffey'in icadı motorlu veya elektrikli bir elektrikli süpürge </w:t>
      </w:r>
      <w:r>
        <w:rPr>
          <w:rFonts w:ascii="Times New Roman" w:eastAsia="Times New Roman" w:hAnsi="Times New Roman" w:cs="Times New Roman"/>
          <w:sz w:val="24"/>
          <w:szCs w:val="24"/>
        </w:rPr>
        <w:t xml:space="preserve">değildi, ancak Amerika Birleşik Devletleri'ndeki ilk elle pompalanan elektrikli süpürge olarak bilinmektedir. McGaffey, güç üretmek için elle çalıştırılan krank ve modern elektrikli süpürgelere benzeyen dik duran makine nedeniyle vakumun icadı için birçok </w:t>
      </w:r>
      <w:r>
        <w:rPr>
          <w:rFonts w:ascii="Times New Roman" w:eastAsia="Times New Roman" w:hAnsi="Times New Roman" w:cs="Times New Roman"/>
          <w:sz w:val="24"/>
          <w:szCs w:val="24"/>
        </w:rPr>
        <w:t>tarihçi tarafından beğeni toplamıştır.[2]</w:t>
      </w:r>
    </w:p>
    <w:p w14:paraId="0000012E" w14:textId="77777777" w:rsidR="00CB53E3" w:rsidRDefault="00CB53E3">
      <w:pPr>
        <w:spacing w:line="360" w:lineRule="auto"/>
        <w:jc w:val="both"/>
        <w:rPr>
          <w:rFonts w:ascii="Times New Roman" w:eastAsia="Times New Roman" w:hAnsi="Times New Roman" w:cs="Times New Roman"/>
          <w:sz w:val="24"/>
          <w:szCs w:val="24"/>
        </w:rPr>
      </w:pPr>
    </w:p>
    <w:p w14:paraId="0000012F" w14:textId="77777777" w:rsidR="00CB53E3" w:rsidRDefault="00AE6A6D">
      <w:pPr>
        <w:spacing w:line="360" w:lineRule="auto"/>
        <w:jc w:val="center"/>
        <w:rPr>
          <w:rFonts w:ascii="Times New Roman" w:eastAsia="Times New Roman" w:hAnsi="Times New Roman" w:cs="Times New Roman"/>
          <w:sz w:val="24"/>
          <w:szCs w:val="24"/>
        </w:rPr>
      </w:pPr>
      <w:r>
        <w:rPr>
          <w:noProof/>
        </w:rPr>
        <w:drawing>
          <wp:inline distT="0" distB="0" distL="0" distR="0" wp14:anchorId="23D1968E" wp14:editId="3A8981FB">
            <wp:extent cx="3599755" cy="2485052"/>
            <wp:effectExtent l="0" t="0" r="0" b="0"/>
            <wp:docPr id="268" name="image65.png" descr="metin, açık hava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5.png" descr="metin, açık hava içeren bir resim&#10;&#10;Açıklama otomatik olarak oluşturuldu"/>
                    <pic:cNvPicPr preferRelativeResize="0"/>
                  </pic:nvPicPr>
                  <pic:blipFill>
                    <a:blip r:embed="rId11"/>
                    <a:srcRect/>
                    <a:stretch>
                      <a:fillRect/>
                    </a:stretch>
                  </pic:blipFill>
                  <pic:spPr>
                    <a:xfrm>
                      <a:off x="0" y="0"/>
                      <a:ext cx="3599755" cy="2485052"/>
                    </a:xfrm>
                    <a:prstGeom prst="rect">
                      <a:avLst/>
                    </a:prstGeom>
                    <a:ln/>
                  </pic:spPr>
                </pic:pic>
              </a:graphicData>
            </a:graphic>
          </wp:inline>
        </w:drawing>
      </w:r>
    </w:p>
    <w:p w14:paraId="00000130" w14:textId="77777777" w:rsidR="00CB53E3" w:rsidRDefault="00AE6A6D">
      <w:pPr>
        <w:spacing w:after="0" w:line="24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Şekil 1.2 Whirwind</w:t>
      </w:r>
    </w:p>
    <w:p w14:paraId="00000131" w14:textId="77777777" w:rsidR="00CB53E3" w:rsidRDefault="00CB53E3">
      <w:pPr>
        <w:spacing w:after="0" w:line="360" w:lineRule="auto"/>
        <w:jc w:val="center"/>
        <w:rPr>
          <w:rFonts w:ascii="Times New Roman" w:eastAsia="Times New Roman" w:hAnsi="Times New Roman" w:cs="Times New Roman"/>
          <w:color w:val="222222"/>
          <w:sz w:val="24"/>
          <w:szCs w:val="24"/>
          <w:highlight w:val="white"/>
        </w:rPr>
      </w:pPr>
    </w:p>
    <w:p w14:paraId="00000132" w14:textId="77777777" w:rsidR="00CB53E3" w:rsidRDefault="00CB53E3">
      <w:pPr>
        <w:spacing w:after="0" w:line="360" w:lineRule="auto"/>
        <w:jc w:val="both"/>
        <w:rPr>
          <w:rFonts w:ascii="Times New Roman" w:eastAsia="Times New Roman" w:hAnsi="Times New Roman" w:cs="Times New Roman"/>
          <w:color w:val="222222"/>
          <w:sz w:val="24"/>
          <w:szCs w:val="24"/>
          <w:highlight w:val="white"/>
        </w:rPr>
      </w:pPr>
    </w:p>
    <w:p w14:paraId="00000133" w14:textId="77777777" w:rsidR="00CB53E3" w:rsidRDefault="00CB53E3">
      <w:pPr>
        <w:spacing w:after="0" w:line="360" w:lineRule="auto"/>
        <w:rPr>
          <w:rFonts w:ascii="Times New Roman" w:eastAsia="Times New Roman" w:hAnsi="Times New Roman" w:cs="Times New Roman"/>
          <w:color w:val="222222"/>
          <w:sz w:val="24"/>
          <w:szCs w:val="24"/>
          <w:highlight w:val="white"/>
        </w:rPr>
      </w:pPr>
    </w:p>
    <w:p w14:paraId="00000134"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Nesiller boyunca mucitler, temizleme verimliliğini, taşınabilirliği ve erişilebilirliği artırmak için büyük iyileştirmeler yaptılar.Süpürgeler, McGaffey'in icadından bu yana önemli öl</w:t>
      </w:r>
      <w:r>
        <w:rPr>
          <w:rFonts w:ascii="Times New Roman" w:eastAsia="Times New Roman" w:hAnsi="Times New Roman" w:cs="Times New Roman"/>
          <w:sz w:val="24"/>
          <w:szCs w:val="24"/>
        </w:rPr>
        <w:t>çüde gelişmiştir.1901 yılına kadar elektrikli süpürge piyasaya sürülmemiştir.1901 yılında Hubert Cecil Booth isimli mucit, motorla çalışan bir elektrikli süpürge yaptı. Bu elektrikli süpürge, gaz kullanan ve herhangi bir fırça içermeyen içten yanmalı bir m</w:t>
      </w:r>
      <w:r>
        <w:rPr>
          <w:rFonts w:ascii="Times New Roman" w:eastAsia="Times New Roman" w:hAnsi="Times New Roman" w:cs="Times New Roman"/>
          <w:sz w:val="24"/>
          <w:szCs w:val="24"/>
        </w:rPr>
        <w:t>otordan yapılmıştır.</w:t>
      </w:r>
    </w:p>
    <w:p w14:paraId="00000135" w14:textId="77777777" w:rsidR="00CB53E3" w:rsidRDefault="00AE6A6D">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484C3D18" wp14:editId="2FD0A36D">
            <wp:extent cx="2403821" cy="1957731"/>
            <wp:effectExtent l="0" t="0" r="0" b="0"/>
            <wp:docPr id="266" name="image62.jpg" descr="metin, esk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2.jpg" descr="metin, eski içeren bir resim&#10;&#10;Açıklama otomatik olarak oluşturuldu"/>
                    <pic:cNvPicPr preferRelativeResize="0"/>
                  </pic:nvPicPr>
                  <pic:blipFill>
                    <a:blip r:embed="rId12"/>
                    <a:srcRect/>
                    <a:stretch>
                      <a:fillRect/>
                    </a:stretch>
                  </pic:blipFill>
                  <pic:spPr>
                    <a:xfrm rot="10800000">
                      <a:off x="0" y="0"/>
                      <a:ext cx="2403821" cy="1957731"/>
                    </a:xfrm>
                    <a:prstGeom prst="rect">
                      <a:avLst/>
                    </a:prstGeom>
                    <a:ln/>
                  </pic:spPr>
                </pic:pic>
              </a:graphicData>
            </a:graphic>
          </wp:inline>
        </w:drawing>
      </w:r>
    </w:p>
    <w:p w14:paraId="00000136" w14:textId="77777777" w:rsidR="00CB53E3" w:rsidRDefault="00CB53E3">
      <w:pPr>
        <w:spacing w:line="360" w:lineRule="auto"/>
        <w:jc w:val="center"/>
        <w:rPr>
          <w:rFonts w:ascii="Times New Roman" w:eastAsia="Times New Roman" w:hAnsi="Times New Roman" w:cs="Times New Roman"/>
          <w:sz w:val="24"/>
          <w:szCs w:val="24"/>
        </w:rPr>
      </w:pPr>
    </w:p>
    <w:p w14:paraId="00000137"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James Murray Spangler’in 1908 yılında icat ettiği süpürge, ilk taşınabilir elektrikli süpürge olarak bilinmektedir. Onun icadı, atlar tarafından çekilecek kadar büyük olan, binalara giremeyen ve onu çalıştırmak için daha fazla</w:t>
      </w:r>
      <w:r>
        <w:rPr>
          <w:rFonts w:ascii="Times New Roman" w:eastAsia="Times New Roman" w:hAnsi="Times New Roman" w:cs="Times New Roman"/>
          <w:sz w:val="24"/>
          <w:szCs w:val="24"/>
        </w:rPr>
        <w:t xml:space="preserve"> insana ihtiyaç duyan süpürgelere nispeten yeni ve kullanışlı elektrikli süpürgenin bir gelişmesiydi.</w:t>
      </w:r>
      <w:r>
        <w:rPr>
          <w:rFonts w:ascii="Times New Roman" w:eastAsia="Times New Roman" w:hAnsi="Times New Roman" w:cs="Times New Roman"/>
          <w:color w:val="222222"/>
          <w:sz w:val="24"/>
          <w:szCs w:val="24"/>
          <w:highlight w:val="white"/>
        </w:rPr>
        <w:t xml:space="preserve"> Süpürgenin ön kısmında döner fırçalar vardı ve küçük bir elektrikli pompa da havayı çekiyordu. İlk modelde filtre olarak bir yastık kılıfı kullanılmıştı</w:t>
      </w:r>
      <w:r>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Daha sonra </w:t>
      </w:r>
      <w:r>
        <w:rPr>
          <w:rFonts w:ascii="Times New Roman" w:eastAsia="Times New Roman" w:hAnsi="Times New Roman" w:cs="Times New Roman"/>
          <w:color w:val="222222"/>
          <w:sz w:val="24"/>
          <w:szCs w:val="24"/>
          <w:highlight w:val="white"/>
        </w:rPr>
        <w:t>bez yerine kâğıt torba kullanarak filtre temizleme sorununa son verilmiştir. Hoover kısa sürede en çok satan elektrikli süpürge üreticilerinden biri olmuştur.</w:t>
      </w:r>
      <w:r>
        <w:rPr>
          <w:rFonts w:ascii="Times New Roman" w:eastAsia="Times New Roman" w:hAnsi="Times New Roman" w:cs="Times New Roman"/>
          <w:sz w:val="24"/>
          <w:szCs w:val="24"/>
        </w:rPr>
        <w:t xml:space="preserve"> []</w:t>
      </w:r>
    </w:p>
    <w:p w14:paraId="00000138" w14:textId="77777777" w:rsidR="00CB53E3" w:rsidRDefault="00CB53E3">
      <w:pPr>
        <w:spacing w:after="0" w:line="360" w:lineRule="auto"/>
        <w:jc w:val="both"/>
        <w:rPr>
          <w:rFonts w:ascii="Times New Roman" w:eastAsia="Times New Roman" w:hAnsi="Times New Roman" w:cs="Times New Roman"/>
          <w:sz w:val="24"/>
          <w:szCs w:val="24"/>
        </w:rPr>
      </w:pPr>
    </w:p>
    <w:p w14:paraId="00000139"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1A610A" wp14:editId="7909B1AB">
            <wp:extent cx="3343847" cy="2508253"/>
            <wp:effectExtent l="0" t="0" r="0" b="0"/>
            <wp:docPr id="27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3"/>
                    <a:srcRect/>
                    <a:stretch>
                      <a:fillRect/>
                    </a:stretch>
                  </pic:blipFill>
                  <pic:spPr>
                    <a:xfrm>
                      <a:off x="0" y="0"/>
                      <a:ext cx="3343847" cy="2508253"/>
                    </a:xfrm>
                    <a:prstGeom prst="rect">
                      <a:avLst/>
                    </a:prstGeom>
                    <a:ln/>
                  </pic:spPr>
                </pic:pic>
              </a:graphicData>
            </a:graphic>
          </wp:inline>
        </w:drawing>
      </w:r>
    </w:p>
    <w:p w14:paraId="0000013A"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1.3 The Hoover</w:t>
      </w:r>
    </w:p>
    <w:p w14:paraId="0000013B" w14:textId="77777777" w:rsidR="00CB53E3" w:rsidRDefault="00CB53E3">
      <w:pPr>
        <w:jc w:val="both"/>
        <w:rPr>
          <w:rFonts w:ascii="Times New Roman" w:eastAsia="Times New Roman" w:hAnsi="Times New Roman" w:cs="Times New Roman"/>
          <w:sz w:val="24"/>
          <w:szCs w:val="24"/>
        </w:rPr>
      </w:pPr>
    </w:p>
    <w:p w14:paraId="0000013C"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3D"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Gelişen teknolojiyle ve günlük hayatın ihtiyaçlarının getirisiyle temizlik robotları da büyük önem kazanmıştır. 1990'ların sonunda ve 2000'lerin başında, sınırlı emiş gücüne sahip daha </w:t>
      </w:r>
      <w:r>
        <w:rPr>
          <w:rFonts w:ascii="Times New Roman" w:eastAsia="Times New Roman" w:hAnsi="Times New Roman" w:cs="Times New Roman"/>
          <w:sz w:val="24"/>
          <w:szCs w:val="24"/>
        </w:rPr>
        <w:lastRenderedPageBreak/>
        <w:t>verimli süpürücüler geliştirildi. Öne çıkan bazı markalar iRoomba,</w:t>
      </w:r>
      <w:r>
        <w:rPr>
          <w:rFonts w:ascii="Times New Roman" w:eastAsia="Times New Roman" w:hAnsi="Times New Roman" w:cs="Times New Roman"/>
          <w:sz w:val="24"/>
          <w:szCs w:val="24"/>
        </w:rPr>
        <w:t xml:space="preserve"> Neato ve bObsweep'tir. 1997 yılında Electrolux Trilobite adlı temizlik robotu otonom hareket edebilme becerisine sahiptir. Ticari olarak ilk defa 2001 yılında piyasa sürülmüştür. Bu robot ultrasonik sensörler ile nesnelere çarpmadan ilerleyebilmektedir.[4</w:t>
      </w:r>
      <w:r>
        <w:rPr>
          <w:rFonts w:ascii="Times New Roman" w:eastAsia="Times New Roman" w:hAnsi="Times New Roman" w:cs="Times New Roman"/>
          <w:sz w:val="24"/>
          <w:szCs w:val="24"/>
        </w:rPr>
        <w:t xml:space="preserve">]  </w:t>
      </w:r>
    </w:p>
    <w:p w14:paraId="0000013E"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3F"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2002 yılında iRobot Roomba adlı temizlik robotu piyasaya çıkmasının ardından dünyada 10 milyondan fazla satarak insanların evlerine ve işyerlerine girmiştir. Üzerinde bulunan ultrasonik ve infrared sensörleri yardımıyla engellere çarpmadan</w:t>
      </w:r>
      <w:r>
        <w:rPr>
          <w:rFonts w:ascii="Times New Roman" w:eastAsia="Times New Roman" w:hAnsi="Times New Roman" w:cs="Times New Roman"/>
          <w:sz w:val="24"/>
          <w:szCs w:val="24"/>
        </w:rPr>
        <w:t xml:space="preserve"> spiral bir biçimde ortamı temizlemeye çalışmaktadır.[5] 2011 yılında piyasaya Neato Robotics firması tarafından sürülen Neato XV serisi temizlik robotu, geniş temizlik fırçası ve lazer haritalama özelliği sayesinde tüm mekânı eksiksiz olarak temizleyebilm</w:t>
      </w:r>
      <w:r>
        <w:rPr>
          <w:rFonts w:ascii="Times New Roman" w:eastAsia="Times New Roman" w:hAnsi="Times New Roman" w:cs="Times New Roman"/>
          <w:sz w:val="24"/>
          <w:szCs w:val="24"/>
        </w:rPr>
        <w:t>e özelliğine sahiptir.</w:t>
      </w:r>
    </w:p>
    <w:p w14:paraId="00000140" w14:textId="77777777" w:rsidR="00CB53E3" w:rsidRDefault="00CB53E3">
      <w:pPr>
        <w:spacing w:after="0" w:line="360" w:lineRule="auto"/>
        <w:jc w:val="both"/>
        <w:rPr>
          <w:rFonts w:ascii="Times New Roman" w:eastAsia="Times New Roman" w:hAnsi="Times New Roman" w:cs="Times New Roman"/>
          <w:sz w:val="24"/>
          <w:szCs w:val="24"/>
        </w:rPr>
      </w:pPr>
    </w:p>
    <w:p w14:paraId="00000141"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F1E2D6" wp14:editId="7197ED01">
            <wp:extent cx="2380508" cy="2193152"/>
            <wp:effectExtent l="0" t="0" r="0" b="0"/>
            <wp:docPr id="269"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4"/>
                    <a:srcRect/>
                    <a:stretch>
                      <a:fillRect/>
                    </a:stretch>
                  </pic:blipFill>
                  <pic:spPr>
                    <a:xfrm>
                      <a:off x="0" y="0"/>
                      <a:ext cx="2380508" cy="2193152"/>
                    </a:xfrm>
                    <a:prstGeom prst="rect">
                      <a:avLst/>
                    </a:prstGeom>
                    <a:ln/>
                  </pic:spPr>
                </pic:pic>
              </a:graphicData>
            </a:graphic>
          </wp:inline>
        </w:drawing>
      </w:r>
    </w:p>
    <w:p w14:paraId="00000142" w14:textId="77777777" w:rsidR="00CB53E3" w:rsidRDefault="00CB53E3">
      <w:pPr>
        <w:spacing w:after="0" w:line="360" w:lineRule="auto"/>
        <w:jc w:val="center"/>
        <w:rPr>
          <w:rFonts w:ascii="Times New Roman" w:eastAsia="Times New Roman" w:hAnsi="Times New Roman" w:cs="Times New Roman"/>
          <w:sz w:val="24"/>
          <w:szCs w:val="24"/>
        </w:rPr>
      </w:pPr>
    </w:p>
    <w:p w14:paraId="00000143"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1.3 iRobot Roomba</w:t>
      </w:r>
    </w:p>
    <w:p w14:paraId="00000144" w14:textId="77777777" w:rsidR="00CB53E3" w:rsidRDefault="00CB53E3">
      <w:pPr>
        <w:spacing w:after="0" w:line="360" w:lineRule="auto"/>
        <w:jc w:val="both"/>
        <w:rPr>
          <w:rFonts w:ascii="Times New Roman" w:eastAsia="Times New Roman" w:hAnsi="Times New Roman" w:cs="Times New Roman"/>
          <w:sz w:val="24"/>
          <w:szCs w:val="24"/>
        </w:rPr>
      </w:pPr>
    </w:p>
    <w:p w14:paraId="00000145"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Günümüzde ise birçok marka tarafından otonom temizlik robotları üretilmeye devam etmektedir. RoboVac, Roomba iRobot, Samsung, Evovacs Ozmo gibi ürünler bunların örnekleridir.Teknolojinin gelişmesiyle</w:t>
      </w:r>
      <w:r>
        <w:rPr>
          <w:rFonts w:ascii="Times New Roman" w:eastAsia="Times New Roman" w:hAnsi="Times New Roman" w:cs="Times New Roman"/>
          <w:sz w:val="24"/>
          <w:szCs w:val="24"/>
        </w:rPr>
        <w:t xml:space="preserve"> birlikte insanlar bu temizlik robotlarıyla birlikte zamandan ve sarf ettikleri efordan tasarruf sağlamaktadırlar ve bu nedenle temizlik robotlarının piyasası büyük bir ölçüde genişlemektedir. Zaman geçtikçe üretilen temizlik robotları daha işlevsel bir ha</w:t>
      </w:r>
      <w:r>
        <w:rPr>
          <w:rFonts w:ascii="Times New Roman" w:eastAsia="Times New Roman" w:hAnsi="Times New Roman" w:cs="Times New Roman"/>
          <w:sz w:val="24"/>
          <w:szCs w:val="24"/>
        </w:rPr>
        <w:t>l almaktadır. Piyasada bulunan temizlik robotları, ev içi ve yer zeminin temizlemek amacıyla üretilmektedir.</w:t>
      </w:r>
    </w:p>
    <w:p w14:paraId="00000146" w14:textId="77777777" w:rsidR="00CB53E3" w:rsidRDefault="00CB53E3"/>
    <w:p w14:paraId="00000147" w14:textId="77777777" w:rsidR="00CB53E3" w:rsidRDefault="00AE6A6D">
      <w:pPr>
        <w:spacing w:line="360" w:lineRule="auto"/>
        <w:rPr>
          <w:rFonts w:ascii="Times New Roman" w:eastAsia="Times New Roman" w:hAnsi="Times New Roman" w:cs="Times New Roman"/>
          <w:sz w:val="24"/>
          <w:szCs w:val="24"/>
        </w:rPr>
      </w:pPr>
      <w:sdt>
        <w:sdtPr>
          <w:tag w:val="goog_rdk_0"/>
          <w:id w:val="350770459"/>
        </w:sdtPr>
        <w:sdtEndPr/>
        <w:sdtContent>
          <w:commentRangeStart w:id="3"/>
        </w:sdtContent>
      </w:sdt>
      <w:r>
        <w:rPr>
          <w:rFonts w:ascii="Times New Roman" w:eastAsia="Times New Roman" w:hAnsi="Times New Roman" w:cs="Times New Roman"/>
          <w:sz w:val="24"/>
          <w:szCs w:val="24"/>
        </w:rPr>
        <w:t xml:space="preserve">     </w:t>
      </w:r>
      <w:commentRangeEnd w:id="3"/>
      <w:r>
        <w:commentReference w:id="3"/>
      </w:r>
      <w:r>
        <w:rPr>
          <w:rFonts w:ascii="Times New Roman" w:eastAsia="Times New Roman" w:hAnsi="Times New Roman" w:cs="Times New Roman"/>
          <w:sz w:val="24"/>
          <w:szCs w:val="24"/>
        </w:rPr>
        <w:t xml:space="preserve">Bu konuda yapılmış olan akademik çalışmalar da bulunmaktadır. Vatsal Shah (2015) bir mobil uygulama üzerinden ya da otonom olarak zemin </w:t>
      </w:r>
      <w:r>
        <w:rPr>
          <w:rFonts w:ascii="Times New Roman" w:eastAsia="Times New Roman" w:hAnsi="Times New Roman" w:cs="Times New Roman"/>
          <w:sz w:val="24"/>
          <w:szCs w:val="24"/>
        </w:rPr>
        <w:t>temizleyen robot çalışması yapmıştır. Yapılan bir başka çalışma ise 2020 yılında Anshu Murdan ve Pawan Kumar Ramkissoon tarafından Android telefon kontrollü akıllı bir zemin temizleyen robot geliştirmiştir. [] Öte yandan Mohd. Shahbaz Khan ve arkadaşları (</w:t>
      </w:r>
      <w:r>
        <w:rPr>
          <w:rFonts w:ascii="Times New Roman" w:eastAsia="Times New Roman" w:hAnsi="Times New Roman" w:cs="Times New Roman"/>
          <w:sz w:val="24"/>
          <w:szCs w:val="24"/>
        </w:rPr>
        <w:t>2021) Arduino kullanarak bluetooth kontrollü temizlik robotu çalışması yapmışlardır. Süpürme ve fırçalama işlemleri insanların hem zamanlarını hem de harcadıkları güç bakımından zorluk yaşatmaktadır, bu çalışmalarıyla bu sorunlara çözüm getirmeye çalışmışl</w:t>
      </w:r>
      <w:r>
        <w:rPr>
          <w:rFonts w:ascii="Times New Roman" w:eastAsia="Times New Roman" w:hAnsi="Times New Roman" w:cs="Times New Roman"/>
          <w:sz w:val="24"/>
          <w:szCs w:val="24"/>
        </w:rPr>
        <w:t>ardır. []</w:t>
      </w:r>
    </w:p>
    <w:p w14:paraId="00000148" w14:textId="77777777" w:rsidR="00CB53E3" w:rsidRDefault="00CB53E3">
      <w:pPr>
        <w:spacing w:line="360" w:lineRule="auto"/>
        <w:rPr>
          <w:rFonts w:ascii="Times New Roman" w:eastAsia="Times New Roman" w:hAnsi="Times New Roman" w:cs="Times New Roman"/>
          <w:sz w:val="24"/>
          <w:szCs w:val="24"/>
        </w:rPr>
      </w:pPr>
    </w:p>
    <w:sdt>
      <w:sdtPr>
        <w:tag w:val="goog_rdk_1"/>
        <w:id w:val="1504858948"/>
      </w:sdtPr>
      <w:sdtEndPr/>
      <w:sdtContent>
        <w:p w14:paraId="00000149" w14:textId="77777777" w:rsidR="00CB53E3" w:rsidRPr="00CB53E3" w:rsidRDefault="00AE6A6D" w:rsidP="00CB53E3">
          <w:pPr>
            <w:spacing w:line="360" w:lineRule="auto"/>
            <w:ind w:firstLine="270"/>
            <w:rPr>
              <w:rPrChange w:id="4" w:author="osman yılmaz" w:date="2022-03-29T23:57:00Z">
                <w:rPr>
                  <w:rFonts w:ascii="Times New Roman" w:eastAsia="Times New Roman" w:hAnsi="Times New Roman" w:cs="Times New Roman"/>
                  <w:sz w:val="24"/>
                  <w:szCs w:val="24"/>
                </w:rPr>
              </w:rPrChange>
            </w:rPr>
            <w:pPrChange w:id="5" w:author="osman yılmaz" w:date="2022-03-29T23:57:00Z">
              <w:pPr>
                <w:spacing w:line="360" w:lineRule="auto"/>
              </w:pPr>
            </w:pPrChange>
          </w:pPr>
          <w:r>
            <w:rPr>
              <w:rFonts w:ascii="Times New Roman" w:eastAsia="Times New Roman" w:hAnsi="Times New Roman" w:cs="Times New Roman"/>
              <w:sz w:val="24"/>
              <w:szCs w:val="24"/>
            </w:rPr>
            <w:t>Otonom temizlik robotlarında kullanılan belli başlı kilit teknolojiler vardır. Bunlardan ilki otonom şekilde kendi kendini şarj edebilmesidir. Robot şarj istasyonunun konumunu bilir ve şarjı azaldığında sensörleri yardımıyla şarj istasyonuna otu</w:t>
          </w:r>
          <w:r>
            <w:rPr>
              <w:rFonts w:ascii="Times New Roman" w:eastAsia="Times New Roman" w:hAnsi="Times New Roman" w:cs="Times New Roman"/>
              <w:sz w:val="24"/>
              <w:szCs w:val="24"/>
            </w:rPr>
            <w:t>rur. Dışarıdan müdahaleye gerek duymadan kendi kendine şarj olması cihazın ortamı kesintisiz şekilde ve tamamen temizleyebilmesini sağlar. Diğer bir önemli teknoloji haritalamadır. Kapalı ortamlarda GPS  sinyalleri alınamadığından haritalama problematik bi</w:t>
          </w:r>
          <w:r>
            <w:rPr>
              <w:rFonts w:ascii="Times New Roman" w:eastAsia="Times New Roman" w:hAnsi="Times New Roman" w:cs="Times New Roman"/>
              <w:sz w:val="24"/>
              <w:szCs w:val="24"/>
            </w:rPr>
            <w:t>r konudur. Kapalı ortamların haritalanması, ortamdaki eşyalar, duvarlar ve objelerin algılanması için  çeşitli yöntemler kullanılan robotlar temizlik etkinliklerini arttırmaktadır. Son olarak robotun fiziksel engellere karşı aldığı önlemlerdir. Robot merdi</w:t>
          </w:r>
          <w:r>
            <w:rPr>
              <w:rFonts w:ascii="Times New Roman" w:eastAsia="Times New Roman" w:hAnsi="Times New Roman" w:cs="Times New Roman"/>
              <w:sz w:val="24"/>
              <w:szCs w:val="24"/>
            </w:rPr>
            <w:t xml:space="preserve">ven gibi bir boşluğa geldiğinde bunu algılamalı ve buradan düşmemelidir. Diğer bir fiziksel engel halı yükseltisi, kapı eşiği gibi bariyerlerdir. Robotlar bu engelleri bir şekilde aşıp temizliğe kaldığı yerden devam etmelidir. Tüm bilgiler ışığında, robot </w:t>
          </w:r>
          <w:r>
            <w:rPr>
              <w:rFonts w:ascii="Times New Roman" w:eastAsia="Times New Roman" w:hAnsi="Times New Roman" w:cs="Times New Roman"/>
              <w:sz w:val="24"/>
              <w:szCs w:val="24"/>
            </w:rPr>
            <w:t>süpürge teknolojilerinin hale gelişme aşamasında olduğu ve ciddi bir arge çalışması yapıldığı söylenebilir.</w:t>
          </w:r>
        </w:p>
      </w:sdtContent>
    </w:sdt>
    <w:p w14:paraId="0000014A" w14:textId="77777777" w:rsidR="00CB53E3" w:rsidRDefault="00CB53E3">
      <w:pPr>
        <w:spacing w:after="0" w:line="360" w:lineRule="auto"/>
        <w:jc w:val="both"/>
        <w:rPr>
          <w:rFonts w:ascii="Times New Roman" w:eastAsia="Times New Roman" w:hAnsi="Times New Roman" w:cs="Times New Roman"/>
          <w:sz w:val="24"/>
          <w:szCs w:val="24"/>
        </w:rPr>
      </w:pPr>
    </w:p>
    <w:p w14:paraId="0000014B" w14:textId="77777777" w:rsidR="00CB53E3" w:rsidRDefault="00CB53E3">
      <w:pPr>
        <w:spacing w:after="0" w:line="360" w:lineRule="auto"/>
        <w:jc w:val="both"/>
        <w:rPr>
          <w:rFonts w:ascii="Times New Roman" w:eastAsia="Times New Roman" w:hAnsi="Times New Roman" w:cs="Times New Roman"/>
          <w:sz w:val="24"/>
          <w:szCs w:val="24"/>
        </w:rPr>
      </w:pPr>
    </w:p>
    <w:p w14:paraId="0000014C" w14:textId="77777777" w:rsidR="00CB53E3" w:rsidRDefault="00CB53E3">
      <w:pPr>
        <w:spacing w:after="0" w:line="240" w:lineRule="auto"/>
        <w:jc w:val="both"/>
        <w:rPr>
          <w:rFonts w:ascii="Times New Roman" w:eastAsia="Times New Roman" w:hAnsi="Times New Roman" w:cs="Times New Roman"/>
          <w:sz w:val="24"/>
          <w:szCs w:val="24"/>
        </w:rPr>
      </w:pPr>
    </w:p>
    <w:p w14:paraId="0000014D" w14:textId="77777777" w:rsidR="00CB53E3" w:rsidRDefault="00CB53E3">
      <w:pPr>
        <w:spacing w:after="0" w:line="240" w:lineRule="auto"/>
        <w:jc w:val="both"/>
        <w:rPr>
          <w:rFonts w:ascii="Times New Roman" w:eastAsia="Times New Roman" w:hAnsi="Times New Roman" w:cs="Times New Roman"/>
          <w:b/>
          <w:sz w:val="28"/>
          <w:szCs w:val="28"/>
        </w:rPr>
      </w:pPr>
    </w:p>
    <w:p w14:paraId="0000014E" w14:textId="77777777" w:rsidR="00CB53E3" w:rsidRDefault="00AE6A6D">
      <w:pPr>
        <w:jc w:val="center"/>
        <w:rPr>
          <w:rFonts w:ascii="Times New Roman" w:eastAsia="Times New Roman" w:hAnsi="Times New Roman" w:cs="Times New Roman"/>
          <w:sz w:val="24"/>
          <w:szCs w:val="24"/>
        </w:rPr>
      </w:pPr>
      <w:r>
        <w:br w:type="page"/>
      </w:r>
      <w:r>
        <w:rPr>
          <w:rFonts w:ascii="Times New Roman" w:eastAsia="Times New Roman" w:hAnsi="Times New Roman" w:cs="Times New Roman"/>
          <w:b/>
          <w:sz w:val="28"/>
          <w:szCs w:val="28"/>
        </w:rPr>
        <w:lastRenderedPageBreak/>
        <w:t>2.KURAMSAL ALTYAPI</w:t>
      </w:r>
    </w:p>
    <w:p w14:paraId="0000014F" w14:textId="77777777" w:rsidR="00CB53E3" w:rsidRDefault="00CB53E3">
      <w:pPr>
        <w:spacing w:after="0" w:line="360" w:lineRule="auto"/>
        <w:jc w:val="center"/>
        <w:rPr>
          <w:rFonts w:ascii="Times New Roman" w:eastAsia="Times New Roman" w:hAnsi="Times New Roman" w:cs="Times New Roman"/>
          <w:b/>
          <w:sz w:val="28"/>
          <w:szCs w:val="28"/>
        </w:rPr>
      </w:pPr>
    </w:p>
    <w:p w14:paraId="00000150" w14:textId="77777777" w:rsidR="00CB53E3" w:rsidRDefault="00AE6A6D">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2.1. Elektrikli Süpürge (Vacuum Cleaner) Çalışma Prensibi</w:t>
      </w:r>
    </w:p>
    <w:p w14:paraId="00000151"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Elektrikli süpürgeler geçmişten günümüzde ev temizliğinde kullanılan oldukça yaygın bir ev aletidir.Elektrikli süpürgeler ve yardımcı parçaları evlerde pek çok yüzeyde bulunan tozla</w:t>
      </w:r>
      <w:r>
        <w:rPr>
          <w:rFonts w:ascii="Times New Roman" w:eastAsia="Times New Roman" w:hAnsi="Times New Roman" w:cs="Times New Roman"/>
          <w:sz w:val="24"/>
          <w:szCs w:val="24"/>
        </w:rPr>
        <w:t>rı ortadan kaldırmak için kullanılmaktadır. Temizlikte harcanan insan enerjisini aza indirir. Şebekeden aldığı elektrik enerjisiyle çalışmaktadır.</w:t>
      </w:r>
    </w:p>
    <w:p w14:paraId="00000152" w14:textId="77777777" w:rsidR="00CB53E3" w:rsidRDefault="00CB53E3">
      <w:pPr>
        <w:spacing w:after="0" w:line="360" w:lineRule="auto"/>
        <w:rPr>
          <w:rFonts w:ascii="Times New Roman" w:eastAsia="Times New Roman" w:hAnsi="Times New Roman" w:cs="Times New Roman"/>
          <w:sz w:val="24"/>
          <w:szCs w:val="24"/>
        </w:rPr>
      </w:pPr>
    </w:p>
    <w:p w14:paraId="00000153" w14:textId="77777777" w:rsidR="00CB53E3" w:rsidRDefault="00AE6A6D">
      <w:pPr>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        Elektrikli süpürgelerin çalışma prensibi şöyledir;</w:t>
      </w:r>
      <w:r>
        <w:rPr>
          <w:rFonts w:ascii="Times New Roman" w:eastAsia="Times New Roman" w:hAnsi="Times New Roman" w:cs="Times New Roman"/>
          <w:color w:val="222222"/>
          <w:sz w:val="24"/>
          <w:szCs w:val="24"/>
          <w:highlight w:val="white"/>
        </w:rPr>
        <w:t xml:space="preserve"> çalıştırıldığı anda motor gücüne bağlı olarak mot</w:t>
      </w:r>
      <w:r>
        <w:rPr>
          <w:rFonts w:ascii="Times New Roman" w:eastAsia="Times New Roman" w:hAnsi="Times New Roman" w:cs="Times New Roman"/>
          <w:color w:val="222222"/>
          <w:sz w:val="24"/>
          <w:szCs w:val="24"/>
          <w:highlight w:val="white"/>
        </w:rPr>
        <w:t>orda bulunan pervaneler çalışır ve fan sisteminin faaliyete geçmesiyle hava sirkülasyonu oluşur. Bu sirkülasyon sırasında bir emiş gücü oluşur. Bu şekilde tozlar emme girişinden girerken, hava egzoz çıkışından çıkmaktadır. Emiş gücüyle birlikte tozları haz</w:t>
      </w:r>
      <w:r>
        <w:rPr>
          <w:rFonts w:ascii="Times New Roman" w:eastAsia="Times New Roman" w:hAnsi="Times New Roman" w:cs="Times New Roman"/>
          <w:color w:val="222222"/>
          <w:sz w:val="24"/>
          <w:szCs w:val="24"/>
          <w:highlight w:val="white"/>
        </w:rPr>
        <w:t>ne içerisinde toplanır.[6]</w:t>
      </w:r>
    </w:p>
    <w:p w14:paraId="00000154" w14:textId="77777777" w:rsidR="00CB53E3" w:rsidRDefault="00CB53E3">
      <w:pPr>
        <w:spacing w:after="0" w:line="360" w:lineRule="auto"/>
        <w:rPr>
          <w:rFonts w:ascii="Times New Roman" w:eastAsia="Times New Roman" w:hAnsi="Times New Roman" w:cs="Times New Roman"/>
          <w:color w:val="222222"/>
          <w:sz w:val="24"/>
          <w:szCs w:val="24"/>
          <w:highlight w:val="white"/>
        </w:rPr>
      </w:pPr>
    </w:p>
    <w:p w14:paraId="00000155" w14:textId="77777777" w:rsidR="00CB53E3" w:rsidRDefault="00CB53E3">
      <w:pPr>
        <w:spacing w:after="0" w:line="360" w:lineRule="auto"/>
        <w:jc w:val="center"/>
        <w:rPr>
          <w:rFonts w:ascii="Times New Roman" w:eastAsia="Times New Roman" w:hAnsi="Times New Roman" w:cs="Times New Roman"/>
          <w:sz w:val="24"/>
          <w:szCs w:val="24"/>
        </w:rPr>
      </w:pPr>
    </w:p>
    <w:p w14:paraId="00000156"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6C2138" wp14:editId="0B4343E1">
            <wp:extent cx="3659965" cy="3940513"/>
            <wp:effectExtent l="0" t="0" r="0" b="0"/>
            <wp:docPr id="272"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19"/>
                    <a:srcRect r="47212"/>
                    <a:stretch>
                      <a:fillRect/>
                    </a:stretch>
                  </pic:blipFill>
                  <pic:spPr>
                    <a:xfrm>
                      <a:off x="0" y="0"/>
                      <a:ext cx="3659965" cy="3940513"/>
                    </a:xfrm>
                    <a:prstGeom prst="rect">
                      <a:avLst/>
                    </a:prstGeom>
                    <a:ln/>
                  </pic:spPr>
                </pic:pic>
              </a:graphicData>
            </a:graphic>
          </wp:inline>
        </w:drawing>
      </w:r>
    </w:p>
    <w:p w14:paraId="00000157" w14:textId="77777777" w:rsidR="00CB53E3" w:rsidRDefault="00AE6A6D">
      <w:pPr>
        <w:tabs>
          <w:tab w:val="left" w:pos="373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Şekil 2.1 Elektrikli Süpürgenin Çalışma Prensibi</w:t>
      </w:r>
    </w:p>
    <w:p w14:paraId="00000158" w14:textId="77777777" w:rsidR="00CB53E3" w:rsidRDefault="00CB53E3">
      <w:pPr>
        <w:tabs>
          <w:tab w:val="left" w:pos="3735"/>
        </w:tabs>
        <w:spacing w:after="0" w:line="360" w:lineRule="auto"/>
        <w:rPr>
          <w:rFonts w:ascii="Times New Roman" w:eastAsia="Times New Roman" w:hAnsi="Times New Roman" w:cs="Times New Roman"/>
          <w:sz w:val="24"/>
          <w:szCs w:val="24"/>
        </w:rPr>
      </w:pPr>
    </w:p>
    <w:p w14:paraId="00000159" w14:textId="77777777" w:rsidR="00CB53E3" w:rsidRDefault="00CB53E3">
      <w:pPr>
        <w:tabs>
          <w:tab w:val="left" w:pos="3735"/>
        </w:tabs>
        <w:spacing w:after="0" w:line="360" w:lineRule="auto"/>
        <w:rPr>
          <w:rFonts w:ascii="Times New Roman" w:eastAsia="Times New Roman" w:hAnsi="Times New Roman" w:cs="Times New Roman"/>
          <w:sz w:val="24"/>
          <w:szCs w:val="24"/>
        </w:rPr>
      </w:pPr>
    </w:p>
    <w:p w14:paraId="0000015A" w14:textId="77777777" w:rsidR="00CB53E3" w:rsidRDefault="00AE6A6D">
      <w:pPr>
        <w:tabs>
          <w:tab w:val="left" w:pos="373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000015B" w14:textId="77777777" w:rsidR="00CB53E3" w:rsidRDefault="00AE6A6D">
      <w:pPr>
        <w:tabs>
          <w:tab w:val="left" w:pos="373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Günümüzde ise çeşitli talepler için çeşitli şekillerde ve markalarda süpürge bulmak mümkündür. En yaygın olanları ise; kablosuz, el</w:t>
      </w:r>
      <w:r>
        <w:rPr>
          <w:rFonts w:ascii="Times New Roman" w:eastAsia="Times New Roman" w:hAnsi="Times New Roman" w:cs="Times New Roman"/>
          <w:sz w:val="24"/>
          <w:szCs w:val="24"/>
        </w:rPr>
        <w:t>de tutulan, dikey süpürgeler ve otomatik süpürgelerdir.Şekil 2.2’de gösterilmiştir.</w:t>
      </w:r>
    </w:p>
    <w:p w14:paraId="0000015C" w14:textId="77777777" w:rsidR="00CB53E3" w:rsidRDefault="00AE6A6D">
      <w:pPr>
        <w:tabs>
          <w:tab w:val="left" w:pos="373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8FBCD2" wp14:editId="5B4B92F6">
            <wp:extent cx="5760720" cy="2335530"/>
            <wp:effectExtent l="0" t="0" r="0" b="0"/>
            <wp:docPr id="271" name="image67.jpg" descr="elektrik süpürgesi, cihaz, iç mekan, öğeler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7.jpg" descr="elektrik süpürgesi, cihaz, iç mekan, öğeler içeren bir resim&#10;&#10;Açıklama otomatik olarak oluşturuldu"/>
                    <pic:cNvPicPr preferRelativeResize="0"/>
                  </pic:nvPicPr>
                  <pic:blipFill>
                    <a:blip r:embed="rId20"/>
                    <a:srcRect/>
                    <a:stretch>
                      <a:fillRect/>
                    </a:stretch>
                  </pic:blipFill>
                  <pic:spPr>
                    <a:xfrm>
                      <a:off x="0" y="0"/>
                      <a:ext cx="5760720" cy="2335530"/>
                    </a:xfrm>
                    <a:prstGeom prst="rect">
                      <a:avLst/>
                    </a:prstGeom>
                    <a:ln/>
                  </pic:spPr>
                </pic:pic>
              </a:graphicData>
            </a:graphic>
          </wp:inline>
        </w:drawing>
      </w:r>
    </w:p>
    <w:p w14:paraId="0000015D" w14:textId="77777777" w:rsidR="00CB53E3" w:rsidRDefault="00AE6A6D">
      <w:pPr>
        <w:tabs>
          <w:tab w:val="left" w:pos="373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Şekil 2.2 Elektrikli Süpürge Çeşitleri</w:t>
      </w:r>
    </w:p>
    <w:p w14:paraId="0000015E" w14:textId="77777777" w:rsidR="00CB53E3" w:rsidRDefault="00AE6A6D">
      <w:pPr>
        <w:tabs>
          <w:tab w:val="left" w:pos="373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5F" w14:textId="77777777" w:rsidR="00CB53E3" w:rsidRDefault="00CB53E3">
      <w:pPr>
        <w:spacing w:after="0" w:line="360" w:lineRule="auto"/>
        <w:rPr>
          <w:rFonts w:ascii="Times New Roman" w:eastAsia="Times New Roman" w:hAnsi="Times New Roman" w:cs="Times New Roman"/>
          <w:b/>
          <w:sz w:val="28"/>
          <w:szCs w:val="28"/>
        </w:rPr>
      </w:pPr>
    </w:p>
    <w:p w14:paraId="00000160" w14:textId="77777777" w:rsidR="00CB53E3" w:rsidRDefault="00CB53E3">
      <w:pPr>
        <w:spacing w:after="0" w:line="360" w:lineRule="auto"/>
        <w:rPr>
          <w:rFonts w:ascii="Times New Roman" w:eastAsia="Times New Roman" w:hAnsi="Times New Roman" w:cs="Times New Roman"/>
          <w:b/>
          <w:sz w:val="28"/>
          <w:szCs w:val="28"/>
        </w:rPr>
      </w:pPr>
    </w:p>
    <w:p w14:paraId="00000161" w14:textId="77777777" w:rsidR="00CB53E3" w:rsidRDefault="00AE6A6D">
      <w:pPr>
        <w:rPr>
          <w:rFonts w:ascii="Times New Roman" w:eastAsia="Times New Roman" w:hAnsi="Times New Roman" w:cs="Times New Roman"/>
          <w:b/>
          <w:sz w:val="28"/>
          <w:szCs w:val="28"/>
        </w:rPr>
      </w:pPr>
      <w:r>
        <w:br w:type="page"/>
      </w:r>
    </w:p>
    <w:p w14:paraId="00000162" w14:textId="77777777" w:rsidR="00CB53E3" w:rsidRDefault="00AE6A6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ROBOTUN KATMANLARI</w:t>
      </w:r>
    </w:p>
    <w:p w14:paraId="00000163"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64"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 bölümde tasarlanan robotun genel yapısından bahsediliştir. Robotta yer alan bütün elektronik ve mekanik bileşenler teker teker ele alınmıştır.</w:t>
      </w:r>
    </w:p>
    <w:p w14:paraId="00000165" w14:textId="77777777" w:rsidR="00CB53E3" w:rsidRDefault="00CB53E3">
      <w:pPr>
        <w:spacing w:after="0" w:line="360" w:lineRule="auto"/>
        <w:rPr>
          <w:rFonts w:ascii="Times New Roman" w:eastAsia="Times New Roman" w:hAnsi="Times New Roman" w:cs="Times New Roman"/>
          <w:sz w:val="24"/>
          <w:szCs w:val="24"/>
        </w:rPr>
      </w:pPr>
    </w:p>
    <w:p w14:paraId="00000166" w14:textId="77777777" w:rsidR="00CB53E3" w:rsidRDefault="00AE6A6D">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Robotun Genel Yapısı</w:t>
      </w:r>
    </w:p>
    <w:p w14:paraId="00000167" w14:textId="77777777" w:rsidR="00CB53E3" w:rsidRDefault="00CB53E3">
      <w:pPr>
        <w:spacing w:after="0" w:line="360" w:lineRule="auto"/>
        <w:rPr>
          <w:rFonts w:ascii="Times New Roman" w:eastAsia="Times New Roman" w:hAnsi="Times New Roman" w:cs="Times New Roman"/>
          <w:sz w:val="24"/>
          <w:szCs w:val="24"/>
        </w:rPr>
      </w:pPr>
    </w:p>
    <w:p w14:paraId="00000168"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Tasarlanan robotun temel bileşenleri mekaniksel tasarım, donanım</w:t>
      </w:r>
      <w:r>
        <w:rPr>
          <w:rFonts w:ascii="Times New Roman" w:eastAsia="Times New Roman" w:hAnsi="Times New Roman" w:cs="Times New Roman"/>
          <w:sz w:val="24"/>
          <w:szCs w:val="24"/>
        </w:rPr>
        <w:t xml:space="preserve"> tasarımı ve yazılımdır. Mekaniksel tasarımda, aracın düz bir zeminde savrulmadan dengeli bir şekilde ilerlemesi çok önemlidir. Robotun mekanik tasarımı, kullanılan tüm elektronik ve mekanik parçaların uygun bir şekilde yerleştirileceği şekilde yapılmıştır</w:t>
      </w:r>
      <w:r>
        <w:rPr>
          <w:rFonts w:ascii="Times New Roman" w:eastAsia="Times New Roman" w:hAnsi="Times New Roman" w:cs="Times New Roman"/>
          <w:sz w:val="24"/>
          <w:szCs w:val="24"/>
        </w:rPr>
        <w:t>. Kullanılan parçaların boyutları dikkate alınarak tasarım gerçekleştirilmiştir.</w:t>
      </w:r>
    </w:p>
    <w:p w14:paraId="00000169" w14:textId="77777777" w:rsidR="00CB53E3" w:rsidRDefault="00CB53E3">
      <w:pPr>
        <w:spacing w:after="0" w:line="360" w:lineRule="auto"/>
        <w:jc w:val="both"/>
        <w:rPr>
          <w:rFonts w:ascii="Times New Roman" w:eastAsia="Times New Roman" w:hAnsi="Times New Roman" w:cs="Times New Roman"/>
          <w:sz w:val="24"/>
          <w:szCs w:val="24"/>
        </w:rPr>
      </w:pPr>
    </w:p>
    <w:p w14:paraId="0000016A"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Donanım tasarım kısmında ise robotun ihtiyaç duyduğu tüm sensörler, modüller, motor sürücüler,motorlar, tekerlerlekler, mikrodenetleyici ve güç kaynağı birbiriyle uyum</w:t>
      </w:r>
      <w:r>
        <w:rPr>
          <w:rFonts w:ascii="Times New Roman" w:eastAsia="Times New Roman" w:hAnsi="Times New Roman" w:cs="Times New Roman"/>
          <w:sz w:val="24"/>
          <w:szCs w:val="24"/>
        </w:rPr>
        <w:t xml:space="preserve"> içinde çalışabilecek biçimde seçilmiştir.</w:t>
      </w:r>
    </w:p>
    <w:p w14:paraId="0000016B"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6C"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Yazılım bileşenleri için ise tüm gereksinimlere cevap verebilecek bir mikrodenetleyici seçilmiştir. Algoritmalar ise C programlama dili kullanılarak oluşturulmuştur. Bir Android uygulaması geliştiri</w:t>
      </w:r>
      <w:r>
        <w:rPr>
          <w:rFonts w:ascii="Times New Roman" w:eastAsia="Times New Roman" w:hAnsi="Times New Roman" w:cs="Times New Roman"/>
          <w:sz w:val="24"/>
          <w:szCs w:val="24"/>
        </w:rPr>
        <w:t xml:space="preserve">lerek, robotun hangi modda çalışacağı kullanıcıya seçenek olarak sunulmuştur. Kullanıcı bu uygulamayı kullanarak, dilerse otonom modda ya da kendisi manuel olarak bluetooth kontrol modu sayesinde robotu kullanabilecektir. Robotun açılıp kapanması için bir </w:t>
      </w:r>
      <w:r>
        <w:rPr>
          <w:rFonts w:ascii="Times New Roman" w:eastAsia="Times New Roman" w:hAnsi="Times New Roman" w:cs="Times New Roman"/>
          <w:sz w:val="24"/>
          <w:szCs w:val="24"/>
        </w:rPr>
        <w:t>on/off düğme sistemi geliştirilmiştir.</w:t>
      </w:r>
    </w:p>
    <w:p w14:paraId="0000016D"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6E"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Robotun temel çalışma mantığına değinecek olursak; sensörlerden ve bluetooth modülünden gelen verileri, mikrodenetleyici toplar. Daha sonra toplamış olduğu bu verileri sahip olduğu çeşitli algoritmal</w:t>
      </w:r>
      <w:r>
        <w:rPr>
          <w:rFonts w:ascii="Times New Roman" w:eastAsia="Times New Roman" w:hAnsi="Times New Roman" w:cs="Times New Roman"/>
          <w:sz w:val="24"/>
          <w:szCs w:val="24"/>
        </w:rPr>
        <w:t>ar sayesinde nasıl komut vereceğini hesaplar ve motor sürücüler yardımıyla motorlara ileterek robotun hareketini ve robotun temizlik görevini yapmasını sağlamaktadır.Şekil 3.1’de tasarlanan robotun blok diyagramı verilmiştir.</w:t>
      </w:r>
    </w:p>
    <w:p w14:paraId="0000016F" w14:textId="77777777" w:rsidR="00CB53E3" w:rsidRDefault="00CB53E3">
      <w:pPr>
        <w:spacing w:after="0" w:line="360" w:lineRule="auto"/>
        <w:jc w:val="both"/>
        <w:rPr>
          <w:rFonts w:ascii="Times New Roman" w:eastAsia="Times New Roman" w:hAnsi="Times New Roman" w:cs="Times New Roman"/>
          <w:sz w:val="24"/>
          <w:szCs w:val="24"/>
        </w:rPr>
      </w:pPr>
    </w:p>
    <w:p w14:paraId="00000170" w14:textId="77777777" w:rsidR="00CB53E3" w:rsidRDefault="00CB53E3">
      <w:pPr>
        <w:spacing w:after="0" w:line="360" w:lineRule="auto"/>
        <w:rPr>
          <w:rFonts w:ascii="Times New Roman" w:eastAsia="Times New Roman" w:hAnsi="Times New Roman" w:cs="Times New Roman"/>
          <w:sz w:val="24"/>
          <w:szCs w:val="24"/>
        </w:rPr>
      </w:pPr>
    </w:p>
    <w:p w14:paraId="00000171" w14:textId="77777777" w:rsidR="00CB53E3" w:rsidRDefault="00CB53E3">
      <w:pPr>
        <w:spacing w:after="0" w:line="360" w:lineRule="auto"/>
        <w:rPr>
          <w:rFonts w:ascii="Times New Roman" w:eastAsia="Times New Roman" w:hAnsi="Times New Roman" w:cs="Times New Roman"/>
          <w:sz w:val="24"/>
          <w:szCs w:val="24"/>
        </w:rPr>
      </w:pPr>
    </w:p>
    <w:p w14:paraId="00000172"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73" w14:textId="77777777" w:rsidR="00CB53E3" w:rsidRDefault="00CB53E3">
      <w:pPr>
        <w:spacing w:after="0" w:line="360" w:lineRule="auto"/>
        <w:rPr>
          <w:rFonts w:ascii="Times New Roman" w:eastAsia="Times New Roman" w:hAnsi="Times New Roman" w:cs="Times New Roman"/>
          <w:sz w:val="24"/>
          <w:szCs w:val="24"/>
        </w:rPr>
      </w:pPr>
    </w:p>
    <w:p w14:paraId="00000174" w14:textId="77777777" w:rsidR="00CB53E3" w:rsidRDefault="00CB53E3">
      <w:pPr>
        <w:spacing w:after="0" w:line="360" w:lineRule="auto"/>
        <w:rPr>
          <w:rFonts w:ascii="Times New Roman" w:eastAsia="Times New Roman" w:hAnsi="Times New Roman" w:cs="Times New Roman"/>
          <w:sz w:val="24"/>
          <w:szCs w:val="24"/>
        </w:rPr>
      </w:pPr>
    </w:p>
    <w:p w14:paraId="00000175" w14:textId="77777777" w:rsidR="00CB53E3" w:rsidRDefault="00CB53E3">
      <w:pPr>
        <w:spacing w:after="0" w:line="360" w:lineRule="auto"/>
        <w:rPr>
          <w:rFonts w:ascii="Times New Roman" w:eastAsia="Times New Roman" w:hAnsi="Times New Roman" w:cs="Times New Roman"/>
          <w:sz w:val="24"/>
          <w:szCs w:val="24"/>
        </w:rPr>
      </w:pPr>
    </w:p>
    <w:p w14:paraId="00000176" w14:textId="77777777" w:rsidR="00CB53E3" w:rsidRDefault="00AE6A6D">
      <w:pPr>
        <w:spacing w:after="0" w:line="36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hidden="0" allowOverlap="1" wp14:anchorId="7D51DCED" wp14:editId="48957013">
                <wp:simplePos x="0" y="0"/>
                <wp:positionH relativeFrom="column">
                  <wp:posOffset>1231900</wp:posOffset>
                </wp:positionH>
                <wp:positionV relativeFrom="paragraph">
                  <wp:posOffset>-304799</wp:posOffset>
                </wp:positionV>
                <wp:extent cx="1374775" cy="869950"/>
                <wp:effectExtent l="0" t="0" r="0" b="0"/>
                <wp:wrapNone/>
                <wp:docPr id="213" name="Dikdörtgen: Köşeleri Yuvarlatılmış 213"/>
                <wp:cNvGraphicFramePr/>
                <a:graphic xmlns:a="http://schemas.openxmlformats.org/drawingml/2006/main">
                  <a:graphicData uri="http://schemas.microsoft.com/office/word/2010/wordprocessingShape">
                    <wps:wsp>
                      <wps:cNvSpPr/>
                      <wps:spPr>
                        <a:xfrm>
                          <a:off x="4664963" y="3351375"/>
                          <a:ext cx="1362075" cy="857250"/>
                        </a:xfrm>
                        <a:prstGeom prst="roundRect">
                          <a:avLst>
                            <a:gd name="adj" fmla="val 16667"/>
                          </a:avLst>
                        </a:prstGeom>
                        <a:gradFill>
                          <a:gsLst>
                            <a:gs pos="0">
                              <a:srgbClr val="81B861"/>
                            </a:gs>
                            <a:gs pos="25000">
                              <a:srgbClr val="6FB242"/>
                            </a:gs>
                            <a:gs pos="50000">
                              <a:srgbClr val="61A235"/>
                            </a:gs>
                            <a:gs pos="75000">
                              <a:srgbClr val="6FB242"/>
                            </a:gs>
                            <a:gs pos="100000">
                              <a:srgbClr val="81B861"/>
                            </a:gs>
                          </a:gsLst>
                          <a:lin ang="5400000" scaled="0"/>
                        </a:gradFill>
                        <a:ln w="12700" cap="flat" cmpd="sng">
                          <a:solidFill>
                            <a:schemeClr val="accent6"/>
                          </a:solidFill>
                          <a:prstDash val="solid"/>
                          <a:round/>
                          <a:headEnd type="none" w="sm" len="sm"/>
                          <a:tailEnd type="none" w="sm" len="sm"/>
                        </a:ln>
                        <a:effectLst>
                          <a:outerShdw blurRad="57150" dist="28398" dir="3806097" algn="ctr" rotWithShape="0">
                            <a:srgbClr val="375623"/>
                          </a:outerShdw>
                        </a:effectLst>
                      </wps:spPr>
                      <wps:txbx>
                        <w:txbxContent>
                          <w:p w14:paraId="47356825" w14:textId="77777777" w:rsidR="00CB53E3" w:rsidRDefault="00AE6A6D">
                            <w:pPr>
                              <w:spacing w:line="258" w:lineRule="auto"/>
                              <w:jc w:val="center"/>
                              <w:textDirection w:val="btLr"/>
                            </w:pPr>
                            <w:r>
                              <w:rPr>
                                <w:b/>
                                <w:color w:val="000000"/>
                              </w:rPr>
                              <w:t>INFRARED SENSÖR</w:t>
                            </w:r>
                          </w:p>
                        </w:txbxContent>
                      </wps:txbx>
                      <wps:bodyPr spcFirstLastPara="1" wrap="square" lIns="91425" tIns="45700" rIns="91425" bIns="45700" anchor="ctr" anchorCtr="0">
                        <a:noAutofit/>
                      </wps:bodyPr>
                    </wps:wsp>
                  </a:graphicData>
                </a:graphic>
              </wp:anchor>
            </w:drawing>
          </mc:Choice>
          <mc:Fallback>
            <w:pict>
              <v:roundrect w14:anchorId="7D51DCED" id="Dikdörtgen: Köşeleri Yuvarlatılmış 213" o:spid="_x0000_s1026" style="position:absolute;margin-left:97pt;margin-top:-24pt;width:108.25pt;height:68.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" fillcolor="#81b861" strokecolor="#70ad47 [3209]" strokeweight="1pt">
                <v:fill color2="#81b861" colors="0 #81b861;.25 #6fb242;.5 #61a235;.75 #6fb242;1 #81b861" focus="100%" type="gradient">
                  <o:fill v:ext="view" type="gradientUnscaled"/>
                </v:fill>
                <v:stroke startarrowwidth="narrow" startarrowlength="short" endarrowwidth="narrow" endarrowlength="short"/>
                <v:shadow on="t" color="#375623" offset="1pt"/>
                <v:textbox inset="2.53958mm,1.2694mm,2.53958mm,1.2694mm">
                  <w:txbxContent>
                    <w:p w14:paraId="47356825" w14:textId="77777777" w:rsidR="00CB53E3" w:rsidRDefault="00AE6A6D">
                      <w:pPr>
                        <w:spacing w:line="258" w:lineRule="auto"/>
                        <w:jc w:val="center"/>
                        <w:textDirection w:val="btLr"/>
                      </w:pPr>
                      <w:r>
                        <w:rPr>
                          <w:b/>
                          <w:color w:val="000000"/>
                        </w:rPr>
                        <w:t>INFRARED SENSÖR</w:t>
                      </w:r>
                    </w:p>
                  </w:txbxContent>
                </v:textbox>
              </v:roundrect>
            </w:pict>
          </mc:Fallback>
        </mc:AlternateContent>
      </w:r>
    </w:p>
    <w:p w14:paraId="00000177" w14:textId="77777777" w:rsidR="00CB53E3" w:rsidRDefault="00CB53E3">
      <w:pPr>
        <w:spacing w:after="0" w:line="360" w:lineRule="auto"/>
        <w:rPr>
          <w:rFonts w:ascii="Times New Roman" w:eastAsia="Times New Roman" w:hAnsi="Times New Roman" w:cs="Times New Roman"/>
          <w:sz w:val="24"/>
          <w:szCs w:val="24"/>
        </w:rPr>
      </w:pPr>
    </w:p>
    <w:p w14:paraId="00000178" w14:textId="77777777" w:rsidR="00CB53E3" w:rsidRDefault="00AE6A6D">
      <w:pPr>
        <w:spacing w:after="0" w:line="36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9264" behindDoc="0" locked="0" layoutInCell="1" hidden="0" allowOverlap="1" wp14:anchorId="27F96C09" wp14:editId="26B254A9">
                <wp:simplePos x="0" y="0"/>
                <wp:positionH relativeFrom="column">
                  <wp:posOffset>1803400</wp:posOffset>
                </wp:positionH>
                <wp:positionV relativeFrom="paragraph">
                  <wp:posOffset>177800</wp:posOffset>
                </wp:positionV>
                <wp:extent cx="209550" cy="323850"/>
                <wp:effectExtent l="0" t="0" r="0" b="0"/>
                <wp:wrapNone/>
                <wp:docPr id="208" name="Ok: Aşağı 208"/>
                <wp:cNvGraphicFramePr/>
                <a:graphic xmlns:a="http://schemas.openxmlformats.org/drawingml/2006/main">
                  <a:graphicData uri="http://schemas.microsoft.com/office/word/2010/wordprocessingShape">
                    <wps:wsp>
                      <wps:cNvSpPr/>
                      <wps:spPr>
                        <a:xfrm>
                          <a:off x="5245988" y="3622838"/>
                          <a:ext cx="200025" cy="314325"/>
                        </a:xfrm>
                        <a:prstGeom prst="downArrow">
                          <a:avLst>
                            <a:gd name="adj1" fmla="val 50000"/>
                            <a:gd name="adj2" fmla="val 50000"/>
                          </a:avLst>
                        </a:prstGeom>
                        <a:gradFill>
                          <a:gsLst>
                            <a:gs pos="0">
                              <a:srgbClr val="7FB75F"/>
                            </a:gs>
                            <a:gs pos="50000">
                              <a:srgbClr val="6EB141"/>
                            </a:gs>
                            <a:gs pos="100000">
                              <a:srgbClr val="5FA134"/>
                            </a:gs>
                          </a:gsLst>
                          <a:lin ang="5400000" scaled="0"/>
                        </a:gradFill>
                        <a:ln>
                          <a:noFill/>
                        </a:ln>
                      </wps:spPr>
                      <wps:txbx>
                        <w:txbxContent>
                          <w:p w14:paraId="0A011190" w14:textId="77777777" w:rsidR="00CB53E3" w:rsidRDefault="00CB53E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27F96C0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Ok: Aşağı 208" o:spid="_x0000_s1027" type="#_x0000_t67" style="position:absolute;margin-left:142pt;margin-top:14pt;width:16.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" adj="14727" fillcolor="#7fb75f" stroked="f">
                <v:fill color2="#5fa134" colors="0 #7fb75f;.5 #6eb141;1 #5fa134" focus="100%" type="gradient">
                  <o:fill v:ext="view" type="gradientUnscaled"/>
                </v:fill>
                <v:textbox inset="2.53958mm,2.53958mm,2.53958mm,2.53958mm">
                  <w:txbxContent>
                    <w:p w14:paraId="0A011190" w14:textId="77777777" w:rsidR="00CB53E3" w:rsidRDefault="00CB53E3">
                      <w:pPr>
                        <w:spacing w:after="0" w:line="240" w:lineRule="auto"/>
                        <w:textDirection w:val="btLr"/>
                      </w:pPr>
                    </w:p>
                  </w:txbxContent>
                </v:textbox>
              </v:shape>
            </w:pict>
          </mc:Fallback>
        </mc:AlternateContent>
      </w:r>
    </w:p>
    <w:p w14:paraId="00000179" w14:textId="77777777" w:rsidR="00CB53E3" w:rsidRDefault="00CB53E3">
      <w:pPr>
        <w:spacing w:after="0" w:line="360" w:lineRule="auto"/>
        <w:rPr>
          <w:rFonts w:ascii="Times New Roman" w:eastAsia="Times New Roman" w:hAnsi="Times New Roman" w:cs="Times New Roman"/>
          <w:sz w:val="24"/>
          <w:szCs w:val="24"/>
        </w:rPr>
      </w:pPr>
    </w:p>
    <w:p w14:paraId="0000017A" w14:textId="77777777" w:rsidR="00CB53E3" w:rsidRDefault="00AE6A6D">
      <w:r>
        <w:rPr>
          <w:noProof/>
        </w:rPr>
        <mc:AlternateContent>
          <mc:Choice Requires="wps">
            <w:drawing>
              <wp:anchor distT="0" distB="0" distL="114300" distR="114300" simplePos="0" relativeHeight="251660288" behindDoc="0" locked="0" layoutInCell="1" hidden="0" allowOverlap="1" wp14:anchorId="2266A47F" wp14:editId="56C17274">
                <wp:simplePos x="0" y="0"/>
                <wp:positionH relativeFrom="column">
                  <wp:posOffset>-825499</wp:posOffset>
                </wp:positionH>
                <wp:positionV relativeFrom="paragraph">
                  <wp:posOffset>292100</wp:posOffset>
                </wp:positionV>
                <wp:extent cx="1289050" cy="869950"/>
                <wp:effectExtent l="0" t="0" r="0" b="0"/>
                <wp:wrapNone/>
                <wp:docPr id="203" name="Dikdörtgen: Köşeleri Yuvarlatılmış 203"/>
                <wp:cNvGraphicFramePr/>
                <a:graphic xmlns:a="http://schemas.openxmlformats.org/drawingml/2006/main">
                  <a:graphicData uri="http://schemas.microsoft.com/office/word/2010/wordprocessingShape">
                    <wps:wsp>
                      <wps:cNvSpPr/>
                      <wps:spPr>
                        <a:xfrm>
                          <a:off x="4707825" y="3351375"/>
                          <a:ext cx="1276350" cy="857250"/>
                        </a:xfrm>
                        <a:prstGeom prst="roundRect">
                          <a:avLst>
                            <a:gd name="adj" fmla="val 16667"/>
                          </a:avLst>
                        </a:prstGeom>
                        <a:gradFill>
                          <a:gsLst>
                            <a:gs pos="0">
                              <a:srgbClr val="81B861"/>
                            </a:gs>
                            <a:gs pos="25000">
                              <a:srgbClr val="6FB242"/>
                            </a:gs>
                            <a:gs pos="50000">
                              <a:srgbClr val="61A235"/>
                            </a:gs>
                            <a:gs pos="75000">
                              <a:srgbClr val="6FB242"/>
                            </a:gs>
                            <a:gs pos="100000">
                              <a:srgbClr val="81B861"/>
                            </a:gs>
                          </a:gsLst>
                          <a:lin ang="5400000" scaled="0"/>
                        </a:gradFill>
                        <a:ln w="12700" cap="flat" cmpd="sng">
                          <a:solidFill>
                            <a:schemeClr val="accent6"/>
                          </a:solidFill>
                          <a:prstDash val="solid"/>
                          <a:round/>
                          <a:headEnd type="none" w="sm" len="sm"/>
                          <a:tailEnd type="none" w="sm" len="sm"/>
                        </a:ln>
                        <a:effectLst>
                          <a:outerShdw blurRad="57150" dist="28398" dir="3806097" algn="ctr" rotWithShape="0">
                            <a:srgbClr val="375623"/>
                          </a:outerShdw>
                        </a:effectLst>
                      </wps:spPr>
                      <wps:txbx>
                        <w:txbxContent>
                          <w:p w14:paraId="16AD1835" w14:textId="77777777" w:rsidR="00CB53E3" w:rsidRDefault="00AE6A6D">
                            <w:pPr>
                              <w:spacing w:line="258" w:lineRule="auto"/>
                              <w:jc w:val="center"/>
                              <w:textDirection w:val="btLr"/>
                            </w:pPr>
                            <w:r>
                              <w:rPr>
                                <w:b/>
                                <w:color w:val="000000"/>
                              </w:rPr>
                              <w:t>ULTRASONİK SENSÖR</w:t>
                            </w:r>
                          </w:p>
                        </w:txbxContent>
                      </wps:txbx>
                      <wps:bodyPr spcFirstLastPara="1" wrap="square" lIns="91425" tIns="45700" rIns="91425" bIns="45700" anchor="ctr" anchorCtr="0">
                        <a:noAutofit/>
                      </wps:bodyPr>
                    </wps:wsp>
                  </a:graphicData>
                </a:graphic>
              </wp:anchor>
            </w:drawing>
          </mc:Choice>
          <mc:Fallback>
            <w:pict>
              <v:roundrect w14:anchorId="2266A47F" id="Dikdörtgen: Köşeleri Yuvarlatılmış 203" o:spid="_x0000_s1028" style="position:absolute;margin-left:-65pt;margin-top:23pt;width:101.5pt;height:68.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" fillcolor="#81b861" strokecolor="#70ad47 [3209]" strokeweight="1pt">
                <v:fill color2="#81b861" colors="0 #81b861;.25 #6fb242;.5 #61a235;.75 #6fb242;1 #81b861" focus="100%" type="gradient">
                  <o:fill v:ext="view" type="gradientUnscaled"/>
                </v:fill>
                <v:stroke startarrowwidth="narrow" startarrowlength="short" endarrowwidth="narrow" endarrowlength="short"/>
                <v:shadow on="t" color="#375623" offset="1pt"/>
                <v:textbox inset="2.53958mm,1.2694mm,2.53958mm,1.2694mm">
                  <w:txbxContent>
                    <w:p w14:paraId="16AD1835" w14:textId="77777777" w:rsidR="00CB53E3" w:rsidRDefault="00AE6A6D">
                      <w:pPr>
                        <w:spacing w:line="258" w:lineRule="auto"/>
                        <w:jc w:val="center"/>
                        <w:textDirection w:val="btLr"/>
                      </w:pPr>
                      <w:r>
                        <w:rPr>
                          <w:b/>
                          <w:color w:val="000000"/>
                        </w:rPr>
                        <w:t>ULTRASONİK SENSÖR</w:t>
                      </w:r>
                    </w:p>
                  </w:txbxContent>
                </v:textbox>
              </v:roundrect>
            </w:pict>
          </mc:Fallback>
        </mc:AlternateContent>
      </w:r>
      <w:r>
        <w:rPr>
          <w:noProof/>
        </w:rPr>
        <mc:AlternateContent>
          <mc:Choice Requires="wps">
            <w:drawing>
              <wp:anchor distT="0" distB="0" distL="114300" distR="114300" simplePos="0" relativeHeight="251661312" behindDoc="0" locked="0" layoutInCell="1" hidden="0" allowOverlap="1" wp14:anchorId="5650AF92" wp14:editId="706C4F4D">
                <wp:simplePos x="0" y="0"/>
                <wp:positionH relativeFrom="column">
                  <wp:posOffset>1155700</wp:posOffset>
                </wp:positionH>
                <wp:positionV relativeFrom="paragraph">
                  <wp:posOffset>228600</wp:posOffset>
                </wp:positionV>
                <wp:extent cx="1450975" cy="898525"/>
                <wp:effectExtent l="0" t="0" r="0" b="0"/>
                <wp:wrapNone/>
                <wp:docPr id="211" name="Dikdörtgen: Köşeleri Yuvarlatılmış 211"/>
                <wp:cNvGraphicFramePr/>
                <a:graphic xmlns:a="http://schemas.openxmlformats.org/drawingml/2006/main">
                  <a:graphicData uri="http://schemas.microsoft.com/office/word/2010/wordprocessingShape">
                    <wps:wsp>
                      <wps:cNvSpPr/>
                      <wps:spPr>
                        <a:xfrm>
                          <a:off x="4626863" y="3337088"/>
                          <a:ext cx="1438275" cy="885825"/>
                        </a:xfrm>
                        <a:prstGeom prst="roundRect">
                          <a:avLst>
                            <a:gd name="adj" fmla="val 16667"/>
                          </a:avLst>
                        </a:prstGeom>
                        <a:gradFill>
                          <a:gsLst>
                            <a:gs pos="0">
                              <a:srgbClr val="81B861"/>
                            </a:gs>
                            <a:gs pos="25000">
                              <a:srgbClr val="6FB242"/>
                            </a:gs>
                            <a:gs pos="50000">
                              <a:srgbClr val="61A235"/>
                            </a:gs>
                            <a:gs pos="75000">
                              <a:srgbClr val="6FB242"/>
                            </a:gs>
                            <a:gs pos="100000">
                              <a:srgbClr val="81B861"/>
                            </a:gs>
                          </a:gsLst>
                          <a:lin ang="5400000" scaled="0"/>
                        </a:gradFill>
                        <a:ln w="12700" cap="flat" cmpd="sng">
                          <a:solidFill>
                            <a:schemeClr val="accent6"/>
                          </a:solidFill>
                          <a:prstDash val="solid"/>
                          <a:miter lim="800000"/>
                          <a:headEnd type="none" w="sm" len="sm"/>
                          <a:tailEnd type="none" w="sm" len="sm"/>
                        </a:ln>
                        <a:effectLst>
                          <a:outerShdw dist="28398" dir="3806097" algn="ctr" rotWithShape="0">
                            <a:srgbClr val="375623"/>
                          </a:outerShdw>
                        </a:effectLst>
                      </wps:spPr>
                      <wps:txbx>
                        <w:txbxContent>
                          <w:p w14:paraId="25E96F54" w14:textId="77777777" w:rsidR="00CB53E3" w:rsidRDefault="00AE6A6D">
                            <w:pPr>
                              <w:spacing w:line="258" w:lineRule="auto"/>
                              <w:jc w:val="center"/>
                              <w:textDirection w:val="btLr"/>
                            </w:pPr>
                            <w:r>
                              <w:rPr>
                                <w:b/>
                                <w:color w:val="000000"/>
                              </w:rPr>
                              <w:t>MİKRODENETLEYİCİ</w:t>
                            </w:r>
                          </w:p>
                        </w:txbxContent>
                      </wps:txbx>
                      <wps:bodyPr spcFirstLastPara="1" wrap="square" lIns="91425" tIns="45700" rIns="91425" bIns="45700" anchor="ctr" anchorCtr="0">
                        <a:noAutofit/>
                      </wps:bodyPr>
                    </wps:wsp>
                  </a:graphicData>
                </a:graphic>
              </wp:anchor>
            </w:drawing>
          </mc:Choice>
          <mc:Fallback>
            <w:pict>
              <v:roundrect w14:anchorId="5650AF92" id="Dikdörtgen: Köşeleri Yuvarlatılmış 211" o:spid="_x0000_s1029" style="position:absolute;margin-left:91pt;margin-top:18pt;width:114.25pt;height:70.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" fillcolor="#81b861" strokecolor="#70ad47 [3209]" strokeweight="1pt">
                <v:fill color2="#81b861" colors="0 #81b861;.25 #6fb242;.5 #61a235;.75 #6fb242;1 #81b861" focus="100%" type="gradient">
                  <o:fill v:ext="view" type="gradientUnscaled"/>
                </v:fill>
                <v:stroke startarrowwidth="narrow" startarrowlength="short" endarrowwidth="narrow" endarrowlength="short" joinstyle="miter"/>
                <v:shadow on="t" color="#375623" offset="1pt"/>
                <v:textbox inset="2.53958mm,1.2694mm,2.53958mm,1.2694mm">
                  <w:txbxContent>
                    <w:p w14:paraId="25E96F54" w14:textId="77777777" w:rsidR="00CB53E3" w:rsidRDefault="00AE6A6D">
                      <w:pPr>
                        <w:spacing w:line="258" w:lineRule="auto"/>
                        <w:jc w:val="center"/>
                        <w:textDirection w:val="btLr"/>
                      </w:pPr>
                      <w:r>
                        <w:rPr>
                          <w:b/>
                          <w:color w:val="000000"/>
                        </w:rPr>
                        <w:t>MİKRODENETLEYİCİ</w:t>
                      </w:r>
                    </w:p>
                  </w:txbxContent>
                </v:textbox>
              </v:roundrect>
            </w:pict>
          </mc:Fallback>
        </mc:AlternateContent>
      </w:r>
      <w:r>
        <w:rPr>
          <w:noProof/>
        </w:rPr>
        <mc:AlternateContent>
          <mc:Choice Requires="wps">
            <w:drawing>
              <wp:anchor distT="0" distB="0" distL="114300" distR="114300" simplePos="0" relativeHeight="251662336" behindDoc="0" locked="0" layoutInCell="1" hidden="0" allowOverlap="1" wp14:anchorId="062B1FF5" wp14:editId="3F75AB88">
                <wp:simplePos x="0" y="0"/>
                <wp:positionH relativeFrom="column">
                  <wp:posOffset>3048000</wp:posOffset>
                </wp:positionH>
                <wp:positionV relativeFrom="paragraph">
                  <wp:posOffset>203200</wp:posOffset>
                </wp:positionV>
                <wp:extent cx="1441450" cy="879475"/>
                <wp:effectExtent l="0" t="0" r="0" b="0"/>
                <wp:wrapNone/>
                <wp:docPr id="241" name="Dikdörtgen: Köşeleri Yuvarlatılmış 241"/>
                <wp:cNvGraphicFramePr/>
                <a:graphic xmlns:a="http://schemas.openxmlformats.org/drawingml/2006/main">
                  <a:graphicData uri="http://schemas.microsoft.com/office/word/2010/wordprocessingShape">
                    <wps:wsp>
                      <wps:cNvSpPr/>
                      <wps:spPr>
                        <a:xfrm>
                          <a:off x="4631625" y="3346613"/>
                          <a:ext cx="1428750" cy="866775"/>
                        </a:xfrm>
                        <a:prstGeom prst="roundRect">
                          <a:avLst>
                            <a:gd name="adj" fmla="val 16667"/>
                          </a:avLst>
                        </a:prstGeom>
                        <a:gradFill>
                          <a:gsLst>
                            <a:gs pos="0">
                              <a:srgbClr val="81B861"/>
                            </a:gs>
                            <a:gs pos="25000">
                              <a:srgbClr val="6FB242"/>
                            </a:gs>
                            <a:gs pos="50000">
                              <a:srgbClr val="61A235"/>
                            </a:gs>
                            <a:gs pos="75000">
                              <a:srgbClr val="6FB242"/>
                            </a:gs>
                            <a:gs pos="100000">
                              <a:srgbClr val="81B861"/>
                            </a:gs>
                          </a:gsLst>
                          <a:lin ang="5400000" scaled="0"/>
                        </a:gradFill>
                        <a:ln w="12700" cap="flat" cmpd="sng">
                          <a:solidFill>
                            <a:schemeClr val="accent6"/>
                          </a:solidFill>
                          <a:prstDash val="solid"/>
                          <a:round/>
                          <a:headEnd type="none" w="sm" len="sm"/>
                          <a:tailEnd type="none" w="sm" len="sm"/>
                        </a:ln>
                        <a:effectLst>
                          <a:outerShdw blurRad="57150" dist="28398" dir="3806097" algn="ctr" rotWithShape="0">
                            <a:srgbClr val="375623"/>
                          </a:outerShdw>
                        </a:effectLst>
                      </wps:spPr>
                      <wps:txbx>
                        <w:txbxContent>
                          <w:p w14:paraId="467E5065" w14:textId="77777777" w:rsidR="00CB53E3" w:rsidRDefault="00AE6A6D">
                            <w:pPr>
                              <w:spacing w:line="258" w:lineRule="auto"/>
                              <w:jc w:val="center"/>
                              <w:textDirection w:val="btLr"/>
                            </w:pPr>
                            <w:r>
                              <w:rPr>
                                <w:b/>
                                <w:color w:val="000000"/>
                              </w:rPr>
                              <w:t>MOTOR SÜRÜCÜ</w:t>
                            </w:r>
                          </w:p>
                        </w:txbxContent>
                      </wps:txbx>
                      <wps:bodyPr spcFirstLastPara="1" wrap="square" lIns="91425" tIns="45700" rIns="91425" bIns="45700" anchor="ctr" anchorCtr="0">
                        <a:noAutofit/>
                      </wps:bodyPr>
                    </wps:wsp>
                  </a:graphicData>
                </a:graphic>
              </wp:anchor>
            </w:drawing>
          </mc:Choice>
          <mc:Fallback>
            <w:pict>
              <v:roundrect w14:anchorId="062B1FF5" id="Dikdörtgen: Köşeleri Yuvarlatılmış 241" o:spid="_x0000_s1030" style="position:absolute;margin-left:240pt;margin-top:16pt;width:113.5pt;height:69.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" fillcolor="#81b861" strokecolor="#70ad47 [3209]" strokeweight="1pt">
                <v:fill color2="#81b861" colors="0 #81b861;.25 #6fb242;.5 #61a235;.75 #6fb242;1 #81b861" focus="100%" type="gradient">
                  <o:fill v:ext="view" type="gradientUnscaled"/>
                </v:fill>
                <v:stroke startarrowwidth="narrow" startarrowlength="short" endarrowwidth="narrow" endarrowlength="short"/>
                <v:shadow on="t" color="#375623" offset="1pt"/>
                <v:textbox inset="2.53958mm,1.2694mm,2.53958mm,1.2694mm">
                  <w:txbxContent>
                    <w:p w14:paraId="467E5065" w14:textId="77777777" w:rsidR="00CB53E3" w:rsidRDefault="00AE6A6D">
                      <w:pPr>
                        <w:spacing w:line="258" w:lineRule="auto"/>
                        <w:jc w:val="center"/>
                        <w:textDirection w:val="btLr"/>
                      </w:pPr>
                      <w:r>
                        <w:rPr>
                          <w:b/>
                          <w:color w:val="000000"/>
                        </w:rPr>
                        <w:t>MOTOR SÜRÜCÜ</w:t>
                      </w:r>
                    </w:p>
                  </w:txbxContent>
                </v:textbox>
              </v:roundrect>
            </w:pict>
          </mc:Fallback>
        </mc:AlternateContent>
      </w:r>
      <w:r>
        <w:rPr>
          <w:noProof/>
        </w:rPr>
        <mc:AlternateContent>
          <mc:Choice Requires="wps">
            <w:drawing>
              <wp:anchor distT="0" distB="0" distL="114300" distR="114300" simplePos="0" relativeHeight="251663360" behindDoc="0" locked="0" layoutInCell="1" hidden="0" allowOverlap="1" wp14:anchorId="20425CB8" wp14:editId="2CEBD04B">
                <wp:simplePos x="0" y="0"/>
                <wp:positionH relativeFrom="column">
                  <wp:posOffset>5029200</wp:posOffset>
                </wp:positionH>
                <wp:positionV relativeFrom="paragraph">
                  <wp:posOffset>241300</wp:posOffset>
                </wp:positionV>
                <wp:extent cx="1317625" cy="908050"/>
                <wp:effectExtent l="0" t="0" r="0" b="0"/>
                <wp:wrapNone/>
                <wp:docPr id="243" name="Dikdörtgen: Köşeleri Yuvarlatılmış 243"/>
                <wp:cNvGraphicFramePr/>
                <a:graphic xmlns:a="http://schemas.openxmlformats.org/drawingml/2006/main">
                  <a:graphicData uri="http://schemas.microsoft.com/office/word/2010/wordprocessingShape">
                    <wps:wsp>
                      <wps:cNvSpPr/>
                      <wps:spPr>
                        <a:xfrm>
                          <a:off x="4693538" y="3332325"/>
                          <a:ext cx="1304925" cy="895350"/>
                        </a:xfrm>
                        <a:prstGeom prst="roundRect">
                          <a:avLst>
                            <a:gd name="adj" fmla="val 16667"/>
                          </a:avLst>
                        </a:prstGeom>
                        <a:gradFill>
                          <a:gsLst>
                            <a:gs pos="0">
                              <a:srgbClr val="81B861"/>
                            </a:gs>
                            <a:gs pos="25000">
                              <a:srgbClr val="6FB242"/>
                            </a:gs>
                            <a:gs pos="50000">
                              <a:srgbClr val="61A235"/>
                            </a:gs>
                            <a:gs pos="75000">
                              <a:srgbClr val="6FB242"/>
                            </a:gs>
                            <a:gs pos="100000">
                              <a:srgbClr val="81B861"/>
                            </a:gs>
                          </a:gsLst>
                          <a:lin ang="5400000" scaled="0"/>
                        </a:gradFill>
                        <a:ln w="12700" cap="flat" cmpd="sng">
                          <a:solidFill>
                            <a:schemeClr val="accent6"/>
                          </a:solidFill>
                          <a:prstDash val="solid"/>
                          <a:round/>
                          <a:headEnd type="none" w="sm" len="sm"/>
                          <a:tailEnd type="none" w="sm" len="sm"/>
                        </a:ln>
                        <a:effectLst>
                          <a:outerShdw blurRad="57150" dist="28398" dir="3806097" algn="ctr" rotWithShape="0">
                            <a:srgbClr val="375623"/>
                          </a:outerShdw>
                        </a:effectLst>
                      </wps:spPr>
                      <wps:txbx>
                        <w:txbxContent>
                          <w:p w14:paraId="11893902" w14:textId="77777777" w:rsidR="00CB53E3" w:rsidRDefault="00AE6A6D">
                            <w:pPr>
                              <w:spacing w:line="258" w:lineRule="auto"/>
                              <w:jc w:val="center"/>
                              <w:textDirection w:val="btLr"/>
                            </w:pPr>
                            <w:r>
                              <w:rPr>
                                <w:b/>
                                <w:color w:val="000000"/>
                              </w:rPr>
                              <w:t>MOTOR</w:t>
                            </w:r>
                          </w:p>
                        </w:txbxContent>
                      </wps:txbx>
                      <wps:bodyPr spcFirstLastPara="1" wrap="square" lIns="91425" tIns="45700" rIns="91425" bIns="45700" anchor="ctr" anchorCtr="0">
                        <a:noAutofit/>
                      </wps:bodyPr>
                    </wps:wsp>
                  </a:graphicData>
                </a:graphic>
              </wp:anchor>
            </w:drawing>
          </mc:Choice>
          <mc:Fallback>
            <w:pict>
              <v:roundrect w14:anchorId="20425CB8" id="Dikdörtgen: Köşeleri Yuvarlatılmış 243" o:spid="_x0000_s1031" style="position:absolute;margin-left:396pt;margin-top:19pt;width:103.75pt;height:7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" fillcolor="#81b861" strokecolor="#70ad47 [3209]" strokeweight="1pt">
                <v:fill color2="#81b861" colors="0 #81b861;.25 #6fb242;.5 #61a235;.75 #6fb242;1 #81b861" focus="100%" type="gradient">
                  <o:fill v:ext="view" type="gradientUnscaled"/>
                </v:fill>
                <v:stroke startarrowwidth="narrow" startarrowlength="short" endarrowwidth="narrow" endarrowlength="short"/>
                <v:shadow on="t" color="#375623" offset="1pt"/>
                <v:textbox inset="2.53958mm,1.2694mm,2.53958mm,1.2694mm">
                  <w:txbxContent>
                    <w:p w14:paraId="11893902" w14:textId="77777777" w:rsidR="00CB53E3" w:rsidRDefault="00AE6A6D">
                      <w:pPr>
                        <w:spacing w:line="258" w:lineRule="auto"/>
                        <w:jc w:val="center"/>
                        <w:textDirection w:val="btLr"/>
                      </w:pPr>
                      <w:r>
                        <w:rPr>
                          <w:b/>
                          <w:color w:val="000000"/>
                        </w:rPr>
                        <w:t>MOTOR</w:t>
                      </w:r>
                    </w:p>
                  </w:txbxContent>
                </v:textbox>
              </v:roundrect>
            </w:pict>
          </mc:Fallback>
        </mc:AlternateContent>
      </w:r>
    </w:p>
    <w:p w14:paraId="0000017B" w14:textId="77777777" w:rsidR="00CB53E3" w:rsidRDefault="00CB53E3">
      <w:pPr>
        <w:spacing w:after="0" w:line="360" w:lineRule="auto"/>
        <w:rPr>
          <w:rFonts w:ascii="Times New Roman" w:eastAsia="Times New Roman" w:hAnsi="Times New Roman" w:cs="Times New Roman"/>
          <w:sz w:val="24"/>
          <w:szCs w:val="24"/>
        </w:rPr>
      </w:pPr>
    </w:p>
    <w:p w14:paraId="0000017C" w14:textId="77777777" w:rsidR="00CB53E3" w:rsidRDefault="00AE6A6D">
      <w:pPr>
        <w:spacing w:after="0" w:line="36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4384" behindDoc="0" locked="0" layoutInCell="1" hidden="0" allowOverlap="1" wp14:anchorId="6DA291BA" wp14:editId="10BD8D86">
                <wp:simplePos x="0" y="0"/>
                <wp:positionH relativeFrom="column">
                  <wp:posOffset>647700</wp:posOffset>
                </wp:positionH>
                <wp:positionV relativeFrom="paragraph">
                  <wp:posOffset>88900</wp:posOffset>
                </wp:positionV>
                <wp:extent cx="352425" cy="180975"/>
                <wp:effectExtent l="0" t="0" r="0" b="0"/>
                <wp:wrapNone/>
                <wp:docPr id="234" name="Ok: Sağ 234"/>
                <wp:cNvGraphicFramePr/>
                <a:graphic xmlns:a="http://schemas.openxmlformats.org/drawingml/2006/main">
                  <a:graphicData uri="http://schemas.microsoft.com/office/word/2010/wordprocessingShape">
                    <wps:wsp>
                      <wps:cNvSpPr/>
                      <wps:spPr>
                        <a:xfrm>
                          <a:off x="5174550" y="3694275"/>
                          <a:ext cx="342900" cy="171450"/>
                        </a:xfrm>
                        <a:prstGeom prst="rightArrow">
                          <a:avLst>
                            <a:gd name="adj1" fmla="val 50000"/>
                            <a:gd name="adj2" fmla="val 50000"/>
                          </a:avLst>
                        </a:prstGeom>
                        <a:gradFill>
                          <a:gsLst>
                            <a:gs pos="0">
                              <a:srgbClr val="7FB75F"/>
                            </a:gs>
                            <a:gs pos="50000">
                              <a:srgbClr val="6EB141"/>
                            </a:gs>
                            <a:gs pos="100000">
                              <a:srgbClr val="5FA134"/>
                            </a:gs>
                          </a:gsLst>
                          <a:lin ang="5400000" scaled="0"/>
                        </a:gradFill>
                        <a:ln>
                          <a:noFill/>
                        </a:ln>
                      </wps:spPr>
                      <wps:txbx>
                        <w:txbxContent>
                          <w:p w14:paraId="29057460" w14:textId="77777777" w:rsidR="00CB53E3" w:rsidRDefault="00CB53E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6DA291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234" o:spid="_x0000_s1032" type="#_x0000_t13" style="position:absolute;margin-left:51pt;margin-top:7pt;width:27.75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" fillcolor="#7fb75f" stroked="f">
                <v:fill color2="#5fa134" colors="0 #7fb75f;.5 #6eb141;1 #5fa134" focus="100%" type="gradient">
                  <o:fill v:ext="view" type="gradientUnscaled"/>
                </v:fill>
                <v:textbox inset="2.53958mm,2.53958mm,2.53958mm,2.53958mm">
                  <w:txbxContent>
                    <w:p w14:paraId="29057460" w14:textId="77777777" w:rsidR="00CB53E3" w:rsidRDefault="00CB53E3">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5408" behindDoc="0" locked="0" layoutInCell="1" hidden="0" allowOverlap="1" wp14:anchorId="52EB1862" wp14:editId="2013451D">
                <wp:simplePos x="0" y="0"/>
                <wp:positionH relativeFrom="column">
                  <wp:posOffset>2679700</wp:posOffset>
                </wp:positionH>
                <wp:positionV relativeFrom="paragraph">
                  <wp:posOffset>63500</wp:posOffset>
                </wp:positionV>
                <wp:extent cx="409575" cy="190500"/>
                <wp:effectExtent l="0" t="0" r="0" b="0"/>
                <wp:wrapNone/>
                <wp:docPr id="223" name="Ok: Sağ 223"/>
                <wp:cNvGraphicFramePr/>
                <a:graphic xmlns:a="http://schemas.openxmlformats.org/drawingml/2006/main">
                  <a:graphicData uri="http://schemas.microsoft.com/office/word/2010/wordprocessingShape">
                    <wps:wsp>
                      <wps:cNvSpPr/>
                      <wps:spPr>
                        <a:xfrm>
                          <a:off x="5145975" y="3689513"/>
                          <a:ext cx="400050" cy="180975"/>
                        </a:xfrm>
                        <a:prstGeom prst="rightArrow">
                          <a:avLst>
                            <a:gd name="adj1" fmla="val 50000"/>
                            <a:gd name="adj2" fmla="val 50000"/>
                          </a:avLst>
                        </a:prstGeom>
                        <a:gradFill>
                          <a:gsLst>
                            <a:gs pos="0">
                              <a:srgbClr val="7FB75F"/>
                            </a:gs>
                            <a:gs pos="50000">
                              <a:srgbClr val="6EB141"/>
                            </a:gs>
                            <a:gs pos="100000">
                              <a:srgbClr val="5FA134"/>
                            </a:gs>
                          </a:gsLst>
                          <a:lin ang="5400000" scaled="0"/>
                        </a:gradFill>
                        <a:ln>
                          <a:noFill/>
                        </a:ln>
                      </wps:spPr>
                      <wps:txbx>
                        <w:txbxContent>
                          <w:p w14:paraId="76CCAEDD" w14:textId="77777777" w:rsidR="00CB53E3" w:rsidRDefault="00CB53E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2EB1862" id="Ok: Sağ 223" o:spid="_x0000_s1033" type="#_x0000_t13" style="position:absolute;margin-left:211pt;margin-top:5pt;width:32.25pt;height: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" adj="16714" fillcolor="#7fb75f" stroked="f">
                <v:fill color2="#5fa134" colors="0 #7fb75f;.5 #6eb141;1 #5fa134" focus="100%" type="gradient">
                  <o:fill v:ext="view" type="gradientUnscaled"/>
                </v:fill>
                <v:textbox inset="2.53958mm,2.53958mm,2.53958mm,2.53958mm">
                  <w:txbxContent>
                    <w:p w14:paraId="76CCAEDD" w14:textId="77777777" w:rsidR="00CB53E3" w:rsidRDefault="00CB53E3">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6432" behindDoc="0" locked="0" layoutInCell="1" hidden="0" allowOverlap="1" wp14:anchorId="1E4F3763" wp14:editId="600CA03D">
                <wp:simplePos x="0" y="0"/>
                <wp:positionH relativeFrom="column">
                  <wp:posOffset>4546600</wp:posOffset>
                </wp:positionH>
                <wp:positionV relativeFrom="paragraph">
                  <wp:posOffset>38100</wp:posOffset>
                </wp:positionV>
                <wp:extent cx="381000" cy="219075"/>
                <wp:effectExtent l="0" t="0" r="0" b="0"/>
                <wp:wrapNone/>
                <wp:docPr id="233" name="Ok: Sağ 233"/>
                <wp:cNvGraphicFramePr/>
                <a:graphic xmlns:a="http://schemas.openxmlformats.org/drawingml/2006/main">
                  <a:graphicData uri="http://schemas.microsoft.com/office/word/2010/wordprocessingShape">
                    <wps:wsp>
                      <wps:cNvSpPr/>
                      <wps:spPr>
                        <a:xfrm>
                          <a:off x="5160263" y="3675225"/>
                          <a:ext cx="371475" cy="209550"/>
                        </a:xfrm>
                        <a:prstGeom prst="rightArrow">
                          <a:avLst>
                            <a:gd name="adj1" fmla="val 50000"/>
                            <a:gd name="adj2" fmla="val 50000"/>
                          </a:avLst>
                        </a:prstGeom>
                        <a:gradFill>
                          <a:gsLst>
                            <a:gs pos="0">
                              <a:srgbClr val="7FB75F"/>
                            </a:gs>
                            <a:gs pos="50000">
                              <a:srgbClr val="6EB141"/>
                            </a:gs>
                            <a:gs pos="100000">
                              <a:srgbClr val="5FA134"/>
                            </a:gs>
                          </a:gsLst>
                          <a:lin ang="5400000" scaled="0"/>
                        </a:gradFill>
                        <a:ln>
                          <a:noFill/>
                        </a:ln>
                      </wps:spPr>
                      <wps:txbx>
                        <w:txbxContent>
                          <w:p w14:paraId="4D674B85" w14:textId="77777777" w:rsidR="00CB53E3" w:rsidRDefault="00CB53E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E4F3763" id="Ok: Sağ 233" o:spid="_x0000_s1034" type="#_x0000_t13" style="position:absolute;margin-left:358pt;margin-top:3pt;width:30pt;height:1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" adj="15508" fillcolor="#7fb75f" stroked="f">
                <v:fill color2="#5fa134" colors="0 #7fb75f;.5 #6eb141;1 #5fa134" focus="100%" type="gradient">
                  <o:fill v:ext="view" type="gradientUnscaled"/>
                </v:fill>
                <v:textbox inset="2.53958mm,2.53958mm,2.53958mm,2.53958mm">
                  <w:txbxContent>
                    <w:p w14:paraId="4D674B85" w14:textId="77777777" w:rsidR="00CB53E3" w:rsidRDefault="00CB53E3">
                      <w:pPr>
                        <w:spacing w:after="0" w:line="240" w:lineRule="auto"/>
                        <w:textDirection w:val="btLr"/>
                      </w:pPr>
                    </w:p>
                  </w:txbxContent>
                </v:textbox>
              </v:shape>
            </w:pict>
          </mc:Fallback>
        </mc:AlternateContent>
      </w:r>
    </w:p>
    <w:p w14:paraId="0000017D" w14:textId="77777777" w:rsidR="00CB53E3" w:rsidRDefault="00CB53E3">
      <w:pPr>
        <w:spacing w:after="0" w:line="360" w:lineRule="auto"/>
        <w:rPr>
          <w:rFonts w:ascii="Times New Roman" w:eastAsia="Times New Roman" w:hAnsi="Times New Roman" w:cs="Times New Roman"/>
          <w:sz w:val="24"/>
          <w:szCs w:val="24"/>
        </w:rPr>
      </w:pPr>
    </w:p>
    <w:p w14:paraId="0000017E" w14:textId="77777777" w:rsidR="00CB53E3" w:rsidRDefault="00AE6A6D">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rPr>
        <mc:AlternateContent>
          <mc:Choice Requires="wps">
            <w:drawing>
              <wp:anchor distT="0" distB="0" distL="114300" distR="114300" simplePos="0" relativeHeight="251667456" behindDoc="0" locked="0" layoutInCell="1" hidden="0" allowOverlap="1" wp14:anchorId="5F6C24BE" wp14:editId="52CA6C08">
                <wp:simplePos x="0" y="0"/>
                <wp:positionH relativeFrom="column">
                  <wp:posOffset>1854200</wp:posOffset>
                </wp:positionH>
                <wp:positionV relativeFrom="paragraph">
                  <wp:posOffset>215900</wp:posOffset>
                </wp:positionV>
                <wp:extent cx="180975" cy="314325"/>
                <wp:effectExtent l="0" t="0" r="0" b="0"/>
                <wp:wrapNone/>
                <wp:docPr id="242" name="Ok: Yukarı 242"/>
                <wp:cNvGraphicFramePr/>
                <a:graphic xmlns:a="http://schemas.openxmlformats.org/drawingml/2006/main">
                  <a:graphicData uri="http://schemas.microsoft.com/office/word/2010/wordprocessingShape">
                    <wps:wsp>
                      <wps:cNvSpPr/>
                      <wps:spPr>
                        <a:xfrm>
                          <a:off x="5260275" y="3627600"/>
                          <a:ext cx="171450" cy="304800"/>
                        </a:xfrm>
                        <a:prstGeom prst="upArrow">
                          <a:avLst>
                            <a:gd name="adj1" fmla="val 50000"/>
                            <a:gd name="adj2" fmla="val 50000"/>
                          </a:avLst>
                        </a:prstGeom>
                        <a:gradFill>
                          <a:gsLst>
                            <a:gs pos="0">
                              <a:srgbClr val="7FB75F"/>
                            </a:gs>
                            <a:gs pos="50000">
                              <a:srgbClr val="6EB141"/>
                            </a:gs>
                            <a:gs pos="100000">
                              <a:srgbClr val="5FA134"/>
                            </a:gs>
                          </a:gsLst>
                          <a:lin ang="5400000" scaled="0"/>
                        </a:gradFill>
                        <a:ln>
                          <a:noFill/>
                        </a:ln>
                      </wps:spPr>
                      <wps:txbx>
                        <w:txbxContent>
                          <w:p w14:paraId="27C153D2" w14:textId="77777777" w:rsidR="00CB53E3" w:rsidRDefault="00CB53E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F6C24B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Ok: Yukarı 242" o:spid="_x0000_s1035" type="#_x0000_t68" style="position:absolute;margin-left:146pt;margin-top:17pt;width:14.2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" adj="6075" fillcolor="#7fb75f" stroked="f">
                <v:fill color2="#5fa134" colors="0 #7fb75f;.5 #6eb141;1 #5fa134" focus="100%" type="gradient">
                  <o:fill v:ext="view" type="gradientUnscaled"/>
                </v:fill>
                <v:textbox inset="2.53958mm,2.53958mm,2.53958mm,2.53958mm">
                  <w:txbxContent>
                    <w:p w14:paraId="27C153D2" w14:textId="77777777" w:rsidR="00CB53E3" w:rsidRDefault="00CB53E3">
                      <w:pPr>
                        <w:spacing w:after="0" w:line="240" w:lineRule="auto"/>
                        <w:textDirection w:val="btLr"/>
                      </w:pPr>
                    </w:p>
                  </w:txbxContent>
                </v:textbox>
              </v:shape>
            </w:pict>
          </mc:Fallback>
        </mc:AlternateContent>
      </w:r>
    </w:p>
    <w:p w14:paraId="0000017F" w14:textId="77777777" w:rsidR="00CB53E3" w:rsidRDefault="00CB53E3">
      <w:pPr>
        <w:spacing w:after="0" w:line="360" w:lineRule="auto"/>
        <w:rPr>
          <w:rFonts w:ascii="Times New Roman" w:eastAsia="Times New Roman" w:hAnsi="Times New Roman" w:cs="Times New Roman"/>
          <w:b/>
          <w:sz w:val="28"/>
          <w:szCs w:val="28"/>
        </w:rPr>
      </w:pPr>
    </w:p>
    <w:p w14:paraId="00000180" w14:textId="77777777" w:rsidR="00CB53E3" w:rsidRDefault="00AE6A6D">
      <w:pPr>
        <w:spacing w:after="0" w:line="360"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8480" behindDoc="0" locked="0" layoutInCell="1" hidden="0" allowOverlap="1" wp14:anchorId="3A9F5509" wp14:editId="0D8E03DA">
                <wp:simplePos x="0" y="0"/>
                <wp:positionH relativeFrom="column">
                  <wp:posOffset>1155700</wp:posOffset>
                </wp:positionH>
                <wp:positionV relativeFrom="paragraph">
                  <wp:posOffset>127000</wp:posOffset>
                </wp:positionV>
                <wp:extent cx="1517650" cy="736600"/>
                <wp:effectExtent l="0" t="0" r="0" b="0"/>
                <wp:wrapNone/>
                <wp:docPr id="232" name="Dikdörtgen: Köşeleri Yuvarlatılmış 232"/>
                <wp:cNvGraphicFramePr/>
                <a:graphic xmlns:a="http://schemas.openxmlformats.org/drawingml/2006/main">
                  <a:graphicData uri="http://schemas.microsoft.com/office/word/2010/wordprocessingShape">
                    <wps:wsp>
                      <wps:cNvSpPr/>
                      <wps:spPr>
                        <a:xfrm>
                          <a:off x="4593525" y="3418050"/>
                          <a:ext cx="1504950" cy="723900"/>
                        </a:xfrm>
                        <a:prstGeom prst="roundRect">
                          <a:avLst>
                            <a:gd name="adj" fmla="val 16667"/>
                          </a:avLst>
                        </a:prstGeom>
                        <a:gradFill>
                          <a:gsLst>
                            <a:gs pos="0">
                              <a:srgbClr val="81B861"/>
                            </a:gs>
                            <a:gs pos="25000">
                              <a:srgbClr val="6FB242"/>
                            </a:gs>
                            <a:gs pos="50000">
                              <a:srgbClr val="61A235"/>
                            </a:gs>
                            <a:gs pos="75000">
                              <a:srgbClr val="6FB242"/>
                            </a:gs>
                            <a:gs pos="100000">
                              <a:srgbClr val="81B861"/>
                            </a:gs>
                          </a:gsLst>
                          <a:lin ang="5400000" scaled="0"/>
                        </a:gradFill>
                        <a:ln w="12700" cap="flat" cmpd="sng">
                          <a:solidFill>
                            <a:schemeClr val="accent6"/>
                          </a:solidFill>
                          <a:prstDash val="solid"/>
                          <a:round/>
                          <a:headEnd type="none" w="sm" len="sm"/>
                          <a:tailEnd type="none" w="sm" len="sm"/>
                        </a:ln>
                        <a:effectLst>
                          <a:outerShdw blurRad="57150" dist="28398" dir="3806097" algn="ctr" rotWithShape="0">
                            <a:srgbClr val="375623"/>
                          </a:outerShdw>
                        </a:effectLst>
                      </wps:spPr>
                      <wps:txbx>
                        <w:txbxContent>
                          <w:p w14:paraId="0B037A63" w14:textId="77777777" w:rsidR="00CB53E3" w:rsidRDefault="00AE6A6D">
                            <w:pPr>
                              <w:spacing w:line="258" w:lineRule="auto"/>
                              <w:jc w:val="center"/>
                              <w:textDirection w:val="btLr"/>
                            </w:pPr>
                            <w:r>
                              <w:rPr>
                                <w:b/>
                                <w:color w:val="000000"/>
                              </w:rPr>
                              <w:t>BLUETOOTH</w:t>
                            </w:r>
                          </w:p>
                          <w:p w14:paraId="1F7AD6A6" w14:textId="77777777" w:rsidR="00CB53E3" w:rsidRDefault="00AE6A6D">
                            <w:pPr>
                              <w:spacing w:line="258" w:lineRule="auto"/>
                              <w:jc w:val="center"/>
                              <w:textDirection w:val="btLr"/>
                            </w:pPr>
                            <w:r>
                              <w:rPr>
                                <w:b/>
                                <w:color w:val="000000"/>
                              </w:rPr>
                              <w:t>MODÜL</w:t>
                            </w:r>
                          </w:p>
                        </w:txbxContent>
                      </wps:txbx>
                      <wps:bodyPr spcFirstLastPara="1" wrap="square" lIns="91425" tIns="45700" rIns="91425" bIns="45700" anchor="ctr" anchorCtr="0">
                        <a:noAutofit/>
                      </wps:bodyPr>
                    </wps:wsp>
                  </a:graphicData>
                </a:graphic>
              </wp:anchor>
            </w:drawing>
          </mc:Choice>
          <mc:Fallback>
            <w:pict>
              <v:roundrect w14:anchorId="3A9F5509" id="Dikdörtgen: Köşeleri Yuvarlatılmış 232" o:spid="_x0000_s1036" style="position:absolute;left:0;text-align:left;margin-left:91pt;margin-top:10pt;width:119.5pt;height:58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" fillcolor="#81b861" strokecolor="#70ad47 [3209]" strokeweight="1pt">
                <v:fill color2="#81b861" colors="0 #81b861;.25 #6fb242;.5 #61a235;.75 #6fb242;1 #81b861" focus="100%" type="gradient">
                  <o:fill v:ext="view" type="gradientUnscaled"/>
                </v:fill>
                <v:stroke startarrowwidth="narrow" startarrowlength="short" endarrowwidth="narrow" endarrowlength="short"/>
                <v:shadow on="t" color="#375623" offset="1pt"/>
                <v:textbox inset="2.53958mm,1.2694mm,2.53958mm,1.2694mm">
                  <w:txbxContent>
                    <w:p w14:paraId="0B037A63" w14:textId="77777777" w:rsidR="00CB53E3" w:rsidRDefault="00AE6A6D">
                      <w:pPr>
                        <w:spacing w:line="258" w:lineRule="auto"/>
                        <w:jc w:val="center"/>
                        <w:textDirection w:val="btLr"/>
                      </w:pPr>
                      <w:r>
                        <w:rPr>
                          <w:b/>
                          <w:color w:val="000000"/>
                        </w:rPr>
                        <w:t>BLUETOOTH</w:t>
                      </w:r>
                    </w:p>
                    <w:p w14:paraId="1F7AD6A6" w14:textId="77777777" w:rsidR="00CB53E3" w:rsidRDefault="00AE6A6D">
                      <w:pPr>
                        <w:spacing w:line="258" w:lineRule="auto"/>
                        <w:jc w:val="center"/>
                        <w:textDirection w:val="btLr"/>
                      </w:pPr>
                      <w:r>
                        <w:rPr>
                          <w:b/>
                          <w:color w:val="000000"/>
                        </w:rPr>
                        <w:t>MODÜL</w:t>
                      </w:r>
                    </w:p>
                  </w:txbxContent>
                </v:textbox>
              </v:roundrect>
            </w:pict>
          </mc:Fallback>
        </mc:AlternateContent>
      </w:r>
    </w:p>
    <w:p w14:paraId="00000181" w14:textId="77777777" w:rsidR="00CB53E3" w:rsidRDefault="00CB53E3">
      <w:pPr>
        <w:spacing w:after="0" w:line="360" w:lineRule="auto"/>
        <w:rPr>
          <w:rFonts w:ascii="Times New Roman" w:eastAsia="Times New Roman" w:hAnsi="Times New Roman" w:cs="Times New Roman"/>
          <w:sz w:val="24"/>
          <w:szCs w:val="24"/>
        </w:rPr>
      </w:pPr>
    </w:p>
    <w:p w14:paraId="00000182" w14:textId="77777777" w:rsidR="00CB53E3" w:rsidRDefault="00CB53E3">
      <w:pPr>
        <w:spacing w:after="0" w:line="360" w:lineRule="auto"/>
        <w:jc w:val="center"/>
        <w:rPr>
          <w:rFonts w:ascii="Times New Roman" w:eastAsia="Times New Roman" w:hAnsi="Times New Roman" w:cs="Times New Roman"/>
          <w:sz w:val="24"/>
          <w:szCs w:val="24"/>
        </w:rPr>
      </w:pPr>
    </w:p>
    <w:p w14:paraId="00000183" w14:textId="77777777" w:rsidR="00CB53E3" w:rsidRDefault="00CB53E3">
      <w:pPr>
        <w:spacing w:after="0" w:line="360" w:lineRule="auto"/>
        <w:jc w:val="center"/>
        <w:rPr>
          <w:rFonts w:ascii="Times New Roman" w:eastAsia="Times New Roman" w:hAnsi="Times New Roman" w:cs="Times New Roman"/>
          <w:sz w:val="24"/>
          <w:szCs w:val="24"/>
        </w:rPr>
      </w:pPr>
    </w:p>
    <w:p w14:paraId="00000184"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 Tasarlanan Robotun Blok Diyagramı</w:t>
      </w:r>
    </w:p>
    <w:p w14:paraId="00000185" w14:textId="77777777" w:rsidR="00CB53E3" w:rsidRDefault="00CB53E3">
      <w:pPr>
        <w:spacing w:after="0" w:line="360" w:lineRule="auto"/>
        <w:jc w:val="center"/>
        <w:rPr>
          <w:rFonts w:ascii="Times New Roman" w:eastAsia="Times New Roman" w:hAnsi="Times New Roman" w:cs="Times New Roman"/>
          <w:sz w:val="24"/>
          <w:szCs w:val="24"/>
        </w:rPr>
      </w:pPr>
    </w:p>
    <w:p w14:paraId="00000186" w14:textId="77777777" w:rsidR="00CB53E3" w:rsidRDefault="00CB53E3">
      <w:pPr>
        <w:spacing w:after="0" w:line="360" w:lineRule="auto"/>
        <w:jc w:val="both"/>
        <w:rPr>
          <w:rFonts w:ascii="Times New Roman" w:eastAsia="Times New Roman" w:hAnsi="Times New Roman" w:cs="Times New Roman"/>
          <w:sz w:val="24"/>
          <w:szCs w:val="24"/>
        </w:rPr>
      </w:pPr>
    </w:p>
    <w:p w14:paraId="00000187"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3.2 Robotun Mekanik Tasarımı</w:t>
      </w:r>
    </w:p>
    <w:p w14:paraId="00000188"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89"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 bölümde robot tasarımında kullanılan tüm mekanik ve elektronik birimlerden bahsedilmiştir. Parçaların hangi amaçla,nasıl kullanıldığı ve teknik özelliklerine değinilmiştir.Robotun mekanik tasarımı Solid Works isimli çizim programı kullanılarak </w:t>
      </w:r>
      <w:r>
        <w:rPr>
          <w:rFonts w:ascii="Times New Roman" w:eastAsia="Times New Roman" w:hAnsi="Times New Roman" w:cs="Times New Roman"/>
          <w:sz w:val="24"/>
          <w:szCs w:val="24"/>
        </w:rPr>
        <w:t>gerçekleştirilmiştir.</w:t>
      </w:r>
    </w:p>
    <w:p w14:paraId="0000018A" w14:textId="77777777" w:rsidR="00CB53E3" w:rsidRDefault="00CB53E3">
      <w:pPr>
        <w:spacing w:after="0" w:line="360" w:lineRule="auto"/>
        <w:jc w:val="both"/>
        <w:rPr>
          <w:rFonts w:ascii="Times New Roman" w:eastAsia="Times New Roman" w:hAnsi="Times New Roman" w:cs="Times New Roman"/>
          <w:sz w:val="24"/>
          <w:szCs w:val="24"/>
        </w:rPr>
      </w:pPr>
    </w:p>
    <w:p w14:paraId="0000018B"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Robotun ana gövdesini saran ve kullanılan tüm parçaları içinde barındırabilen bir dış kabuk tasarlanmıştır. Bu kabuk tasarımı Solid Works programı kullanılarak, üç boyutlu bir tasarım gerçekleştirilmiştir.Yapılan tasarımın bask</w:t>
      </w:r>
      <w:r>
        <w:rPr>
          <w:rFonts w:ascii="Times New Roman" w:eastAsia="Times New Roman" w:hAnsi="Times New Roman" w:cs="Times New Roman"/>
          <w:sz w:val="24"/>
          <w:szCs w:val="24"/>
        </w:rPr>
        <w:t>ısı, üç boyutlu yazıcı ile elde edilmiştir. Şekil 3.2. ve Şekil 3.3.’de tasarlanan kabuk tasarımın görüntüleri verilmiştir. Dış kabuk robottaki tüm birimleri rahatlıkla kaplayacak şekil ve büyüklükte tasarlanmıştır. Tasarlanan robotun rahat manevra yapabil</w:t>
      </w:r>
      <w:r>
        <w:rPr>
          <w:rFonts w:ascii="Times New Roman" w:eastAsia="Times New Roman" w:hAnsi="Times New Roman" w:cs="Times New Roman"/>
          <w:sz w:val="24"/>
          <w:szCs w:val="24"/>
        </w:rPr>
        <w:t xml:space="preserve">mesi ve hareket edebilmesi için nasıl bir şekilde olacağı önemli bir unsur </w:t>
      </w:r>
      <w:r>
        <w:rPr>
          <w:rFonts w:ascii="Times New Roman" w:eastAsia="Times New Roman" w:hAnsi="Times New Roman" w:cs="Times New Roman"/>
          <w:sz w:val="24"/>
          <w:szCs w:val="24"/>
        </w:rPr>
        <w:lastRenderedPageBreak/>
        <w:t>olmuştur.Daha önce yapılmış benzer çalışmalara bakıldığında sıklıkla kare şeklinde tasarımlar ya da disk şeklinde tasarımların yapıldığı görülmüştür. Bu iki tasarım birbirine göre k</w:t>
      </w:r>
      <w:r>
        <w:rPr>
          <w:rFonts w:ascii="Times New Roman" w:eastAsia="Times New Roman" w:hAnsi="Times New Roman" w:cs="Times New Roman"/>
          <w:sz w:val="24"/>
          <w:szCs w:val="24"/>
        </w:rPr>
        <w:t>ıyaslandığında, hareketin daha kolay sağlanması veya ortamda bulunan köşe gibi zeminler düşünüldüğünde, disk şeklindeki bir tasarımın daha ideal olacağı öngörülmüştür. Bu bağlamda birçok alanda rahatça hareket ve manevalar yapmasını sağlayabilmek için disk</w:t>
      </w:r>
      <w:r>
        <w:rPr>
          <w:rFonts w:ascii="Times New Roman" w:eastAsia="Times New Roman" w:hAnsi="Times New Roman" w:cs="Times New Roman"/>
          <w:sz w:val="24"/>
          <w:szCs w:val="24"/>
        </w:rPr>
        <w:t xml:space="preserve"> şekline karar verilmiştir.</w:t>
      </w:r>
    </w:p>
    <w:p w14:paraId="0000018C" w14:textId="77777777" w:rsidR="00CB53E3" w:rsidRDefault="00CB53E3">
      <w:pPr>
        <w:spacing w:after="0" w:line="360" w:lineRule="auto"/>
        <w:jc w:val="both"/>
        <w:rPr>
          <w:rFonts w:ascii="Times New Roman" w:eastAsia="Times New Roman" w:hAnsi="Times New Roman" w:cs="Times New Roman"/>
          <w:sz w:val="24"/>
          <w:szCs w:val="24"/>
        </w:rPr>
      </w:pPr>
    </w:p>
    <w:p w14:paraId="0000018D" w14:textId="77777777" w:rsidR="00CB53E3" w:rsidRDefault="00CB53E3">
      <w:pPr>
        <w:spacing w:after="0" w:line="360" w:lineRule="auto"/>
        <w:jc w:val="center"/>
        <w:rPr>
          <w:rFonts w:ascii="Times New Roman" w:eastAsia="Times New Roman" w:hAnsi="Times New Roman" w:cs="Times New Roman"/>
          <w:sz w:val="24"/>
          <w:szCs w:val="24"/>
        </w:rPr>
      </w:pPr>
    </w:p>
    <w:p w14:paraId="0000018E"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3683E9" wp14:editId="726F4095">
            <wp:extent cx="4108145" cy="3049831"/>
            <wp:effectExtent l="0" t="0" r="0" b="0"/>
            <wp:docPr id="274"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1"/>
                    <a:srcRect/>
                    <a:stretch>
                      <a:fillRect/>
                    </a:stretch>
                  </pic:blipFill>
                  <pic:spPr>
                    <a:xfrm>
                      <a:off x="0" y="0"/>
                      <a:ext cx="4108145" cy="3049831"/>
                    </a:xfrm>
                    <a:prstGeom prst="rect">
                      <a:avLst/>
                    </a:prstGeom>
                    <a:ln/>
                  </pic:spPr>
                </pic:pic>
              </a:graphicData>
            </a:graphic>
          </wp:inline>
        </w:drawing>
      </w:r>
    </w:p>
    <w:p w14:paraId="0000018F" w14:textId="77777777" w:rsidR="00CB53E3" w:rsidRDefault="00CB53E3">
      <w:pPr>
        <w:spacing w:after="0" w:line="360" w:lineRule="auto"/>
        <w:jc w:val="center"/>
        <w:rPr>
          <w:rFonts w:ascii="Times New Roman" w:eastAsia="Times New Roman" w:hAnsi="Times New Roman" w:cs="Times New Roman"/>
          <w:sz w:val="24"/>
          <w:szCs w:val="24"/>
        </w:rPr>
      </w:pPr>
    </w:p>
    <w:p w14:paraId="00000190" w14:textId="77777777" w:rsidR="00CB53E3" w:rsidRDefault="00CB53E3">
      <w:pPr>
        <w:spacing w:after="0" w:line="360" w:lineRule="auto"/>
        <w:jc w:val="center"/>
        <w:rPr>
          <w:rFonts w:ascii="Times New Roman" w:eastAsia="Times New Roman" w:hAnsi="Times New Roman" w:cs="Times New Roman"/>
          <w:sz w:val="24"/>
          <w:szCs w:val="24"/>
        </w:rPr>
      </w:pPr>
    </w:p>
    <w:p w14:paraId="00000191"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3.2 Dış Kabuk Alt Görünümü</w:t>
      </w:r>
    </w:p>
    <w:p w14:paraId="00000192" w14:textId="77777777" w:rsidR="00CB53E3" w:rsidRDefault="00CB53E3">
      <w:pPr>
        <w:spacing w:after="0" w:line="360" w:lineRule="auto"/>
        <w:jc w:val="center"/>
        <w:rPr>
          <w:rFonts w:ascii="Times New Roman" w:eastAsia="Times New Roman" w:hAnsi="Times New Roman" w:cs="Times New Roman"/>
          <w:sz w:val="24"/>
          <w:szCs w:val="24"/>
        </w:rPr>
      </w:pPr>
    </w:p>
    <w:p w14:paraId="00000193" w14:textId="77777777" w:rsidR="00CB53E3" w:rsidRDefault="00CB53E3">
      <w:pPr>
        <w:spacing w:after="0" w:line="360" w:lineRule="auto"/>
        <w:jc w:val="center"/>
        <w:rPr>
          <w:rFonts w:ascii="Times New Roman" w:eastAsia="Times New Roman" w:hAnsi="Times New Roman" w:cs="Times New Roman"/>
          <w:sz w:val="24"/>
          <w:szCs w:val="24"/>
        </w:rPr>
      </w:pPr>
    </w:p>
    <w:p w14:paraId="00000194" w14:textId="77777777" w:rsidR="00CB53E3" w:rsidRDefault="00AE6A6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0D8426" wp14:editId="6E936E8F">
            <wp:extent cx="4808399" cy="2244381"/>
            <wp:effectExtent l="0" t="0" r="0" b="0"/>
            <wp:docPr id="273" name="image69.jpg" descr="metin, elektronik eşyalar, vitr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9.jpg" descr="metin, elektronik eşyalar, vitrin içeren bir resim&#10;&#10;Açıklama otomatik olarak oluşturuldu"/>
                    <pic:cNvPicPr preferRelativeResize="0"/>
                  </pic:nvPicPr>
                  <pic:blipFill>
                    <a:blip r:embed="rId22"/>
                    <a:srcRect/>
                    <a:stretch>
                      <a:fillRect/>
                    </a:stretch>
                  </pic:blipFill>
                  <pic:spPr>
                    <a:xfrm>
                      <a:off x="0" y="0"/>
                      <a:ext cx="4808399" cy="2244381"/>
                    </a:xfrm>
                    <a:prstGeom prst="rect">
                      <a:avLst/>
                    </a:prstGeom>
                    <a:ln/>
                  </pic:spPr>
                </pic:pic>
              </a:graphicData>
            </a:graphic>
          </wp:inline>
        </w:drawing>
      </w:r>
    </w:p>
    <w:p w14:paraId="00000195"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Şekil 3.3  Dış Kabuk Ön Görünümü</w:t>
      </w:r>
    </w:p>
    <w:p w14:paraId="00000196" w14:textId="77777777" w:rsidR="00CB53E3" w:rsidRDefault="00CB53E3">
      <w:pPr>
        <w:spacing w:after="0" w:line="360" w:lineRule="auto"/>
        <w:rPr>
          <w:rFonts w:ascii="Times New Roman" w:eastAsia="Times New Roman" w:hAnsi="Times New Roman" w:cs="Times New Roman"/>
          <w:sz w:val="24"/>
          <w:szCs w:val="24"/>
        </w:rPr>
      </w:pPr>
    </w:p>
    <w:p w14:paraId="00000197"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98" w14:textId="77777777" w:rsidR="00CB53E3" w:rsidRDefault="00CB53E3">
      <w:pPr>
        <w:spacing w:after="0" w:line="360" w:lineRule="auto"/>
        <w:rPr>
          <w:rFonts w:ascii="Times New Roman" w:eastAsia="Times New Roman" w:hAnsi="Times New Roman" w:cs="Times New Roman"/>
          <w:sz w:val="24"/>
          <w:szCs w:val="24"/>
        </w:rPr>
      </w:pPr>
    </w:p>
    <w:p w14:paraId="00000199"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Robotun gövdesini saran dış kabuğun yarıçap ve yüksekliği kullanılan tüm elektronik ve mekanik bileşenlerin konum,ağırlık ve boyut özellikleri baz alınarak tasarlanmıştır. Bu hususta robotun hareket kabiliyeti için ağırlık ve boyutu çok önemli bir y</w:t>
      </w:r>
      <w:r>
        <w:rPr>
          <w:rFonts w:ascii="Times New Roman" w:eastAsia="Times New Roman" w:hAnsi="Times New Roman" w:cs="Times New Roman"/>
          <w:sz w:val="24"/>
          <w:szCs w:val="24"/>
        </w:rPr>
        <w:t>ere sahiptir. Robot disk şeklindedir. Bu sayede çevrede yer alan köşe gibi kısımlarda hareket ederken hareket kabiliyetiyle kendisini engellerden daha kolay bir şekilde kurtarabilmektedir.Tasarım aşamasında kare gibi köşeli olan bir tasarım da düşünülmüştü</w:t>
      </w:r>
      <w:r>
        <w:rPr>
          <w:rFonts w:ascii="Times New Roman" w:eastAsia="Times New Roman" w:hAnsi="Times New Roman" w:cs="Times New Roman"/>
          <w:sz w:val="24"/>
          <w:szCs w:val="24"/>
        </w:rPr>
        <w:t>r, fakat bu şekilde köşe vb alanlarda hareket kabiliyetinin daha sınırlı olacağı anlaşılmıştır.</w:t>
      </w:r>
    </w:p>
    <w:p w14:paraId="0000019A" w14:textId="77777777" w:rsidR="00CB53E3" w:rsidRDefault="00CB53E3">
      <w:pPr>
        <w:spacing w:after="0" w:line="360" w:lineRule="auto"/>
        <w:rPr>
          <w:rFonts w:ascii="Times New Roman" w:eastAsia="Times New Roman" w:hAnsi="Times New Roman" w:cs="Times New Roman"/>
          <w:sz w:val="24"/>
          <w:szCs w:val="24"/>
        </w:rPr>
      </w:pPr>
    </w:p>
    <w:p w14:paraId="0000019B"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Öte yandan kullanılan sensörlerin robot üzerinde konumu belirlenirken, sensörlerin karakteristik özellikleri doğrultusunda hesaplamalar yapılarak ve rob</w:t>
      </w:r>
      <w:r>
        <w:rPr>
          <w:rFonts w:ascii="Times New Roman" w:eastAsia="Times New Roman" w:hAnsi="Times New Roman" w:cs="Times New Roman"/>
          <w:sz w:val="24"/>
          <w:szCs w:val="24"/>
        </w:rPr>
        <w:t>otun engel algılamasında en iyi ölçümleri yapması göz önünde bulundurulmuştur. Bu koşullar altında en iyi konumlamanın sağ, sol ve ön kısımlar olduğu tespit edilmiştir. Şekil 3.4‘te sensörler, tekerlekler ve vakum fanın belirlenen konumları verilmiştir.</w:t>
      </w:r>
    </w:p>
    <w:p w14:paraId="0000019C" w14:textId="77777777" w:rsidR="00CB53E3" w:rsidRDefault="00CB53E3">
      <w:pPr>
        <w:spacing w:after="0" w:line="360" w:lineRule="auto"/>
        <w:jc w:val="center"/>
        <w:rPr>
          <w:rFonts w:ascii="Times New Roman" w:eastAsia="Times New Roman" w:hAnsi="Times New Roman" w:cs="Times New Roman"/>
          <w:sz w:val="24"/>
          <w:szCs w:val="24"/>
        </w:rPr>
      </w:pPr>
    </w:p>
    <w:p w14:paraId="0000019D" w14:textId="77777777" w:rsidR="00CB53E3" w:rsidRDefault="00AE6A6D">
      <w:pPr>
        <w:spacing w:after="0" w:line="360" w:lineRule="auto"/>
        <w:jc w:val="center"/>
        <w:rPr>
          <w:rFonts w:ascii="Times New Roman" w:eastAsia="Times New Roman" w:hAnsi="Times New Roman" w:cs="Times New Roman"/>
          <w:sz w:val="24"/>
          <w:szCs w:val="24"/>
        </w:rPr>
      </w:pPr>
      <w:r>
        <w:rPr>
          <w:noProof/>
        </w:rPr>
        <w:drawing>
          <wp:anchor distT="0" distB="0" distL="0" distR="0" simplePos="0" relativeHeight="251669504" behindDoc="1" locked="0" layoutInCell="1" hidden="0" allowOverlap="1" wp14:anchorId="29054C1A" wp14:editId="4B454781">
            <wp:simplePos x="0" y="0"/>
            <wp:positionH relativeFrom="column">
              <wp:posOffset>684847</wp:posOffset>
            </wp:positionH>
            <wp:positionV relativeFrom="paragraph">
              <wp:posOffset>9525</wp:posOffset>
            </wp:positionV>
            <wp:extent cx="4391025" cy="3420110"/>
            <wp:effectExtent l="0" t="0" r="0" b="0"/>
            <wp:wrapNone/>
            <wp:docPr id="267" name="image63.jpg" descr="metin, elektronik eşyalar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3.jpg" descr="metin, elektronik eşyalar içeren bir resim&#10;&#10;Açıklama otomatik olarak oluşturuldu"/>
                    <pic:cNvPicPr preferRelativeResize="0"/>
                  </pic:nvPicPr>
                  <pic:blipFill>
                    <a:blip r:embed="rId23"/>
                    <a:srcRect/>
                    <a:stretch>
                      <a:fillRect/>
                    </a:stretch>
                  </pic:blipFill>
                  <pic:spPr>
                    <a:xfrm>
                      <a:off x="0" y="0"/>
                      <a:ext cx="4391025" cy="3420110"/>
                    </a:xfrm>
                    <a:prstGeom prst="rect">
                      <a:avLst/>
                    </a:prstGeom>
                    <a:ln/>
                  </pic:spPr>
                </pic:pic>
              </a:graphicData>
            </a:graphic>
          </wp:anchor>
        </w:drawing>
      </w:r>
      <w:r>
        <w:rPr>
          <w:noProof/>
        </w:rPr>
        <mc:AlternateContent>
          <mc:Choice Requires="wps">
            <w:drawing>
              <wp:anchor distT="0" distB="0" distL="114300" distR="114300" simplePos="0" relativeHeight="251670528" behindDoc="0" locked="0" layoutInCell="1" hidden="0" allowOverlap="1" wp14:anchorId="3BD4F355" wp14:editId="7387EB0D">
                <wp:simplePos x="0" y="0"/>
                <wp:positionH relativeFrom="column">
                  <wp:posOffset>3238500</wp:posOffset>
                </wp:positionH>
                <wp:positionV relativeFrom="paragraph">
                  <wp:posOffset>101600</wp:posOffset>
                </wp:positionV>
                <wp:extent cx="1133475" cy="257175"/>
                <wp:effectExtent l="0" t="0" r="0" b="0"/>
                <wp:wrapNone/>
                <wp:docPr id="235" name="Dikdörtgen 235"/>
                <wp:cNvGraphicFramePr/>
                <a:graphic xmlns:a="http://schemas.openxmlformats.org/drawingml/2006/main">
                  <a:graphicData uri="http://schemas.microsoft.com/office/word/2010/wordprocessingShape">
                    <wps:wsp>
                      <wps:cNvSpPr/>
                      <wps:spPr>
                        <a:xfrm>
                          <a:off x="4784025" y="3656175"/>
                          <a:ext cx="1123950" cy="2476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612BFD4" w14:textId="77777777" w:rsidR="00CB53E3" w:rsidRDefault="00AE6A6D">
                            <w:pPr>
                              <w:spacing w:line="258" w:lineRule="auto"/>
                              <w:textDirection w:val="btLr"/>
                            </w:pPr>
                            <w:r>
                              <w:rPr>
                                <w:color w:val="000000"/>
                              </w:rPr>
                              <w:t>Vakum fan</w:t>
                            </w:r>
                          </w:p>
                        </w:txbxContent>
                      </wps:txbx>
                      <wps:bodyPr spcFirstLastPara="1" wrap="square" lIns="91425" tIns="45700" rIns="91425" bIns="45700" anchor="t" anchorCtr="0">
                        <a:noAutofit/>
                      </wps:bodyPr>
                    </wps:wsp>
                  </a:graphicData>
                </a:graphic>
              </wp:anchor>
            </w:drawing>
          </mc:Choice>
          <mc:Fallback>
            <w:pict>
              <v:rect w14:anchorId="3BD4F355" id="Dikdörtgen 235" o:spid="_x0000_s1037" style="position:absolute;left:0;text-align:left;margin-left:255pt;margin-top:8pt;width:89.25pt;height:20.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" fillcolor="white [3201]">
                <v:stroke startarrowwidth="narrow" startarrowlength="short" endarrowwidth="narrow" endarrowlength="short" joinstyle="round"/>
                <v:textbox inset="2.53958mm,1.2694mm,2.53958mm,1.2694mm">
                  <w:txbxContent>
                    <w:p w14:paraId="4612BFD4" w14:textId="77777777" w:rsidR="00CB53E3" w:rsidRDefault="00AE6A6D">
                      <w:pPr>
                        <w:spacing w:line="258" w:lineRule="auto"/>
                        <w:textDirection w:val="btLr"/>
                      </w:pPr>
                      <w:r>
                        <w:rPr>
                          <w:color w:val="000000"/>
                        </w:rPr>
                        <w:t>Vakum fan</w:t>
                      </w:r>
                    </w:p>
                  </w:txbxContent>
                </v:textbox>
              </v:rect>
            </w:pict>
          </mc:Fallback>
        </mc:AlternateContent>
      </w:r>
      <w:r>
        <w:rPr>
          <w:noProof/>
        </w:rPr>
        <mc:AlternateContent>
          <mc:Choice Requires="wpg">
            <w:drawing>
              <wp:anchor distT="0" distB="0" distL="114300" distR="114300" simplePos="0" relativeHeight="251671552" behindDoc="0" locked="0" layoutInCell="1" hidden="0" allowOverlap="1" wp14:anchorId="4051567F" wp14:editId="0B701AE2">
                <wp:simplePos x="0" y="0"/>
                <wp:positionH relativeFrom="column">
                  <wp:posOffset>2857500</wp:posOffset>
                </wp:positionH>
                <wp:positionV relativeFrom="paragraph">
                  <wp:posOffset>203200</wp:posOffset>
                </wp:positionV>
                <wp:extent cx="25400" cy="447675"/>
                <wp:effectExtent l="0" t="0" r="0" b="0"/>
                <wp:wrapNone/>
                <wp:docPr id="207" name="Düz Ok Bağlayıcısı 207"/>
                <wp:cNvGraphicFramePr/>
                <a:graphic xmlns:a="http://schemas.openxmlformats.org/drawingml/2006/main">
                  <a:graphicData uri="http://schemas.microsoft.com/office/word/2010/wordprocessingShape">
                    <wps:wsp>
                      <wps:cNvCnPr/>
                      <wps:spPr>
                        <a:xfrm rot="10800000">
                          <a:off x="5346000" y="3556163"/>
                          <a:ext cx="0" cy="44767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2857500</wp:posOffset>
                </wp:positionH>
                <wp:positionV relativeFrom="paragraph">
                  <wp:posOffset>203200</wp:posOffset>
                </wp:positionV>
                <wp:extent cx="25400" cy="447675"/>
                <wp:effectExtent b="0" l="0" r="0" t="0"/>
                <wp:wrapNone/>
                <wp:docPr id="207" name="image9.png"/>
                <a:graphic>
                  <a:graphicData uri="http://schemas.openxmlformats.org/drawingml/2006/picture">
                    <pic:pic>
                      <pic:nvPicPr>
                        <pic:cNvPr id="0" name="image9.png"/>
                        <pic:cNvPicPr preferRelativeResize="0"/>
                      </pic:nvPicPr>
                      <pic:blipFill>
                        <a:blip r:embed="rId33"/>
                        <a:srcRect/>
                        <a:stretch>
                          <a:fillRect/>
                        </a:stretch>
                      </pic:blipFill>
                      <pic:spPr>
                        <a:xfrm>
                          <a:off x="0" y="0"/>
                          <a:ext cx="25400" cy="447675"/>
                        </a:xfrm>
                        <a:prstGeom prst="rect"/>
                        <a:ln/>
                      </pic:spPr>
                    </pic:pic>
                  </a:graphicData>
                </a:graphic>
              </wp:anchor>
            </w:drawing>
          </mc:Fallback>
        </mc:AlternateContent>
      </w:r>
      <w:r>
        <w:rPr>
          <w:noProof/>
        </w:rPr>
        <mc:AlternateContent>
          <mc:Choice Requires="wps">
            <w:drawing>
              <wp:anchor distT="0" distB="0" distL="114300" distR="114300" simplePos="0" relativeHeight="251672576" behindDoc="0" locked="0" layoutInCell="1" hidden="0" allowOverlap="1" wp14:anchorId="66C41449" wp14:editId="0B4B199A">
                <wp:simplePos x="0" y="0"/>
                <wp:positionH relativeFrom="column">
                  <wp:posOffset>1905000</wp:posOffset>
                </wp:positionH>
                <wp:positionV relativeFrom="paragraph">
                  <wp:posOffset>38100</wp:posOffset>
                </wp:positionV>
                <wp:extent cx="876300" cy="257175"/>
                <wp:effectExtent l="0" t="0" r="0" b="0"/>
                <wp:wrapNone/>
                <wp:docPr id="214" name="Dikdörtgen 214"/>
                <wp:cNvGraphicFramePr/>
                <a:graphic xmlns:a="http://schemas.openxmlformats.org/drawingml/2006/main">
                  <a:graphicData uri="http://schemas.microsoft.com/office/word/2010/wordprocessingShape">
                    <wps:wsp>
                      <wps:cNvSpPr/>
                      <wps:spPr>
                        <a:xfrm>
                          <a:off x="4912613" y="3656175"/>
                          <a:ext cx="866775" cy="2476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9A33C65" w14:textId="77777777" w:rsidR="00CB53E3" w:rsidRDefault="00AE6A6D">
                            <w:pPr>
                              <w:spacing w:line="258" w:lineRule="auto"/>
                              <w:textDirection w:val="btLr"/>
                            </w:pPr>
                            <w:r>
                              <w:rPr>
                                <w:color w:val="000000"/>
                              </w:rPr>
                              <w:t>IR sensör</w:t>
                            </w:r>
                          </w:p>
                        </w:txbxContent>
                      </wps:txbx>
                      <wps:bodyPr spcFirstLastPara="1" wrap="square" lIns="91425" tIns="45700" rIns="91425" bIns="45700" anchor="t" anchorCtr="0">
                        <a:noAutofit/>
                      </wps:bodyPr>
                    </wps:wsp>
                  </a:graphicData>
                </a:graphic>
              </wp:anchor>
            </w:drawing>
          </mc:Choice>
          <mc:Fallback>
            <w:pict>
              <v:rect w14:anchorId="66C41449" id="Dikdörtgen 214" o:spid="_x0000_s1038" style="position:absolute;left:0;text-align:left;margin-left:150pt;margin-top:3pt;width:69pt;height:20.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" fillcolor="white [3201]">
                <v:stroke startarrowwidth="narrow" startarrowlength="short" endarrowwidth="narrow" endarrowlength="short" joinstyle="round"/>
                <v:textbox inset="2.53958mm,1.2694mm,2.53958mm,1.2694mm">
                  <w:txbxContent>
                    <w:p w14:paraId="59A33C65" w14:textId="77777777" w:rsidR="00CB53E3" w:rsidRDefault="00AE6A6D">
                      <w:pPr>
                        <w:spacing w:line="258" w:lineRule="auto"/>
                        <w:textDirection w:val="btLr"/>
                      </w:pPr>
                      <w:r>
                        <w:rPr>
                          <w:color w:val="000000"/>
                        </w:rPr>
                        <w:t>IR sensör</w:t>
                      </w:r>
                    </w:p>
                  </w:txbxContent>
                </v:textbox>
              </v:rect>
            </w:pict>
          </mc:Fallback>
        </mc:AlternateContent>
      </w:r>
    </w:p>
    <w:bookmarkStart w:id="6" w:name="_heading=h.3znysh7" w:colFirst="0" w:colLast="0"/>
    <w:bookmarkEnd w:id="6"/>
    <w:p w14:paraId="0000019E" w14:textId="77777777" w:rsidR="00CB53E3" w:rsidRDefault="00AE6A6D">
      <w:pPr>
        <w:tabs>
          <w:tab w:val="left" w:pos="3930"/>
        </w:tabs>
      </w:pPr>
      <w:r>
        <w:rPr>
          <w:noProof/>
        </w:rPr>
        <mc:AlternateContent>
          <mc:Choice Requires="wpg">
            <w:drawing>
              <wp:anchor distT="0" distB="0" distL="114300" distR="114300" simplePos="0" relativeHeight="251673600" behindDoc="0" locked="0" layoutInCell="1" hidden="0" allowOverlap="1" wp14:anchorId="5B21DDB2" wp14:editId="3D42CAB5">
                <wp:simplePos x="0" y="0"/>
                <wp:positionH relativeFrom="column">
                  <wp:posOffset>2768600</wp:posOffset>
                </wp:positionH>
                <wp:positionV relativeFrom="paragraph">
                  <wp:posOffset>38100</wp:posOffset>
                </wp:positionV>
                <wp:extent cx="838864" cy="940538"/>
                <wp:effectExtent l="0" t="0" r="0" b="0"/>
                <wp:wrapNone/>
                <wp:docPr id="248" name="Düz Ok Bağlayıcısı 248"/>
                <wp:cNvGraphicFramePr/>
                <a:graphic xmlns:a="http://schemas.openxmlformats.org/drawingml/2006/main">
                  <a:graphicData uri="http://schemas.microsoft.com/office/word/2010/wordprocessingShape">
                    <wps:wsp>
                      <wps:cNvCnPr/>
                      <wps:spPr>
                        <a:xfrm rot="10800000" flipH="1">
                          <a:off x="4931331" y="3314494"/>
                          <a:ext cx="829339" cy="931013"/>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2768600</wp:posOffset>
                </wp:positionH>
                <wp:positionV relativeFrom="paragraph">
                  <wp:posOffset>38100</wp:posOffset>
                </wp:positionV>
                <wp:extent cx="838864" cy="940538"/>
                <wp:effectExtent b="0" l="0" r="0" t="0"/>
                <wp:wrapNone/>
                <wp:docPr id="248" name="image74.png"/>
                <a:graphic>
                  <a:graphicData uri="http://schemas.openxmlformats.org/drawingml/2006/picture">
                    <pic:pic>
                      <pic:nvPicPr>
                        <pic:cNvPr id="0" name="image74.png"/>
                        <pic:cNvPicPr preferRelativeResize="0"/>
                      </pic:nvPicPr>
                      <pic:blipFill>
                        <a:blip r:embed="rId35"/>
                        <a:srcRect/>
                        <a:stretch>
                          <a:fillRect/>
                        </a:stretch>
                      </pic:blipFill>
                      <pic:spPr>
                        <a:xfrm>
                          <a:off x="0" y="0"/>
                          <a:ext cx="838864" cy="940538"/>
                        </a:xfrm>
                        <a:prstGeom prst="rect"/>
                        <a:ln/>
                      </pic:spPr>
                    </pic:pic>
                  </a:graphicData>
                </a:graphic>
              </wp:anchor>
            </w:drawing>
          </mc:Fallback>
        </mc:AlternateContent>
      </w:r>
    </w:p>
    <w:p w14:paraId="0000019F" w14:textId="77777777" w:rsidR="00CB53E3" w:rsidRDefault="00CB53E3">
      <w:pPr>
        <w:tabs>
          <w:tab w:val="left" w:pos="3930"/>
        </w:tabs>
        <w:jc w:val="right"/>
      </w:pPr>
    </w:p>
    <w:p w14:paraId="000001A0" w14:textId="77777777" w:rsidR="00CB53E3" w:rsidRDefault="00CB53E3">
      <w:pPr>
        <w:jc w:val="right"/>
      </w:pPr>
    </w:p>
    <w:p w14:paraId="000001A1" w14:textId="77777777" w:rsidR="00CB53E3" w:rsidRDefault="00AE6A6D">
      <w:pPr>
        <w:tabs>
          <w:tab w:val="left" w:pos="3930"/>
          <w:tab w:val="left" w:pos="7695"/>
        </w:tabs>
        <w:jc w:val="center"/>
      </w:pPr>
      <w:r>
        <w:rPr>
          <w:noProof/>
        </w:rPr>
        <mc:AlternateContent>
          <mc:Choice Requires="wpg">
            <w:drawing>
              <wp:anchor distT="0" distB="0" distL="114300" distR="114300" simplePos="0" relativeHeight="251674624" behindDoc="0" locked="0" layoutInCell="1" hidden="0" allowOverlap="1" wp14:anchorId="466761D0" wp14:editId="07203D29">
                <wp:simplePos x="0" y="0"/>
                <wp:positionH relativeFrom="column">
                  <wp:posOffset>1054100</wp:posOffset>
                </wp:positionH>
                <wp:positionV relativeFrom="paragraph">
                  <wp:posOffset>279400</wp:posOffset>
                </wp:positionV>
                <wp:extent cx="488950" cy="25400"/>
                <wp:effectExtent l="0" t="0" r="0" b="0"/>
                <wp:wrapNone/>
                <wp:docPr id="249" name="Düz Ok Bağlayıcısı 249"/>
                <wp:cNvGraphicFramePr/>
                <a:graphic xmlns:a="http://schemas.openxmlformats.org/drawingml/2006/main">
                  <a:graphicData uri="http://schemas.microsoft.com/office/word/2010/wordprocessingShape">
                    <wps:wsp>
                      <wps:cNvCnPr/>
                      <wps:spPr>
                        <a:xfrm rot="10800000">
                          <a:off x="5101525" y="3780000"/>
                          <a:ext cx="48895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279400</wp:posOffset>
                </wp:positionV>
                <wp:extent cx="488950" cy="25400"/>
                <wp:effectExtent b="0" l="0" r="0" t="0"/>
                <wp:wrapNone/>
                <wp:docPr id="249" name="image79.png"/>
                <a:graphic>
                  <a:graphicData uri="http://schemas.openxmlformats.org/drawingml/2006/picture">
                    <pic:pic>
                      <pic:nvPicPr>
                        <pic:cNvPr id="0" name="image79.png"/>
                        <pic:cNvPicPr preferRelativeResize="0"/>
                      </pic:nvPicPr>
                      <pic:blipFill>
                        <a:blip r:embed="rId36"/>
                        <a:srcRect/>
                        <a:stretch>
                          <a:fillRect/>
                        </a:stretch>
                      </pic:blipFill>
                      <pic:spPr>
                        <a:xfrm>
                          <a:off x="0" y="0"/>
                          <a:ext cx="488950" cy="25400"/>
                        </a:xfrm>
                        <a:prstGeom prst="rect"/>
                        <a:ln/>
                      </pic:spPr>
                    </pic:pic>
                  </a:graphicData>
                </a:graphic>
              </wp:anchor>
            </w:drawing>
          </mc:Fallback>
        </mc:AlternateContent>
      </w:r>
    </w:p>
    <w:p w14:paraId="000001A2" w14:textId="77777777" w:rsidR="00CB53E3" w:rsidRDefault="00AE6A6D">
      <w:r>
        <w:rPr>
          <w:noProof/>
        </w:rPr>
        <mc:AlternateContent>
          <mc:Choice Requires="wpg">
            <w:drawing>
              <wp:anchor distT="0" distB="0" distL="114300" distR="114300" simplePos="0" relativeHeight="251675648" behindDoc="0" locked="0" layoutInCell="1" hidden="0" allowOverlap="1" wp14:anchorId="7AD70424" wp14:editId="25C6C667">
                <wp:simplePos x="0" y="0"/>
                <wp:positionH relativeFrom="column">
                  <wp:posOffset>4102100</wp:posOffset>
                </wp:positionH>
                <wp:positionV relativeFrom="paragraph">
                  <wp:posOffset>76200</wp:posOffset>
                </wp:positionV>
                <wp:extent cx="742950" cy="25400"/>
                <wp:effectExtent l="0" t="0" r="0" b="0"/>
                <wp:wrapNone/>
                <wp:docPr id="210" name="Düz Ok Bağlayıcısı 210"/>
                <wp:cNvGraphicFramePr/>
                <a:graphic xmlns:a="http://schemas.openxmlformats.org/drawingml/2006/main">
                  <a:graphicData uri="http://schemas.microsoft.com/office/word/2010/wordprocessingShape">
                    <wps:wsp>
                      <wps:cNvCnPr/>
                      <wps:spPr>
                        <a:xfrm>
                          <a:off x="4974525" y="3780000"/>
                          <a:ext cx="74295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4102100</wp:posOffset>
                </wp:positionH>
                <wp:positionV relativeFrom="paragraph">
                  <wp:posOffset>76200</wp:posOffset>
                </wp:positionV>
                <wp:extent cx="742950" cy="25400"/>
                <wp:effectExtent b="0" l="0" r="0" t="0"/>
                <wp:wrapNone/>
                <wp:docPr id="210"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742950" cy="25400"/>
                        </a:xfrm>
                        <a:prstGeom prst="rect"/>
                        <a:ln/>
                      </pic:spPr>
                    </pic:pic>
                  </a:graphicData>
                </a:graphic>
              </wp:anchor>
            </w:drawing>
          </mc:Fallback>
        </mc:AlternateContent>
      </w:r>
      <w:r>
        <w:rPr>
          <w:noProof/>
        </w:rPr>
        <mc:AlternateContent>
          <mc:Choice Requires="wps">
            <w:drawing>
              <wp:anchor distT="0" distB="0" distL="114300" distR="114300" simplePos="0" relativeHeight="251676672" behindDoc="0" locked="0" layoutInCell="1" hidden="0" allowOverlap="1" wp14:anchorId="55B6117E" wp14:editId="44C9F1D4">
                <wp:simplePos x="0" y="0"/>
                <wp:positionH relativeFrom="column">
                  <wp:posOffset>4254500</wp:posOffset>
                </wp:positionH>
                <wp:positionV relativeFrom="paragraph">
                  <wp:posOffset>190500</wp:posOffset>
                </wp:positionV>
                <wp:extent cx="695325" cy="285750"/>
                <wp:effectExtent l="0" t="0" r="0" b="0"/>
                <wp:wrapNone/>
                <wp:docPr id="205" name="Dikdörtgen 205"/>
                <wp:cNvGraphicFramePr/>
                <a:graphic xmlns:a="http://schemas.openxmlformats.org/drawingml/2006/main">
                  <a:graphicData uri="http://schemas.microsoft.com/office/word/2010/wordprocessingShape">
                    <wps:wsp>
                      <wps:cNvSpPr/>
                      <wps:spPr>
                        <a:xfrm>
                          <a:off x="5003100" y="3641888"/>
                          <a:ext cx="685800" cy="276225"/>
                        </a:xfrm>
                        <a:prstGeom prst="rect">
                          <a:avLst/>
                        </a:prstGeom>
                        <a:solidFill>
                          <a:schemeClr val="lt1"/>
                        </a:solidFill>
                        <a:ln w="9525" cap="flat" cmpd="sng">
                          <a:solidFill>
                            <a:srgbClr val="000000"/>
                          </a:solidFill>
                          <a:prstDash val="solid"/>
                          <a:round/>
                          <a:headEnd type="none" w="sm" len="sm"/>
                          <a:tailEnd type="none" w="sm" len="sm"/>
                        </a:ln>
                      </wps:spPr>
                      <wps:txbx>
                        <w:txbxContent>
                          <w:p w14:paraId="2254DE51" w14:textId="77777777" w:rsidR="00CB53E3" w:rsidRDefault="00AE6A6D">
                            <w:pPr>
                              <w:spacing w:line="258" w:lineRule="auto"/>
                              <w:textDirection w:val="btLr"/>
                            </w:pPr>
                            <w:r>
                              <w:rPr>
                                <w:color w:val="000000"/>
                              </w:rPr>
                              <w:t>Tekerlek</w:t>
                            </w:r>
                          </w:p>
                        </w:txbxContent>
                      </wps:txbx>
                      <wps:bodyPr spcFirstLastPara="1" wrap="square" lIns="91425" tIns="45700" rIns="91425" bIns="45700" anchor="t" anchorCtr="0">
                        <a:noAutofit/>
                      </wps:bodyPr>
                    </wps:wsp>
                  </a:graphicData>
                </a:graphic>
              </wp:anchor>
            </w:drawing>
          </mc:Choice>
          <mc:Fallback>
            <w:pict>
              <v:rect w14:anchorId="55B6117E" id="Dikdörtgen 205" o:spid="_x0000_s1039" style="position:absolute;margin-left:335pt;margin-top:15pt;width:54.75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" fillcolor="white [3201]">
                <v:stroke startarrowwidth="narrow" startarrowlength="short" endarrowwidth="narrow" endarrowlength="short" joinstyle="round"/>
                <v:textbox inset="2.53958mm,1.2694mm,2.53958mm,1.2694mm">
                  <w:txbxContent>
                    <w:p w14:paraId="2254DE51" w14:textId="77777777" w:rsidR="00CB53E3" w:rsidRDefault="00AE6A6D">
                      <w:pPr>
                        <w:spacing w:line="258" w:lineRule="auto"/>
                        <w:textDirection w:val="btLr"/>
                      </w:pPr>
                      <w:r>
                        <w:rPr>
                          <w:color w:val="000000"/>
                        </w:rPr>
                        <w:t>Tekerlek</w:t>
                      </w:r>
                    </w:p>
                  </w:txbxContent>
                </v:textbox>
              </v:rect>
            </w:pict>
          </mc:Fallback>
        </mc:AlternateContent>
      </w:r>
      <w:r>
        <w:rPr>
          <w:noProof/>
        </w:rPr>
        <mc:AlternateContent>
          <mc:Choice Requires="wps">
            <w:drawing>
              <wp:anchor distT="0" distB="0" distL="114300" distR="114300" simplePos="0" relativeHeight="251677696" behindDoc="0" locked="0" layoutInCell="1" hidden="0" allowOverlap="1" wp14:anchorId="124F30CE" wp14:editId="030FF9B3">
                <wp:simplePos x="0" y="0"/>
                <wp:positionH relativeFrom="column">
                  <wp:posOffset>762000</wp:posOffset>
                </wp:positionH>
                <wp:positionV relativeFrom="paragraph">
                  <wp:posOffset>177800</wp:posOffset>
                </wp:positionV>
                <wp:extent cx="700641" cy="264707"/>
                <wp:effectExtent l="0" t="0" r="0" b="0"/>
                <wp:wrapNone/>
                <wp:docPr id="206" name="Dikdörtgen 206"/>
                <wp:cNvGraphicFramePr/>
                <a:graphic xmlns:a="http://schemas.openxmlformats.org/drawingml/2006/main">
                  <a:graphicData uri="http://schemas.microsoft.com/office/word/2010/wordprocessingShape">
                    <wps:wsp>
                      <wps:cNvSpPr/>
                      <wps:spPr>
                        <a:xfrm>
                          <a:off x="5000442" y="3652409"/>
                          <a:ext cx="691116" cy="255182"/>
                        </a:xfrm>
                        <a:prstGeom prst="rect">
                          <a:avLst/>
                        </a:prstGeom>
                        <a:solidFill>
                          <a:schemeClr val="lt1"/>
                        </a:solidFill>
                        <a:ln w="9525" cap="flat" cmpd="sng">
                          <a:solidFill>
                            <a:srgbClr val="000000"/>
                          </a:solidFill>
                          <a:prstDash val="solid"/>
                          <a:round/>
                          <a:headEnd type="none" w="sm" len="sm"/>
                          <a:tailEnd type="none" w="sm" len="sm"/>
                        </a:ln>
                      </wps:spPr>
                      <wps:txbx>
                        <w:txbxContent>
                          <w:p w14:paraId="3E955D7F" w14:textId="77777777" w:rsidR="00CB53E3" w:rsidRDefault="00AE6A6D">
                            <w:pPr>
                              <w:spacing w:line="258" w:lineRule="auto"/>
                              <w:textDirection w:val="btLr"/>
                            </w:pPr>
                            <w:r>
                              <w:rPr>
                                <w:color w:val="000000"/>
                              </w:rPr>
                              <w:t>Tekerlek</w:t>
                            </w:r>
                          </w:p>
                        </w:txbxContent>
                      </wps:txbx>
                      <wps:bodyPr spcFirstLastPara="1" wrap="square" lIns="91425" tIns="45700" rIns="91425" bIns="45700" anchor="t" anchorCtr="0">
                        <a:noAutofit/>
                      </wps:bodyPr>
                    </wps:wsp>
                  </a:graphicData>
                </a:graphic>
              </wp:anchor>
            </w:drawing>
          </mc:Choice>
          <mc:Fallback>
            <w:pict>
              <v:rect w14:anchorId="124F30CE" id="Dikdörtgen 206" o:spid="_x0000_s1040" style="position:absolute;margin-left:60pt;margin-top:14pt;width:55.15pt;height:20.8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" fillcolor="white [3201]">
                <v:stroke startarrowwidth="narrow" startarrowlength="short" endarrowwidth="narrow" endarrowlength="short" joinstyle="round"/>
                <v:textbox inset="2.53958mm,1.2694mm,2.53958mm,1.2694mm">
                  <w:txbxContent>
                    <w:p w14:paraId="3E955D7F" w14:textId="77777777" w:rsidR="00CB53E3" w:rsidRDefault="00AE6A6D">
                      <w:pPr>
                        <w:spacing w:line="258" w:lineRule="auto"/>
                        <w:textDirection w:val="btLr"/>
                      </w:pPr>
                      <w:r>
                        <w:rPr>
                          <w:color w:val="000000"/>
                        </w:rPr>
                        <w:t>Tekerlek</w:t>
                      </w:r>
                    </w:p>
                  </w:txbxContent>
                </v:textbox>
              </v:rect>
            </w:pict>
          </mc:Fallback>
        </mc:AlternateContent>
      </w:r>
    </w:p>
    <w:p w14:paraId="000001A3" w14:textId="77777777" w:rsidR="00CB53E3" w:rsidRDefault="00AE6A6D">
      <w:pPr>
        <w:tabs>
          <w:tab w:val="left" w:pos="3930"/>
          <w:tab w:val="left" w:pos="769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A4" w14:textId="77777777" w:rsidR="00CB53E3" w:rsidRDefault="00CB53E3"/>
    <w:p w14:paraId="000001A5" w14:textId="77777777" w:rsidR="00CB53E3" w:rsidRDefault="00AE6A6D">
      <w:r>
        <w:rPr>
          <w:noProof/>
        </w:rPr>
        <mc:AlternateContent>
          <mc:Choice Requires="wpg">
            <w:drawing>
              <wp:anchor distT="0" distB="0" distL="114300" distR="114300" simplePos="0" relativeHeight="251678720" behindDoc="0" locked="0" layoutInCell="1" hidden="0" allowOverlap="1" wp14:anchorId="16EAF79C" wp14:editId="4F29DC43">
                <wp:simplePos x="0" y="0"/>
                <wp:positionH relativeFrom="column">
                  <wp:posOffset>1651000</wp:posOffset>
                </wp:positionH>
                <wp:positionV relativeFrom="paragraph">
                  <wp:posOffset>152400</wp:posOffset>
                </wp:positionV>
                <wp:extent cx="171450" cy="476250"/>
                <wp:effectExtent l="0" t="0" r="0" b="0"/>
                <wp:wrapNone/>
                <wp:docPr id="202" name="Düz Ok Bağlayıcısı 202"/>
                <wp:cNvGraphicFramePr/>
                <a:graphic xmlns:a="http://schemas.openxmlformats.org/drawingml/2006/main">
                  <a:graphicData uri="http://schemas.microsoft.com/office/word/2010/wordprocessingShape">
                    <wps:wsp>
                      <wps:cNvCnPr/>
                      <wps:spPr>
                        <a:xfrm flipH="1">
                          <a:off x="5265038" y="3546638"/>
                          <a:ext cx="161925" cy="4667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1651000</wp:posOffset>
                </wp:positionH>
                <wp:positionV relativeFrom="paragraph">
                  <wp:posOffset>152400</wp:posOffset>
                </wp:positionV>
                <wp:extent cx="171450" cy="476250"/>
                <wp:effectExtent b="0" l="0" r="0" t="0"/>
                <wp:wrapNone/>
                <wp:docPr id="202" name="image4.png"/>
                <a:graphic>
                  <a:graphicData uri="http://schemas.openxmlformats.org/drawingml/2006/picture">
                    <pic:pic>
                      <pic:nvPicPr>
                        <pic:cNvPr id="0" name="image4.png"/>
                        <pic:cNvPicPr preferRelativeResize="0"/>
                      </pic:nvPicPr>
                      <pic:blipFill>
                        <a:blip r:embed="rId40"/>
                        <a:srcRect/>
                        <a:stretch>
                          <a:fillRect/>
                        </a:stretch>
                      </pic:blipFill>
                      <pic:spPr>
                        <a:xfrm>
                          <a:off x="0" y="0"/>
                          <a:ext cx="171450" cy="476250"/>
                        </a:xfrm>
                        <a:prstGeom prst="rect"/>
                        <a:ln/>
                      </pic:spPr>
                    </pic:pic>
                  </a:graphicData>
                </a:graphic>
              </wp:anchor>
            </w:drawing>
          </mc:Fallback>
        </mc:AlternateContent>
      </w:r>
    </w:p>
    <w:p w14:paraId="000001A6" w14:textId="77777777" w:rsidR="00CB53E3" w:rsidRDefault="00AE6A6D">
      <w:r>
        <w:rPr>
          <w:noProof/>
        </w:rPr>
        <mc:AlternateContent>
          <mc:Choice Requires="wpg">
            <w:drawing>
              <wp:anchor distT="0" distB="0" distL="114300" distR="114300" simplePos="0" relativeHeight="251679744" behindDoc="0" locked="0" layoutInCell="1" hidden="0" allowOverlap="1" wp14:anchorId="13F3D6DA" wp14:editId="0C861AE0">
                <wp:simplePos x="0" y="0"/>
                <wp:positionH relativeFrom="column">
                  <wp:posOffset>4076700</wp:posOffset>
                </wp:positionH>
                <wp:positionV relativeFrom="paragraph">
                  <wp:posOffset>0</wp:posOffset>
                </wp:positionV>
                <wp:extent cx="371475" cy="457200"/>
                <wp:effectExtent l="0" t="0" r="0" b="0"/>
                <wp:wrapNone/>
                <wp:docPr id="231" name="Düz Ok Bağlayıcısı 231"/>
                <wp:cNvGraphicFramePr/>
                <a:graphic xmlns:a="http://schemas.openxmlformats.org/drawingml/2006/main">
                  <a:graphicData uri="http://schemas.microsoft.com/office/word/2010/wordprocessingShape">
                    <wps:wsp>
                      <wps:cNvCnPr/>
                      <wps:spPr>
                        <a:xfrm>
                          <a:off x="5165025" y="3556163"/>
                          <a:ext cx="361950" cy="44767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0</wp:posOffset>
                </wp:positionV>
                <wp:extent cx="371475" cy="457200"/>
                <wp:effectExtent b="0" l="0" r="0" t="0"/>
                <wp:wrapNone/>
                <wp:docPr id="231" name="image34.png"/>
                <a:graphic>
                  <a:graphicData uri="http://schemas.openxmlformats.org/drawingml/2006/picture">
                    <pic:pic>
                      <pic:nvPicPr>
                        <pic:cNvPr id="0" name="image34.png"/>
                        <pic:cNvPicPr preferRelativeResize="0"/>
                      </pic:nvPicPr>
                      <pic:blipFill>
                        <a:blip r:embed="rId41"/>
                        <a:srcRect/>
                        <a:stretch>
                          <a:fillRect/>
                        </a:stretch>
                      </pic:blipFill>
                      <pic:spPr>
                        <a:xfrm>
                          <a:off x="0" y="0"/>
                          <a:ext cx="371475" cy="457200"/>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14:anchorId="0FC1C743" wp14:editId="18061E8C">
                <wp:simplePos x="0" y="0"/>
                <wp:positionH relativeFrom="column">
                  <wp:posOffset>2781300</wp:posOffset>
                </wp:positionH>
                <wp:positionV relativeFrom="paragraph">
                  <wp:posOffset>190500</wp:posOffset>
                </wp:positionV>
                <wp:extent cx="409575" cy="361950"/>
                <wp:effectExtent l="0" t="0" r="0" b="0"/>
                <wp:wrapNone/>
                <wp:docPr id="200" name="Düz Ok Bağlayıcısı 200"/>
                <wp:cNvGraphicFramePr/>
                <a:graphic xmlns:a="http://schemas.openxmlformats.org/drawingml/2006/main">
                  <a:graphicData uri="http://schemas.microsoft.com/office/word/2010/wordprocessingShape">
                    <wps:wsp>
                      <wps:cNvCnPr/>
                      <wps:spPr>
                        <a:xfrm>
                          <a:off x="5145975" y="3603788"/>
                          <a:ext cx="400050" cy="352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190500</wp:posOffset>
                </wp:positionV>
                <wp:extent cx="409575" cy="361950"/>
                <wp:effectExtent b="0" l="0" r="0" t="0"/>
                <wp:wrapNone/>
                <wp:docPr id="200" name="image2.png"/>
                <a:graphic>
                  <a:graphicData uri="http://schemas.openxmlformats.org/drawingml/2006/picture">
                    <pic:pic>
                      <pic:nvPicPr>
                        <pic:cNvPr id="0" name="image2.png"/>
                        <pic:cNvPicPr preferRelativeResize="0"/>
                      </pic:nvPicPr>
                      <pic:blipFill>
                        <a:blip r:embed="rId42"/>
                        <a:srcRect/>
                        <a:stretch>
                          <a:fillRect/>
                        </a:stretch>
                      </pic:blipFill>
                      <pic:spPr>
                        <a:xfrm>
                          <a:off x="0" y="0"/>
                          <a:ext cx="409575" cy="361950"/>
                        </a:xfrm>
                        <a:prstGeom prst="rect"/>
                        <a:ln/>
                      </pic:spPr>
                    </pic:pic>
                  </a:graphicData>
                </a:graphic>
              </wp:anchor>
            </w:drawing>
          </mc:Fallback>
        </mc:AlternateContent>
      </w:r>
    </w:p>
    <w:p w14:paraId="000001A7" w14:textId="77777777" w:rsidR="00CB53E3" w:rsidRDefault="00AE6A6D">
      <w:r>
        <w:rPr>
          <w:noProof/>
        </w:rPr>
        <mc:AlternateContent>
          <mc:Choice Requires="wps">
            <w:drawing>
              <wp:anchor distT="0" distB="0" distL="114300" distR="114300" simplePos="0" relativeHeight="251681792" behindDoc="0" locked="0" layoutInCell="1" hidden="0" allowOverlap="1" wp14:anchorId="3DCEA618" wp14:editId="3BC6BA44">
                <wp:simplePos x="0" y="0"/>
                <wp:positionH relativeFrom="column">
                  <wp:posOffset>698500</wp:posOffset>
                </wp:positionH>
                <wp:positionV relativeFrom="paragraph">
                  <wp:posOffset>63500</wp:posOffset>
                </wp:positionV>
                <wp:extent cx="1200150" cy="276225"/>
                <wp:effectExtent l="0" t="0" r="0" b="0"/>
                <wp:wrapNone/>
                <wp:docPr id="201" name="Dikdörtgen 201"/>
                <wp:cNvGraphicFramePr/>
                <a:graphic xmlns:a="http://schemas.openxmlformats.org/drawingml/2006/main">
                  <a:graphicData uri="http://schemas.microsoft.com/office/word/2010/wordprocessingShape">
                    <wps:wsp>
                      <wps:cNvSpPr/>
                      <wps:spPr>
                        <a:xfrm>
                          <a:off x="4750688" y="3646650"/>
                          <a:ext cx="1190625" cy="2667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B99254B" w14:textId="77777777" w:rsidR="00CB53E3" w:rsidRDefault="00AE6A6D">
                            <w:pPr>
                              <w:spacing w:line="258" w:lineRule="auto"/>
                              <w:textDirection w:val="btLr"/>
                            </w:pPr>
                            <w:r>
                              <w:rPr>
                                <w:color w:val="000000"/>
                                <w:sz w:val="20"/>
                              </w:rPr>
                              <w:t>Ultrasonik sensör 1</w:t>
                            </w:r>
                          </w:p>
                        </w:txbxContent>
                      </wps:txbx>
                      <wps:bodyPr spcFirstLastPara="1" wrap="square" lIns="91425" tIns="45700" rIns="91425" bIns="45700" anchor="t" anchorCtr="0">
                        <a:noAutofit/>
                      </wps:bodyPr>
                    </wps:wsp>
                  </a:graphicData>
                </a:graphic>
              </wp:anchor>
            </w:drawing>
          </mc:Choice>
          <mc:Fallback>
            <w:pict>
              <v:rect w14:anchorId="3DCEA618" id="Dikdörtgen 201" o:spid="_x0000_s1041" style="position:absolute;margin-left:55pt;margin-top:5pt;width:94.5pt;height:21.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" fillcolor="white [3201]">
                <v:stroke startarrowwidth="narrow" startarrowlength="short" endarrowwidth="narrow" endarrowlength="short" joinstyle="round"/>
                <v:textbox inset="2.53958mm,1.2694mm,2.53958mm,1.2694mm">
                  <w:txbxContent>
                    <w:p w14:paraId="3B99254B" w14:textId="77777777" w:rsidR="00CB53E3" w:rsidRDefault="00AE6A6D">
                      <w:pPr>
                        <w:spacing w:line="258" w:lineRule="auto"/>
                        <w:textDirection w:val="btLr"/>
                      </w:pPr>
                      <w:r>
                        <w:rPr>
                          <w:color w:val="000000"/>
                          <w:sz w:val="20"/>
                        </w:rPr>
                        <w:t>Ultrasonik sensör 1</w:t>
                      </w:r>
                    </w:p>
                  </w:txbxContent>
                </v:textbox>
              </v:rect>
            </w:pict>
          </mc:Fallback>
        </mc:AlternateContent>
      </w:r>
    </w:p>
    <w:p w14:paraId="000001A8" w14:textId="77777777" w:rsidR="00CB53E3" w:rsidRDefault="00AE6A6D">
      <w:r>
        <w:rPr>
          <w:noProof/>
        </w:rPr>
        <mc:AlternateContent>
          <mc:Choice Requires="wps">
            <w:drawing>
              <wp:anchor distT="0" distB="0" distL="114300" distR="114300" simplePos="0" relativeHeight="251682816" behindDoc="0" locked="0" layoutInCell="1" hidden="0" allowOverlap="1" wp14:anchorId="51E48A7C" wp14:editId="47A19156">
                <wp:simplePos x="0" y="0"/>
                <wp:positionH relativeFrom="column">
                  <wp:posOffset>2184400</wp:posOffset>
                </wp:positionH>
                <wp:positionV relativeFrom="paragraph">
                  <wp:posOffset>0</wp:posOffset>
                </wp:positionV>
                <wp:extent cx="1238250" cy="257175"/>
                <wp:effectExtent l="0" t="0" r="0" b="0"/>
                <wp:wrapNone/>
                <wp:docPr id="229" name="Dikdörtgen 229"/>
                <wp:cNvGraphicFramePr/>
                <a:graphic xmlns:a="http://schemas.openxmlformats.org/drawingml/2006/main">
                  <a:graphicData uri="http://schemas.microsoft.com/office/word/2010/wordprocessingShape">
                    <wps:wsp>
                      <wps:cNvSpPr/>
                      <wps:spPr>
                        <a:xfrm>
                          <a:off x="4731638" y="3656175"/>
                          <a:ext cx="1228725" cy="2476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A19A44C" w14:textId="77777777" w:rsidR="00CB53E3" w:rsidRDefault="00AE6A6D">
                            <w:pPr>
                              <w:spacing w:line="258" w:lineRule="auto"/>
                              <w:textDirection w:val="btLr"/>
                            </w:pPr>
                            <w:r>
                              <w:rPr>
                                <w:color w:val="000000"/>
                                <w:sz w:val="20"/>
                              </w:rPr>
                              <w:t>Ultrasonik sensör 2</w:t>
                            </w:r>
                          </w:p>
                        </w:txbxContent>
                      </wps:txbx>
                      <wps:bodyPr spcFirstLastPara="1" wrap="square" lIns="91425" tIns="45700" rIns="91425" bIns="45700" anchor="t" anchorCtr="0">
                        <a:noAutofit/>
                      </wps:bodyPr>
                    </wps:wsp>
                  </a:graphicData>
                </a:graphic>
              </wp:anchor>
            </w:drawing>
          </mc:Choice>
          <mc:Fallback>
            <w:pict>
              <v:rect w14:anchorId="51E48A7C" id="Dikdörtgen 229" o:spid="_x0000_s1042" style="position:absolute;margin-left:172pt;margin-top:0;width:97.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" fillcolor="white [3201]">
                <v:stroke startarrowwidth="narrow" startarrowlength="short" endarrowwidth="narrow" endarrowlength="short" joinstyle="round"/>
                <v:textbox inset="2.53958mm,1.2694mm,2.53958mm,1.2694mm">
                  <w:txbxContent>
                    <w:p w14:paraId="5A19A44C" w14:textId="77777777" w:rsidR="00CB53E3" w:rsidRDefault="00AE6A6D">
                      <w:pPr>
                        <w:spacing w:line="258" w:lineRule="auto"/>
                        <w:textDirection w:val="btLr"/>
                      </w:pPr>
                      <w:r>
                        <w:rPr>
                          <w:color w:val="000000"/>
                          <w:sz w:val="20"/>
                        </w:rPr>
                        <w:t>Ultrasonik sensör 2</w:t>
                      </w:r>
                    </w:p>
                  </w:txbxContent>
                </v:textbox>
              </v:rect>
            </w:pict>
          </mc:Fallback>
        </mc:AlternateContent>
      </w:r>
      <w:r>
        <w:rPr>
          <w:noProof/>
        </w:rPr>
        <mc:AlternateContent>
          <mc:Choice Requires="wps">
            <w:drawing>
              <wp:anchor distT="0" distB="0" distL="114300" distR="114300" simplePos="0" relativeHeight="251683840" behindDoc="0" locked="0" layoutInCell="1" hidden="0" allowOverlap="1" wp14:anchorId="1C51655D" wp14:editId="79AA6172">
                <wp:simplePos x="0" y="0"/>
                <wp:positionH relativeFrom="column">
                  <wp:posOffset>3784600</wp:posOffset>
                </wp:positionH>
                <wp:positionV relativeFrom="paragraph">
                  <wp:posOffset>0</wp:posOffset>
                </wp:positionV>
                <wp:extent cx="1133475" cy="238125"/>
                <wp:effectExtent l="0" t="0" r="0" b="0"/>
                <wp:wrapNone/>
                <wp:docPr id="216" name="Dikdörtgen 216"/>
                <wp:cNvGraphicFramePr/>
                <a:graphic xmlns:a="http://schemas.openxmlformats.org/drawingml/2006/main">
                  <a:graphicData uri="http://schemas.microsoft.com/office/word/2010/wordprocessingShape">
                    <wps:wsp>
                      <wps:cNvSpPr/>
                      <wps:spPr>
                        <a:xfrm>
                          <a:off x="4784025" y="3665700"/>
                          <a:ext cx="1123950" cy="2286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7523AB" w14:textId="77777777" w:rsidR="00CB53E3" w:rsidRDefault="00AE6A6D">
                            <w:pPr>
                              <w:spacing w:line="258" w:lineRule="auto"/>
                              <w:textDirection w:val="btLr"/>
                            </w:pPr>
                            <w:r>
                              <w:rPr>
                                <w:color w:val="000000"/>
                                <w:sz w:val="18"/>
                              </w:rPr>
                              <w:t>Ultrasonik sensör 3</w:t>
                            </w:r>
                          </w:p>
                        </w:txbxContent>
                      </wps:txbx>
                      <wps:bodyPr spcFirstLastPara="1" wrap="square" lIns="91425" tIns="45700" rIns="91425" bIns="45700" anchor="t" anchorCtr="0">
                        <a:noAutofit/>
                      </wps:bodyPr>
                    </wps:wsp>
                  </a:graphicData>
                </a:graphic>
              </wp:anchor>
            </w:drawing>
          </mc:Choice>
          <mc:Fallback>
            <w:pict>
              <v:rect w14:anchorId="1C51655D" id="Dikdörtgen 216" o:spid="_x0000_s1043" style="position:absolute;margin-left:298pt;margin-top:0;width:89.25pt;height:18.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" fillcolor="white [3201]">
                <v:stroke startarrowwidth="narrow" startarrowlength="short" endarrowwidth="narrow" endarrowlength="short" joinstyle="round"/>
                <v:textbox inset="2.53958mm,1.2694mm,2.53958mm,1.2694mm">
                  <w:txbxContent>
                    <w:p w14:paraId="587523AB" w14:textId="77777777" w:rsidR="00CB53E3" w:rsidRDefault="00AE6A6D">
                      <w:pPr>
                        <w:spacing w:line="258" w:lineRule="auto"/>
                        <w:textDirection w:val="btLr"/>
                      </w:pPr>
                      <w:r>
                        <w:rPr>
                          <w:color w:val="000000"/>
                          <w:sz w:val="18"/>
                        </w:rPr>
                        <w:t>Ultrasonik sensör 3</w:t>
                      </w:r>
                    </w:p>
                  </w:txbxContent>
                </v:textbox>
              </v:rect>
            </w:pict>
          </mc:Fallback>
        </mc:AlternateContent>
      </w:r>
    </w:p>
    <w:p w14:paraId="000001A9" w14:textId="77777777" w:rsidR="00CB53E3" w:rsidRDefault="00CB53E3"/>
    <w:p w14:paraId="000001AA" w14:textId="77777777" w:rsidR="00CB53E3" w:rsidRDefault="00AE6A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3.4 Sensörler, Tekerlekler ve Vakum Fanın Robot Üzerinde Konumları</w:t>
      </w:r>
    </w:p>
    <w:p w14:paraId="000001AB" w14:textId="77777777" w:rsidR="00CB53E3" w:rsidRDefault="00CB53E3">
      <w:pPr>
        <w:spacing w:after="0" w:line="360" w:lineRule="auto"/>
        <w:jc w:val="center"/>
      </w:pPr>
    </w:p>
    <w:p w14:paraId="000001AC" w14:textId="77777777" w:rsidR="00CB53E3" w:rsidRDefault="00CB53E3">
      <w:pPr>
        <w:spacing w:after="0" w:line="360" w:lineRule="auto"/>
      </w:pPr>
    </w:p>
    <w:p w14:paraId="000001AD" w14:textId="77777777" w:rsidR="00CB53E3" w:rsidRDefault="00AE6A6D">
      <w:pPr>
        <w:spacing w:after="0" w:line="360" w:lineRule="auto"/>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Tasarlanan robotta mikrodenetleyici olarak, bünyesinde Atmel tarafından oluşturulmuş tek çipli bir mikrodenetleyici olan ATmega328’i barındıran Arduino Nano kullanılmıştı</w:t>
      </w:r>
      <w:r>
        <w:rPr>
          <w:rFonts w:ascii="Times New Roman" w:eastAsia="Times New Roman" w:hAnsi="Times New Roman" w:cs="Times New Roman"/>
          <w:sz w:val="24"/>
          <w:szCs w:val="24"/>
        </w:rPr>
        <w:t>r. Arduino Nano Platform I/O IDE aracılığı ile C programlama dili kullanılarak programlanmıştır. Kullanılan mikrodenetleyici ve bağlı olduğu tüm elektronik birimlere ait devre şeması oluşturulmuştur.Burada Arduino Nanoya bağlı tüm birimler görülmektedir.</w:t>
      </w:r>
    </w:p>
    <w:p w14:paraId="000001AE" w14:textId="77777777" w:rsidR="00CB53E3" w:rsidRDefault="00CB53E3">
      <w:pPr>
        <w:spacing w:after="0" w:line="360" w:lineRule="auto"/>
        <w:jc w:val="both"/>
        <w:rPr>
          <w:rFonts w:ascii="Times New Roman" w:eastAsia="Times New Roman" w:hAnsi="Times New Roman" w:cs="Times New Roman"/>
          <w:sz w:val="24"/>
          <w:szCs w:val="24"/>
        </w:rPr>
      </w:pPr>
    </w:p>
    <w:p w14:paraId="000001AF" w14:textId="77777777" w:rsidR="00CB53E3" w:rsidRDefault="00CB53E3">
      <w:pPr>
        <w:spacing w:after="0" w:line="360" w:lineRule="auto"/>
        <w:jc w:val="both"/>
        <w:rPr>
          <w:rFonts w:ascii="Times New Roman" w:eastAsia="Times New Roman" w:hAnsi="Times New Roman" w:cs="Times New Roman"/>
          <w:sz w:val="24"/>
          <w:szCs w:val="24"/>
        </w:rPr>
      </w:pPr>
    </w:p>
    <w:p w14:paraId="000001B0" w14:textId="77777777" w:rsidR="00CB53E3" w:rsidRDefault="00CB53E3">
      <w:pPr>
        <w:spacing w:after="0" w:line="360" w:lineRule="auto"/>
        <w:jc w:val="both"/>
        <w:rPr>
          <w:rFonts w:ascii="Times New Roman" w:eastAsia="Times New Roman" w:hAnsi="Times New Roman" w:cs="Times New Roman"/>
          <w:sz w:val="24"/>
          <w:szCs w:val="24"/>
        </w:rPr>
      </w:pPr>
    </w:p>
    <w:p w14:paraId="000001B1"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694941" wp14:editId="1A2BF963">
            <wp:extent cx="6152441" cy="3952123"/>
            <wp:effectExtent l="0" t="0" r="0" b="0"/>
            <wp:docPr id="27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3"/>
                    <a:srcRect/>
                    <a:stretch>
                      <a:fillRect/>
                    </a:stretch>
                  </pic:blipFill>
                  <pic:spPr>
                    <a:xfrm>
                      <a:off x="0" y="0"/>
                      <a:ext cx="6152441" cy="3952123"/>
                    </a:xfrm>
                    <a:prstGeom prst="rect">
                      <a:avLst/>
                    </a:prstGeom>
                    <a:ln/>
                  </pic:spPr>
                </pic:pic>
              </a:graphicData>
            </a:graphic>
          </wp:inline>
        </w:drawing>
      </w:r>
      <w:r>
        <w:rPr>
          <w:noProof/>
        </w:rPr>
        <mc:AlternateContent>
          <mc:Choice Requires="wpg">
            <w:drawing>
              <wp:anchor distT="0" distB="0" distL="114300" distR="114300" simplePos="0" relativeHeight="251684864" behindDoc="0" locked="0" layoutInCell="1" hidden="0" allowOverlap="1" wp14:anchorId="240B1C57" wp14:editId="594AF31F">
                <wp:simplePos x="0" y="0"/>
                <wp:positionH relativeFrom="column">
                  <wp:posOffset>3924300</wp:posOffset>
                </wp:positionH>
                <wp:positionV relativeFrom="paragraph">
                  <wp:posOffset>292100</wp:posOffset>
                </wp:positionV>
                <wp:extent cx="959667" cy="25400"/>
                <wp:effectExtent l="0" t="0" r="0" b="0"/>
                <wp:wrapNone/>
                <wp:docPr id="246" name="Düz Ok Bağlayıcısı 246"/>
                <wp:cNvGraphicFramePr/>
                <a:graphic xmlns:a="http://schemas.openxmlformats.org/drawingml/2006/main">
                  <a:graphicData uri="http://schemas.microsoft.com/office/word/2010/wordprocessingShape">
                    <wps:wsp>
                      <wps:cNvCnPr/>
                      <wps:spPr>
                        <a:xfrm rot="10800000" flipH="1">
                          <a:off x="4866167" y="3775474"/>
                          <a:ext cx="959667" cy="9053"/>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3924300</wp:posOffset>
                </wp:positionH>
                <wp:positionV relativeFrom="paragraph">
                  <wp:posOffset>292100</wp:posOffset>
                </wp:positionV>
                <wp:extent cx="959667" cy="25400"/>
                <wp:effectExtent b="0" l="0" r="0" t="0"/>
                <wp:wrapNone/>
                <wp:docPr id="246" name="image60.png"/>
                <a:graphic>
                  <a:graphicData uri="http://schemas.openxmlformats.org/drawingml/2006/picture">
                    <pic:pic>
                      <pic:nvPicPr>
                        <pic:cNvPr id="0" name="image60.png"/>
                        <pic:cNvPicPr preferRelativeResize="0"/>
                      </pic:nvPicPr>
                      <pic:blipFill>
                        <a:blip r:embed="rId47"/>
                        <a:srcRect/>
                        <a:stretch>
                          <a:fillRect/>
                        </a:stretch>
                      </pic:blipFill>
                      <pic:spPr>
                        <a:xfrm>
                          <a:off x="0" y="0"/>
                          <a:ext cx="959667" cy="25400"/>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14:anchorId="2B5DCAF9" wp14:editId="48407CB6">
                <wp:simplePos x="0" y="0"/>
                <wp:positionH relativeFrom="column">
                  <wp:posOffset>4000500</wp:posOffset>
                </wp:positionH>
                <wp:positionV relativeFrom="paragraph">
                  <wp:posOffset>711200</wp:posOffset>
                </wp:positionV>
                <wp:extent cx="887240" cy="25400"/>
                <wp:effectExtent l="0" t="0" r="0" b="0"/>
                <wp:wrapNone/>
                <wp:docPr id="251" name="Düz Ok Bağlayıcısı 251"/>
                <wp:cNvGraphicFramePr/>
                <a:graphic xmlns:a="http://schemas.openxmlformats.org/drawingml/2006/main">
                  <a:graphicData uri="http://schemas.microsoft.com/office/word/2010/wordprocessingShape">
                    <wps:wsp>
                      <wps:cNvCnPr/>
                      <wps:spPr>
                        <a:xfrm rot="10800000" flipH="1">
                          <a:off x="4902380" y="3775473"/>
                          <a:ext cx="887240" cy="905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4000500</wp:posOffset>
                </wp:positionH>
                <wp:positionV relativeFrom="paragraph">
                  <wp:posOffset>711200</wp:posOffset>
                </wp:positionV>
                <wp:extent cx="887240" cy="25400"/>
                <wp:effectExtent b="0" l="0" r="0" t="0"/>
                <wp:wrapNone/>
                <wp:docPr id="251" name="image84.png"/>
                <a:graphic>
                  <a:graphicData uri="http://schemas.openxmlformats.org/drawingml/2006/picture">
                    <pic:pic>
                      <pic:nvPicPr>
                        <pic:cNvPr id="0" name="image84.png"/>
                        <pic:cNvPicPr preferRelativeResize="0"/>
                      </pic:nvPicPr>
                      <pic:blipFill>
                        <a:blip r:embed="rId48"/>
                        <a:srcRect/>
                        <a:stretch>
                          <a:fillRect/>
                        </a:stretch>
                      </pic:blipFill>
                      <pic:spPr>
                        <a:xfrm>
                          <a:off x="0" y="0"/>
                          <a:ext cx="887240" cy="25400"/>
                        </a:xfrm>
                        <a:prstGeom prst="rect"/>
                        <a:ln/>
                      </pic:spPr>
                    </pic:pic>
                  </a:graphicData>
                </a:graphic>
              </wp:anchor>
            </w:drawing>
          </mc:Fallback>
        </mc:AlternateContent>
      </w:r>
      <w:r>
        <w:rPr>
          <w:noProof/>
        </w:rPr>
        <mc:AlternateContent>
          <mc:Choice Requires="wpg">
            <w:drawing>
              <wp:anchor distT="0" distB="0" distL="114300" distR="114300" simplePos="0" relativeHeight="251686912" behindDoc="0" locked="0" layoutInCell="1" hidden="0" allowOverlap="1" wp14:anchorId="6CFD2C2E" wp14:editId="4794C74A">
                <wp:simplePos x="0" y="0"/>
                <wp:positionH relativeFrom="column">
                  <wp:posOffset>3987800</wp:posOffset>
                </wp:positionH>
                <wp:positionV relativeFrom="paragraph">
                  <wp:posOffset>1028700</wp:posOffset>
                </wp:positionV>
                <wp:extent cx="887240" cy="25400"/>
                <wp:effectExtent l="0" t="0" r="0" b="0"/>
                <wp:wrapNone/>
                <wp:docPr id="227" name="Düz Ok Bağlayıcısı 227"/>
                <wp:cNvGraphicFramePr/>
                <a:graphic xmlns:a="http://schemas.openxmlformats.org/drawingml/2006/main">
                  <a:graphicData uri="http://schemas.microsoft.com/office/word/2010/wordprocessingShape">
                    <wps:wsp>
                      <wps:cNvCnPr/>
                      <wps:spPr>
                        <a:xfrm rot="10800000" flipH="1">
                          <a:off x="4902380" y="3775473"/>
                          <a:ext cx="887240" cy="9054"/>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1028700</wp:posOffset>
                </wp:positionV>
                <wp:extent cx="887240" cy="25400"/>
                <wp:effectExtent b="0" l="0" r="0" t="0"/>
                <wp:wrapNone/>
                <wp:docPr id="227" name="image30.png"/>
                <a:graphic>
                  <a:graphicData uri="http://schemas.openxmlformats.org/drawingml/2006/picture">
                    <pic:pic>
                      <pic:nvPicPr>
                        <pic:cNvPr id="0" name="image30.png"/>
                        <pic:cNvPicPr preferRelativeResize="0"/>
                      </pic:nvPicPr>
                      <pic:blipFill>
                        <a:blip r:embed="rId49"/>
                        <a:srcRect/>
                        <a:stretch>
                          <a:fillRect/>
                        </a:stretch>
                      </pic:blipFill>
                      <pic:spPr>
                        <a:xfrm>
                          <a:off x="0" y="0"/>
                          <a:ext cx="887240" cy="25400"/>
                        </a:xfrm>
                        <a:prstGeom prst="rect"/>
                        <a:ln/>
                      </pic:spPr>
                    </pic:pic>
                  </a:graphicData>
                </a:graphic>
              </wp:anchor>
            </w:drawing>
          </mc:Fallback>
        </mc:AlternateContent>
      </w:r>
      <w:r>
        <w:rPr>
          <w:noProof/>
        </w:rPr>
        <mc:AlternateContent>
          <mc:Choice Requires="wps">
            <w:drawing>
              <wp:anchor distT="0" distB="0" distL="114300" distR="114300" simplePos="0" relativeHeight="251687936" behindDoc="0" locked="0" layoutInCell="1" hidden="0" allowOverlap="1" wp14:anchorId="31AE2EFC" wp14:editId="024D4FDE">
                <wp:simplePos x="0" y="0"/>
                <wp:positionH relativeFrom="column">
                  <wp:posOffset>4965700</wp:posOffset>
                </wp:positionH>
                <wp:positionV relativeFrom="paragraph">
                  <wp:posOffset>406400</wp:posOffset>
                </wp:positionV>
                <wp:extent cx="788123" cy="444091"/>
                <wp:effectExtent l="0" t="0" r="0" b="0"/>
                <wp:wrapNone/>
                <wp:docPr id="228" name="Dikdörtgen 228"/>
                <wp:cNvGraphicFramePr/>
                <a:graphic xmlns:a="http://schemas.openxmlformats.org/drawingml/2006/main">
                  <a:graphicData uri="http://schemas.microsoft.com/office/word/2010/wordprocessingShape">
                    <wps:wsp>
                      <wps:cNvSpPr/>
                      <wps:spPr>
                        <a:xfrm>
                          <a:off x="4956701" y="3562717"/>
                          <a:ext cx="778598" cy="434566"/>
                        </a:xfrm>
                        <a:prstGeom prst="rect">
                          <a:avLst/>
                        </a:prstGeom>
                        <a:solidFill>
                          <a:schemeClr val="lt1"/>
                        </a:solidFill>
                        <a:ln w="9525" cap="flat" cmpd="sng">
                          <a:solidFill>
                            <a:srgbClr val="000000"/>
                          </a:solidFill>
                          <a:prstDash val="solid"/>
                          <a:round/>
                          <a:headEnd type="none" w="sm" len="sm"/>
                          <a:tailEnd type="none" w="sm" len="sm"/>
                        </a:ln>
                      </wps:spPr>
                      <wps:txbx>
                        <w:txbxContent>
                          <w:p w14:paraId="19A0AD7A" w14:textId="77777777" w:rsidR="00CB53E3" w:rsidRDefault="00AE6A6D">
                            <w:pPr>
                              <w:spacing w:line="258" w:lineRule="auto"/>
                              <w:textDirection w:val="btLr"/>
                            </w:pPr>
                            <w:r>
                              <w:rPr>
                                <w:color w:val="000000"/>
                              </w:rPr>
                              <w:t>Ultrasonik sensörler</w:t>
                            </w:r>
                          </w:p>
                        </w:txbxContent>
                      </wps:txbx>
                      <wps:bodyPr spcFirstLastPara="1" wrap="square" lIns="91425" tIns="45700" rIns="91425" bIns="45700" anchor="t" anchorCtr="0">
                        <a:noAutofit/>
                      </wps:bodyPr>
                    </wps:wsp>
                  </a:graphicData>
                </a:graphic>
              </wp:anchor>
            </w:drawing>
          </mc:Choice>
          <mc:Fallback>
            <w:pict>
              <v:rect w14:anchorId="31AE2EFC" id="Dikdörtgen 228" o:spid="_x0000_s1044" style="position:absolute;left:0;text-align:left;margin-left:391pt;margin-top:32pt;width:62.05pt;height:34.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" fillcolor="white [3201]">
                <v:stroke startarrowwidth="narrow" startarrowlength="short" endarrowwidth="narrow" endarrowlength="short" joinstyle="round"/>
                <v:textbox inset="2.53958mm,1.2694mm,2.53958mm,1.2694mm">
                  <w:txbxContent>
                    <w:p w14:paraId="19A0AD7A" w14:textId="77777777" w:rsidR="00CB53E3" w:rsidRDefault="00AE6A6D">
                      <w:pPr>
                        <w:spacing w:line="258" w:lineRule="auto"/>
                        <w:textDirection w:val="btLr"/>
                      </w:pPr>
                      <w:r>
                        <w:rPr>
                          <w:color w:val="000000"/>
                        </w:rPr>
                        <w:t>Ultrasonik sensörler</w:t>
                      </w:r>
                    </w:p>
                  </w:txbxContent>
                </v:textbox>
              </v:rect>
            </w:pict>
          </mc:Fallback>
        </mc:AlternateContent>
      </w:r>
      <w:r>
        <w:rPr>
          <w:noProof/>
        </w:rPr>
        <mc:AlternateContent>
          <mc:Choice Requires="wpg">
            <w:drawing>
              <wp:anchor distT="0" distB="0" distL="114300" distR="114300" simplePos="0" relativeHeight="251688960" behindDoc="0" locked="0" layoutInCell="1" hidden="0" allowOverlap="1" wp14:anchorId="6AFDB4B6" wp14:editId="220AABBF">
                <wp:simplePos x="0" y="0"/>
                <wp:positionH relativeFrom="column">
                  <wp:posOffset>4038600</wp:posOffset>
                </wp:positionH>
                <wp:positionV relativeFrom="paragraph">
                  <wp:posOffset>1485900</wp:posOffset>
                </wp:positionV>
                <wp:extent cx="796705" cy="25400"/>
                <wp:effectExtent l="0" t="0" r="0" b="0"/>
                <wp:wrapNone/>
                <wp:docPr id="204" name="Düz Ok Bağlayıcısı 204"/>
                <wp:cNvGraphicFramePr/>
                <a:graphic xmlns:a="http://schemas.openxmlformats.org/drawingml/2006/main">
                  <a:graphicData uri="http://schemas.microsoft.com/office/word/2010/wordprocessingShape">
                    <wps:wsp>
                      <wps:cNvCnPr/>
                      <wps:spPr>
                        <a:xfrm>
                          <a:off x="4947648" y="3780000"/>
                          <a:ext cx="796705"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4038600</wp:posOffset>
                </wp:positionH>
                <wp:positionV relativeFrom="paragraph">
                  <wp:posOffset>1485900</wp:posOffset>
                </wp:positionV>
                <wp:extent cx="796705" cy="25400"/>
                <wp:effectExtent b="0" l="0" r="0" t="0"/>
                <wp:wrapNone/>
                <wp:docPr id="204" name="image6.png"/>
                <a:graphic>
                  <a:graphicData uri="http://schemas.openxmlformats.org/drawingml/2006/picture">
                    <pic:pic>
                      <pic:nvPicPr>
                        <pic:cNvPr id="0" name="image6.png"/>
                        <pic:cNvPicPr preferRelativeResize="0"/>
                      </pic:nvPicPr>
                      <pic:blipFill>
                        <a:blip r:embed="rId51"/>
                        <a:srcRect/>
                        <a:stretch>
                          <a:fillRect/>
                        </a:stretch>
                      </pic:blipFill>
                      <pic:spPr>
                        <a:xfrm>
                          <a:off x="0" y="0"/>
                          <a:ext cx="796705" cy="25400"/>
                        </a:xfrm>
                        <a:prstGeom prst="rect"/>
                        <a:ln/>
                      </pic:spPr>
                    </pic:pic>
                  </a:graphicData>
                </a:graphic>
              </wp:anchor>
            </w:drawing>
          </mc:Fallback>
        </mc:AlternateContent>
      </w:r>
      <w:r>
        <w:rPr>
          <w:noProof/>
        </w:rPr>
        <mc:AlternateContent>
          <mc:Choice Requires="wps">
            <w:drawing>
              <wp:anchor distT="0" distB="0" distL="114300" distR="114300" simplePos="0" relativeHeight="251689984" behindDoc="0" locked="0" layoutInCell="1" hidden="0" allowOverlap="1" wp14:anchorId="0E6B9216" wp14:editId="4FD00559">
                <wp:simplePos x="0" y="0"/>
                <wp:positionH relativeFrom="column">
                  <wp:posOffset>4889500</wp:posOffset>
                </wp:positionH>
                <wp:positionV relativeFrom="paragraph">
                  <wp:posOffset>1308100</wp:posOffset>
                </wp:positionV>
                <wp:extent cx="670428" cy="435038"/>
                <wp:effectExtent l="0" t="0" r="0" b="0"/>
                <wp:wrapNone/>
                <wp:docPr id="252" name="Dikdörtgen 252"/>
                <wp:cNvGraphicFramePr/>
                <a:graphic xmlns:a="http://schemas.openxmlformats.org/drawingml/2006/main">
                  <a:graphicData uri="http://schemas.microsoft.com/office/word/2010/wordprocessingShape">
                    <wps:wsp>
                      <wps:cNvSpPr/>
                      <wps:spPr>
                        <a:xfrm>
                          <a:off x="5015549" y="3567244"/>
                          <a:ext cx="660903" cy="425513"/>
                        </a:xfrm>
                        <a:prstGeom prst="rect">
                          <a:avLst/>
                        </a:prstGeom>
                        <a:solidFill>
                          <a:schemeClr val="lt1"/>
                        </a:solidFill>
                        <a:ln w="9525" cap="flat" cmpd="sng">
                          <a:solidFill>
                            <a:srgbClr val="000000"/>
                          </a:solidFill>
                          <a:prstDash val="solid"/>
                          <a:round/>
                          <a:headEnd type="none" w="sm" len="sm"/>
                          <a:tailEnd type="none" w="sm" len="sm"/>
                        </a:ln>
                      </wps:spPr>
                      <wps:txbx>
                        <w:txbxContent>
                          <w:p w14:paraId="059F3F48" w14:textId="77777777" w:rsidR="00CB53E3" w:rsidRDefault="00AE6A6D">
                            <w:pPr>
                              <w:spacing w:line="258" w:lineRule="auto"/>
                              <w:textDirection w:val="btLr"/>
                            </w:pPr>
                            <w:r>
                              <w:rPr>
                                <w:color w:val="000000"/>
                              </w:rPr>
                              <w:t>IR Sensör</w:t>
                            </w:r>
                          </w:p>
                        </w:txbxContent>
                      </wps:txbx>
                      <wps:bodyPr spcFirstLastPara="1" wrap="square" lIns="91425" tIns="45700" rIns="91425" bIns="45700" anchor="t" anchorCtr="0">
                        <a:noAutofit/>
                      </wps:bodyPr>
                    </wps:wsp>
                  </a:graphicData>
                </a:graphic>
              </wp:anchor>
            </w:drawing>
          </mc:Choice>
          <mc:Fallback>
            <w:pict>
              <v:rect w14:anchorId="0E6B9216" id="Dikdörtgen 252" o:spid="_x0000_s1045" style="position:absolute;left:0;text-align:left;margin-left:385pt;margin-top:103pt;width:52.8pt;height:34.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059F3F48" w14:textId="77777777" w:rsidR="00CB53E3" w:rsidRDefault="00AE6A6D">
                      <w:pPr>
                        <w:spacing w:line="258" w:lineRule="auto"/>
                        <w:textDirection w:val="btLr"/>
                      </w:pPr>
                      <w:r>
                        <w:rPr>
                          <w:color w:val="000000"/>
                        </w:rPr>
                        <w:t>IR Sensör</w:t>
                      </w:r>
                    </w:p>
                  </w:txbxContent>
                </v:textbox>
              </v:rect>
            </w:pict>
          </mc:Fallback>
        </mc:AlternateContent>
      </w:r>
      <w:r>
        <w:rPr>
          <w:noProof/>
        </w:rPr>
        <mc:AlternateContent>
          <mc:Choice Requires="wpg">
            <w:drawing>
              <wp:anchor distT="0" distB="0" distL="114300" distR="114300" simplePos="0" relativeHeight="251691008" behindDoc="0" locked="0" layoutInCell="1" hidden="0" allowOverlap="1" wp14:anchorId="7A69F960" wp14:editId="4E90D41B">
                <wp:simplePos x="0" y="0"/>
                <wp:positionH relativeFrom="column">
                  <wp:posOffset>1231900</wp:posOffset>
                </wp:positionH>
                <wp:positionV relativeFrom="paragraph">
                  <wp:posOffset>431800</wp:posOffset>
                </wp:positionV>
                <wp:extent cx="633742" cy="25400"/>
                <wp:effectExtent l="0" t="0" r="0" b="0"/>
                <wp:wrapNone/>
                <wp:docPr id="244" name="Düz Ok Bağlayıcısı 244"/>
                <wp:cNvGraphicFramePr/>
                <a:graphic xmlns:a="http://schemas.openxmlformats.org/drawingml/2006/main">
                  <a:graphicData uri="http://schemas.microsoft.com/office/word/2010/wordprocessingShape">
                    <wps:wsp>
                      <wps:cNvCnPr/>
                      <wps:spPr>
                        <a:xfrm rot="10800000">
                          <a:off x="5029129" y="3780000"/>
                          <a:ext cx="633742"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1231900</wp:posOffset>
                </wp:positionH>
                <wp:positionV relativeFrom="paragraph">
                  <wp:posOffset>431800</wp:posOffset>
                </wp:positionV>
                <wp:extent cx="633742" cy="25400"/>
                <wp:effectExtent b="0" l="0" r="0" t="0"/>
                <wp:wrapNone/>
                <wp:docPr id="244" name="image57.png"/>
                <a:graphic>
                  <a:graphicData uri="http://schemas.openxmlformats.org/drawingml/2006/picture">
                    <pic:pic>
                      <pic:nvPicPr>
                        <pic:cNvPr id="0" name="image57.png"/>
                        <pic:cNvPicPr preferRelativeResize="0"/>
                      </pic:nvPicPr>
                      <pic:blipFill>
                        <a:blip r:embed="rId53"/>
                        <a:srcRect/>
                        <a:stretch>
                          <a:fillRect/>
                        </a:stretch>
                      </pic:blipFill>
                      <pic:spPr>
                        <a:xfrm>
                          <a:off x="0" y="0"/>
                          <a:ext cx="633742" cy="25400"/>
                        </a:xfrm>
                        <a:prstGeom prst="rect"/>
                        <a:ln/>
                      </pic:spPr>
                    </pic:pic>
                  </a:graphicData>
                </a:graphic>
              </wp:anchor>
            </w:drawing>
          </mc:Fallback>
        </mc:AlternateContent>
      </w:r>
      <w:r>
        <w:rPr>
          <w:noProof/>
        </w:rPr>
        <mc:AlternateContent>
          <mc:Choice Requires="wps">
            <w:drawing>
              <wp:anchor distT="0" distB="0" distL="114300" distR="114300" simplePos="0" relativeHeight="251692032" behindDoc="0" locked="0" layoutInCell="1" hidden="0" allowOverlap="1" wp14:anchorId="2525EFF2" wp14:editId="3B72CC1D">
                <wp:simplePos x="0" y="0"/>
                <wp:positionH relativeFrom="column">
                  <wp:posOffset>266700</wp:posOffset>
                </wp:positionH>
                <wp:positionV relativeFrom="paragraph">
                  <wp:posOffset>266700</wp:posOffset>
                </wp:positionV>
                <wp:extent cx="869492" cy="425984"/>
                <wp:effectExtent l="0" t="0" r="0" b="0"/>
                <wp:wrapNone/>
                <wp:docPr id="220" name="Dikdörtgen 220"/>
                <wp:cNvGraphicFramePr/>
                <a:graphic xmlns:a="http://schemas.openxmlformats.org/drawingml/2006/main">
                  <a:graphicData uri="http://schemas.microsoft.com/office/word/2010/wordprocessingShape">
                    <wps:wsp>
                      <wps:cNvSpPr/>
                      <wps:spPr>
                        <a:xfrm>
                          <a:off x="4916017" y="3571771"/>
                          <a:ext cx="859967" cy="416459"/>
                        </a:xfrm>
                        <a:prstGeom prst="rect">
                          <a:avLst/>
                        </a:prstGeom>
                        <a:solidFill>
                          <a:schemeClr val="lt1"/>
                        </a:solidFill>
                        <a:ln w="9525" cap="flat" cmpd="sng">
                          <a:solidFill>
                            <a:srgbClr val="000000"/>
                          </a:solidFill>
                          <a:prstDash val="solid"/>
                          <a:round/>
                          <a:headEnd type="none" w="sm" len="sm"/>
                          <a:tailEnd type="none" w="sm" len="sm"/>
                        </a:ln>
                      </wps:spPr>
                      <wps:txbx>
                        <w:txbxContent>
                          <w:p w14:paraId="21759C20" w14:textId="77777777" w:rsidR="00CB53E3" w:rsidRDefault="00AE6A6D">
                            <w:pPr>
                              <w:spacing w:line="258" w:lineRule="auto"/>
                              <w:textDirection w:val="btLr"/>
                            </w:pPr>
                            <w:r>
                              <w:rPr>
                                <w:color w:val="000000"/>
                              </w:rPr>
                              <w:t>Bluetooth modül</w:t>
                            </w:r>
                          </w:p>
                        </w:txbxContent>
                      </wps:txbx>
                      <wps:bodyPr spcFirstLastPara="1" wrap="square" lIns="91425" tIns="45700" rIns="91425" bIns="45700" anchor="t" anchorCtr="0">
                        <a:noAutofit/>
                      </wps:bodyPr>
                    </wps:wsp>
                  </a:graphicData>
                </a:graphic>
              </wp:anchor>
            </w:drawing>
          </mc:Choice>
          <mc:Fallback>
            <w:pict>
              <v:rect w14:anchorId="2525EFF2" id="Dikdörtgen 220" o:spid="_x0000_s1046" style="position:absolute;left:0;text-align:left;margin-left:21pt;margin-top:21pt;width:68.45pt;height:33.5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" fillcolor="white [3201]">
                <v:stroke startarrowwidth="narrow" startarrowlength="short" endarrowwidth="narrow" endarrowlength="short" joinstyle="round"/>
                <v:textbox inset="2.53958mm,1.2694mm,2.53958mm,1.2694mm">
                  <w:txbxContent>
                    <w:p w14:paraId="21759C20" w14:textId="77777777" w:rsidR="00CB53E3" w:rsidRDefault="00AE6A6D">
                      <w:pPr>
                        <w:spacing w:line="258" w:lineRule="auto"/>
                        <w:textDirection w:val="btLr"/>
                      </w:pPr>
                      <w:r>
                        <w:rPr>
                          <w:color w:val="000000"/>
                        </w:rPr>
                        <w:t>Bluetooth modül</w:t>
                      </w:r>
                    </w:p>
                  </w:txbxContent>
                </v:textbox>
              </v:rect>
            </w:pict>
          </mc:Fallback>
        </mc:AlternateContent>
      </w:r>
      <w:r>
        <w:rPr>
          <w:noProof/>
        </w:rPr>
        <mc:AlternateContent>
          <mc:Choice Requires="wpg">
            <w:drawing>
              <wp:anchor distT="0" distB="0" distL="114300" distR="114300" simplePos="0" relativeHeight="251693056" behindDoc="0" locked="0" layoutInCell="1" hidden="0" allowOverlap="1" wp14:anchorId="3E0D4D07" wp14:editId="1F50CCE1">
                <wp:simplePos x="0" y="0"/>
                <wp:positionH relativeFrom="column">
                  <wp:posOffset>3975100</wp:posOffset>
                </wp:positionH>
                <wp:positionV relativeFrom="paragraph">
                  <wp:posOffset>2387600</wp:posOffset>
                </wp:positionV>
                <wp:extent cx="669956" cy="25400"/>
                <wp:effectExtent l="0" t="0" r="0" b="0"/>
                <wp:wrapNone/>
                <wp:docPr id="237" name="Düz Ok Bağlayıcısı 237"/>
                <wp:cNvGraphicFramePr/>
                <a:graphic xmlns:a="http://schemas.openxmlformats.org/drawingml/2006/main">
                  <a:graphicData uri="http://schemas.microsoft.com/office/word/2010/wordprocessingShape">
                    <wps:wsp>
                      <wps:cNvCnPr/>
                      <wps:spPr>
                        <a:xfrm rot="10800000" flipH="1">
                          <a:off x="5011022" y="3775474"/>
                          <a:ext cx="669956" cy="9053"/>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3975100</wp:posOffset>
                </wp:positionH>
                <wp:positionV relativeFrom="paragraph">
                  <wp:posOffset>2387600</wp:posOffset>
                </wp:positionV>
                <wp:extent cx="669956" cy="25400"/>
                <wp:effectExtent b="0" l="0" r="0" t="0"/>
                <wp:wrapNone/>
                <wp:docPr id="237" name="image41.png"/>
                <a:graphic>
                  <a:graphicData uri="http://schemas.openxmlformats.org/drawingml/2006/picture">
                    <pic:pic>
                      <pic:nvPicPr>
                        <pic:cNvPr id="0" name="image41.png"/>
                        <pic:cNvPicPr preferRelativeResize="0"/>
                      </pic:nvPicPr>
                      <pic:blipFill>
                        <a:blip r:embed="rId55"/>
                        <a:srcRect/>
                        <a:stretch>
                          <a:fillRect/>
                        </a:stretch>
                      </pic:blipFill>
                      <pic:spPr>
                        <a:xfrm>
                          <a:off x="0" y="0"/>
                          <a:ext cx="669956" cy="25400"/>
                        </a:xfrm>
                        <a:prstGeom prst="rect"/>
                        <a:ln/>
                      </pic:spPr>
                    </pic:pic>
                  </a:graphicData>
                </a:graphic>
              </wp:anchor>
            </w:drawing>
          </mc:Fallback>
        </mc:AlternateContent>
      </w:r>
      <w:r>
        <w:rPr>
          <w:noProof/>
        </w:rPr>
        <mc:AlternateContent>
          <mc:Choice Requires="wps">
            <w:drawing>
              <wp:anchor distT="0" distB="0" distL="114300" distR="114300" simplePos="0" relativeHeight="251694080" behindDoc="0" locked="0" layoutInCell="1" hidden="0" allowOverlap="1" wp14:anchorId="79D08437" wp14:editId="4F6D1FD3">
                <wp:simplePos x="0" y="0"/>
                <wp:positionH relativeFrom="column">
                  <wp:posOffset>4673600</wp:posOffset>
                </wp:positionH>
                <wp:positionV relativeFrom="paragraph">
                  <wp:posOffset>2273300</wp:posOffset>
                </wp:positionV>
                <wp:extent cx="742856" cy="263022"/>
                <wp:effectExtent l="0" t="0" r="0" b="0"/>
                <wp:wrapNone/>
                <wp:docPr id="218" name="Dikdörtgen 218"/>
                <wp:cNvGraphicFramePr/>
                <a:graphic xmlns:a="http://schemas.openxmlformats.org/drawingml/2006/main">
                  <a:graphicData uri="http://schemas.microsoft.com/office/word/2010/wordprocessingShape">
                    <wps:wsp>
                      <wps:cNvSpPr/>
                      <wps:spPr>
                        <a:xfrm>
                          <a:off x="4979335" y="3653252"/>
                          <a:ext cx="733331" cy="253497"/>
                        </a:xfrm>
                        <a:prstGeom prst="rect">
                          <a:avLst/>
                        </a:prstGeom>
                        <a:solidFill>
                          <a:schemeClr val="lt1"/>
                        </a:solidFill>
                        <a:ln w="9525" cap="flat" cmpd="sng">
                          <a:solidFill>
                            <a:srgbClr val="000000"/>
                          </a:solidFill>
                          <a:prstDash val="solid"/>
                          <a:round/>
                          <a:headEnd type="none" w="sm" len="sm"/>
                          <a:tailEnd type="none" w="sm" len="sm"/>
                        </a:ln>
                      </wps:spPr>
                      <wps:txbx>
                        <w:txbxContent>
                          <w:p w14:paraId="52B29F7E" w14:textId="77777777" w:rsidR="00CB53E3" w:rsidRDefault="00AE6A6D">
                            <w:pPr>
                              <w:spacing w:line="258" w:lineRule="auto"/>
                              <w:textDirection w:val="btLr"/>
                            </w:pPr>
                            <w:r>
                              <w:rPr>
                                <w:color w:val="000000"/>
                              </w:rPr>
                              <w:t>Motor1</w:t>
                            </w:r>
                          </w:p>
                        </w:txbxContent>
                      </wps:txbx>
                      <wps:bodyPr spcFirstLastPara="1" wrap="square" lIns="91425" tIns="45700" rIns="91425" bIns="45700" anchor="t" anchorCtr="0">
                        <a:noAutofit/>
                      </wps:bodyPr>
                    </wps:wsp>
                  </a:graphicData>
                </a:graphic>
              </wp:anchor>
            </w:drawing>
          </mc:Choice>
          <mc:Fallback>
            <w:pict>
              <v:rect w14:anchorId="79D08437" id="Dikdörtgen 218" o:spid="_x0000_s1047" style="position:absolute;left:0;text-align:left;margin-left:368pt;margin-top:179pt;width:58.5pt;height:20.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" fillcolor="white [3201]">
                <v:stroke startarrowwidth="narrow" startarrowlength="short" endarrowwidth="narrow" endarrowlength="short" joinstyle="round"/>
                <v:textbox inset="2.53958mm,1.2694mm,2.53958mm,1.2694mm">
                  <w:txbxContent>
                    <w:p w14:paraId="52B29F7E" w14:textId="77777777" w:rsidR="00CB53E3" w:rsidRDefault="00AE6A6D">
                      <w:pPr>
                        <w:spacing w:line="258" w:lineRule="auto"/>
                        <w:textDirection w:val="btLr"/>
                      </w:pPr>
                      <w:r>
                        <w:rPr>
                          <w:color w:val="000000"/>
                        </w:rPr>
                        <w:t>Motor1</w:t>
                      </w:r>
                    </w:p>
                  </w:txbxContent>
                </v:textbox>
              </v:rect>
            </w:pict>
          </mc:Fallback>
        </mc:AlternateContent>
      </w:r>
      <w:r>
        <w:rPr>
          <w:noProof/>
        </w:rPr>
        <mc:AlternateContent>
          <mc:Choice Requires="wpg">
            <w:drawing>
              <wp:anchor distT="0" distB="0" distL="114300" distR="114300" simplePos="0" relativeHeight="251695104" behindDoc="0" locked="0" layoutInCell="1" hidden="0" allowOverlap="1" wp14:anchorId="286AC695" wp14:editId="23510F4F">
                <wp:simplePos x="0" y="0"/>
                <wp:positionH relativeFrom="column">
                  <wp:posOffset>1308100</wp:posOffset>
                </wp:positionH>
                <wp:positionV relativeFrom="paragraph">
                  <wp:posOffset>2324100</wp:posOffset>
                </wp:positionV>
                <wp:extent cx="563188" cy="25400"/>
                <wp:effectExtent l="0" t="0" r="0" b="0"/>
                <wp:wrapNone/>
                <wp:docPr id="225" name="Düz Ok Bağlayıcısı 225"/>
                <wp:cNvGraphicFramePr/>
                <a:graphic xmlns:a="http://schemas.openxmlformats.org/drawingml/2006/main">
                  <a:graphicData uri="http://schemas.microsoft.com/office/word/2010/wordprocessingShape">
                    <wps:wsp>
                      <wps:cNvCnPr/>
                      <wps:spPr>
                        <a:xfrm rot="10800000">
                          <a:off x="5064406" y="3780000"/>
                          <a:ext cx="563188"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1308100</wp:posOffset>
                </wp:positionH>
                <wp:positionV relativeFrom="paragraph">
                  <wp:posOffset>2324100</wp:posOffset>
                </wp:positionV>
                <wp:extent cx="563188" cy="25400"/>
                <wp:effectExtent b="0" l="0" r="0" t="0"/>
                <wp:wrapNone/>
                <wp:docPr id="225" name="image28.png"/>
                <a:graphic>
                  <a:graphicData uri="http://schemas.openxmlformats.org/drawingml/2006/picture">
                    <pic:pic>
                      <pic:nvPicPr>
                        <pic:cNvPr id="0" name="image28.png"/>
                        <pic:cNvPicPr preferRelativeResize="0"/>
                      </pic:nvPicPr>
                      <pic:blipFill>
                        <a:blip r:embed="rId57"/>
                        <a:srcRect/>
                        <a:stretch>
                          <a:fillRect/>
                        </a:stretch>
                      </pic:blipFill>
                      <pic:spPr>
                        <a:xfrm>
                          <a:off x="0" y="0"/>
                          <a:ext cx="563188" cy="25400"/>
                        </a:xfrm>
                        <a:prstGeom prst="rect"/>
                        <a:ln/>
                      </pic:spPr>
                    </pic:pic>
                  </a:graphicData>
                </a:graphic>
              </wp:anchor>
            </w:drawing>
          </mc:Fallback>
        </mc:AlternateContent>
      </w:r>
      <w:r>
        <w:rPr>
          <w:noProof/>
        </w:rPr>
        <mc:AlternateContent>
          <mc:Choice Requires="wps">
            <w:drawing>
              <wp:anchor distT="0" distB="0" distL="114300" distR="114300" simplePos="0" relativeHeight="251696128" behindDoc="0" locked="0" layoutInCell="1" hidden="0" allowOverlap="1" wp14:anchorId="77C5009E" wp14:editId="5BB5B312">
                <wp:simplePos x="0" y="0"/>
                <wp:positionH relativeFrom="column">
                  <wp:posOffset>482600</wp:posOffset>
                </wp:positionH>
                <wp:positionV relativeFrom="paragraph">
                  <wp:posOffset>2235200</wp:posOffset>
                </wp:positionV>
                <wp:extent cx="742856" cy="263022"/>
                <wp:effectExtent l="0" t="0" r="0" b="0"/>
                <wp:wrapNone/>
                <wp:docPr id="212" name="Dikdörtgen 212"/>
                <wp:cNvGraphicFramePr/>
                <a:graphic xmlns:a="http://schemas.openxmlformats.org/drawingml/2006/main">
                  <a:graphicData uri="http://schemas.microsoft.com/office/word/2010/wordprocessingShape">
                    <wps:wsp>
                      <wps:cNvSpPr/>
                      <wps:spPr>
                        <a:xfrm>
                          <a:off x="4979335" y="3653252"/>
                          <a:ext cx="733331" cy="253497"/>
                        </a:xfrm>
                        <a:prstGeom prst="rect">
                          <a:avLst/>
                        </a:prstGeom>
                        <a:solidFill>
                          <a:srgbClr val="FFFFFF"/>
                        </a:solidFill>
                        <a:ln w="9525" cap="flat" cmpd="sng">
                          <a:solidFill>
                            <a:srgbClr val="000000"/>
                          </a:solidFill>
                          <a:prstDash val="solid"/>
                          <a:round/>
                          <a:headEnd type="none" w="sm" len="sm"/>
                          <a:tailEnd type="none" w="sm" len="sm"/>
                        </a:ln>
                      </wps:spPr>
                      <wps:txbx>
                        <w:txbxContent>
                          <w:p w14:paraId="2DC5D008" w14:textId="77777777" w:rsidR="00CB53E3" w:rsidRDefault="00AE6A6D">
                            <w:pPr>
                              <w:spacing w:line="258" w:lineRule="auto"/>
                              <w:textDirection w:val="btLr"/>
                            </w:pPr>
                            <w:r>
                              <w:rPr>
                                <w:color w:val="000000"/>
                              </w:rPr>
                              <w:t>Motor2</w:t>
                            </w:r>
                          </w:p>
                        </w:txbxContent>
                      </wps:txbx>
                      <wps:bodyPr spcFirstLastPara="1" wrap="square" lIns="91425" tIns="45700" rIns="91425" bIns="45700" anchor="t" anchorCtr="0">
                        <a:noAutofit/>
                      </wps:bodyPr>
                    </wps:wsp>
                  </a:graphicData>
                </a:graphic>
              </wp:anchor>
            </w:drawing>
          </mc:Choice>
          <mc:Fallback>
            <w:pict>
              <v:rect w14:anchorId="77C5009E" id="Dikdörtgen 212" o:spid="_x0000_s1048" style="position:absolute;left:0;text-align:left;margin-left:38pt;margin-top:176pt;width:58.5pt;height:20.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">
                <v:stroke startarrowwidth="narrow" startarrowlength="short" endarrowwidth="narrow" endarrowlength="short" joinstyle="round"/>
                <v:textbox inset="2.53958mm,1.2694mm,2.53958mm,1.2694mm">
                  <w:txbxContent>
                    <w:p w14:paraId="2DC5D008" w14:textId="77777777" w:rsidR="00CB53E3" w:rsidRDefault="00AE6A6D">
                      <w:pPr>
                        <w:spacing w:line="258" w:lineRule="auto"/>
                        <w:textDirection w:val="btLr"/>
                      </w:pPr>
                      <w:r>
                        <w:rPr>
                          <w:color w:val="000000"/>
                        </w:rPr>
                        <w:t>Motor2</w:t>
                      </w:r>
                    </w:p>
                  </w:txbxContent>
                </v:textbox>
              </v:rect>
            </w:pict>
          </mc:Fallback>
        </mc:AlternateContent>
      </w:r>
      <w:r>
        <w:rPr>
          <w:noProof/>
        </w:rPr>
        <mc:AlternateContent>
          <mc:Choice Requires="wpg">
            <w:drawing>
              <wp:anchor distT="0" distB="0" distL="114300" distR="114300" simplePos="0" relativeHeight="251697152" behindDoc="0" locked="0" layoutInCell="1" hidden="0" allowOverlap="1" wp14:anchorId="64A3952D" wp14:editId="729EBECE">
                <wp:simplePos x="0" y="0"/>
                <wp:positionH relativeFrom="column">
                  <wp:posOffset>3962400</wp:posOffset>
                </wp:positionH>
                <wp:positionV relativeFrom="paragraph">
                  <wp:posOffset>3149600</wp:posOffset>
                </wp:positionV>
                <wp:extent cx="488887" cy="25400"/>
                <wp:effectExtent l="0" t="0" r="0" b="0"/>
                <wp:wrapNone/>
                <wp:docPr id="199" name="Düz Ok Bağlayıcısı 199"/>
                <wp:cNvGraphicFramePr/>
                <a:graphic xmlns:a="http://schemas.openxmlformats.org/drawingml/2006/main">
                  <a:graphicData uri="http://schemas.microsoft.com/office/word/2010/wordprocessingShape">
                    <wps:wsp>
                      <wps:cNvCnPr/>
                      <wps:spPr>
                        <a:xfrm>
                          <a:off x="5101557" y="3780000"/>
                          <a:ext cx="488887"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3962400</wp:posOffset>
                </wp:positionH>
                <wp:positionV relativeFrom="paragraph">
                  <wp:posOffset>3149600</wp:posOffset>
                </wp:positionV>
                <wp:extent cx="488887" cy="25400"/>
                <wp:effectExtent b="0" l="0" r="0" t="0"/>
                <wp:wrapNone/>
                <wp:docPr id="199" name="image1.png"/>
                <a:graphic>
                  <a:graphicData uri="http://schemas.openxmlformats.org/drawingml/2006/picture">
                    <pic:pic>
                      <pic:nvPicPr>
                        <pic:cNvPr id="0" name="image1.png"/>
                        <pic:cNvPicPr preferRelativeResize="0"/>
                      </pic:nvPicPr>
                      <pic:blipFill>
                        <a:blip r:embed="rId59"/>
                        <a:srcRect/>
                        <a:stretch>
                          <a:fillRect/>
                        </a:stretch>
                      </pic:blipFill>
                      <pic:spPr>
                        <a:xfrm>
                          <a:off x="0" y="0"/>
                          <a:ext cx="488887" cy="25400"/>
                        </a:xfrm>
                        <a:prstGeom prst="rect"/>
                        <a:ln/>
                      </pic:spPr>
                    </pic:pic>
                  </a:graphicData>
                </a:graphic>
              </wp:anchor>
            </w:drawing>
          </mc:Fallback>
        </mc:AlternateContent>
      </w:r>
      <w:r>
        <w:rPr>
          <w:noProof/>
        </w:rPr>
        <mc:AlternateContent>
          <mc:Choice Requires="wps">
            <w:drawing>
              <wp:anchor distT="0" distB="0" distL="114300" distR="114300" simplePos="0" relativeHeight="251698176" behindDoc="0" locked="0" layoutInCell="1" hidden="0" allowOverlap="1" wp14:anchorId="4F0ACE69" wp14:editId="6C9D696F">
                <wp:simplePos x="0" y="0"/>
                <wp:positionH relativeFrom="column">
                  <wp:posOffset>4572000</wp:posOffset>
                </wp:positionH>
                <wp:positionV relativeFrom="paragraph">
                  <wp:posOffset>2984500</wp:posOffset>
                </wp:positionV>
                <wp:extent cx="1068780" cy="299236"/>
                <wp:effectExtent l="0" t="0" r="0" b="0"/>
                <wp:wrapNone/>
                <wp:docPr id="247" name="Dikdörtgen 247"/>
                <wp:cNvGraphicFramePr/>
                <a:graphic xmlns:a="http://schemas.openxmlformats.org/drawingml/2006/main">
                  <a:graphicData uri="http://schemas.microsoft.com/office/word/2010/wordprocessingShape">
                    <wps:wsp>
                      <wps:cNvSpPr/>
                      <wps:spPr>
                        <a:xfrm>
                          <a:off x="4816373" y="3635145"/>
                          <a:ext cx="1059255" cy="289711"/>
                        </a:xfrm>
                        <a:prstGeom prst="rect">
                          <a:avLst/>
                        </a:prstGeom>
                        <a:solidFill>
                          <a:schemeClr val="lt1"/>
                        </a:solidFill>
                        <a:ln w="9525" cap="flat" cmpd="sng">
                          <a:solidFill>
                            <a:srgbClr val="000000"/>
                          </a:solidFill>
                          <a:prstDash val="solid"/>
                          <a:round/>
                          <a:headEnd type="none" w="sm" len="sm"/>
                          <a:tailEnd type="none" w="sm" len="sm"/>
                        </a:ln>
                      </wps:spPr>
                      <wps:txbx>
                        <w:txbxContent>
                          <w:p w14:paraId="27B10140" w14:textId="77777777" w:rsidR="00CB53E3" w:rsidRDefault="00AE6A6D">
                            <w:pPr>
                              <w:spacing w:line="258" w:lineRule="auto"/>
                              <w:textDirection w:val="btLr"/>
                            </w:pPr>
                            <w:r>
                              <w:rPr>
                                <w:color w:val="000000"/>
                              </w:rPr>
                              <w:t>Step motor</w:t>
                            </w:r>
                          </w:p>
                        </w:txbxContent>
                      </wps:txbx>
                      <wps:bodyPr spcFirstLastPara="1" wrap="square" lIns="91425" tIns="45700" rIns="91425" bIns="45700" anchor="t" anchorCtr="0">
                        <a:noAutofit/>
                      </wps:bodyPr>
                    </wps:wsp>
                  </a:graphicData>
                </a:graphic>
              </wp:anchor>
            </w:drawing>
          </mc:Choice>
          <mc:Fallback>
            <w:pict>
              <v:rect w14:anchorId="4F0ACE69" id="Dikdörtgen 247" o:spid="_x0000_s1049" style="position:absolute;left:0;text-align:left;margin-left:5in;margin-top:235pt;width:84.15pt;height:23.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" fillcolor="white [3201]">
                <v:stroke startarrowwidth="narrow" startarrowlength="short" endarrowwidth="narrow" endarrowlength="short" joinstyle="round"/>
                <v:textbox inset="2.53958mm,1.2694mm,2.53958mm,1.2694mm">
                  <w:txbxContent>
                    <w:p w14:paraId="27B10140" w14:textId="77777777" w:rsidR="00CB53E3" w:rsidRDefault="00AE6A6D">
                      <w:pPr>
                        <w:spacing w:line="258" w:lineRule="auto"/>
                        <w:textDirection w:val="btLr"/>
                      </w:pPr>
                      <w:r>
                        <w:rPr>
                          <w:color w:val="000000"/>
                        </w:rPr>
                        <w:t>Step motor</w:t>
                      </w:r>
                    </w:p>
                  </w:txbxContent>
                </v:textbox>
              </v:rect>
            </w:pict>
          </mc:Fallback>
        </mc:AlternateContent>
      </w:r>
      <w:r>
        <w:rPr>
          <w:noProof/>
        </w:rPr>
        <mc:AlternateContent>
          <mc:Choice Requires="wpg">
            <w:drawing>
              <wp:anchor distT="0" distB="0" distL="114300" distR="114300" simplePos="0" relativeHeight="251699200" behindDoc="0" locked="0" layoutInCell="1" hidden="0" allowOverlap="1" wp14:anchorId="6DE2B89D" wp14:editId="2DD15174">
                <wp:simplePos x="0" y="0"/>
                <wp:positionH relativeFrom="column">
                  <wp:posOffset>1308100</wp:posOffset>
                </wp:positionH>
                <wp:positionV relativeFrom="paragraph">
                  <wp:posOffset>3200400</wp:posOffset>
                </wp:positionV>
                <wp:extent cx="477947" cy="25400"/>
                <wp:effectExtent l="0" t="0" r="0" b="0"/>
                <wp:wrapNone/>
                <wp:docPr id="224" name="Düz Ok Bağlayıcısı 224"/>
                <wp:cNvGraphicFramePr/>
                <a:graphic xmlns:a="http://schemas.openxmlformats.org/drawingml/2006/main">
                  <a:graphicData uri="http://schemas.microsoft.com/office/word/2010/wordprocessingShape">
                    <wps:wsp>
                      <wps:cNvCnPr/>
                      <wps:spPr>
                        <a:xfrm rot="10800000">
                          <a:off x="5107027" y="3780000"/>
                          <a:ext cx="477947"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1308100</wp:posOffset>
                </wp:positionH>
                <wp:positionV relativeFrom="paragraph">
                  <wp:posOffset>3200400</wp:posOffset>
                </wp:positionV>
                <wp:extent cx="477947" cy="25400"/>
                <wp:effectExtent b="0" l="0" r="0" t="0"/>
                <wp:wrapNone/>
                <wp:docPr id="224" name="image27.png"/>
                <a:graphic>
                  <a:graphicData uri="http://schemas.openxmlformats.org/drawingml/2006/picture">
                    <pic:pic>
                      <pic:nvPicPr>
                        <pic:cNvPr id="0" name="image27.png"/>
                        <pic:cNvPicPr preferRelativeResize="0"/>
                      </pic:nvPicPr>
                      <pic:blipFill>
                        <a:blip r:embed="rId61"/>
                        <a:srcRect/>
                        <a:stretch>
                          <a:fillRect/>
                        </a:stretch>
                      </pic:blipFill>
                      <pic:spPr>
                        <a:xfrm>
                          <a:off x="0" y="0"/>
                          <a:ext cx="477947" cy="25400"/>
                        </a:xfrm>
                        <a:prstGeom prst="rect"/>
                        <a:ln/>
                      </pic:spPr>
                    </pic:pic>
                  </a:graphicData>
                </a:graphic>
              </wp:anchor>
            </w:drawing>
          </mc:Fallback>
        </mc:AlternateContent>
      </w:r>
      <w:r>
        <w:rPr>
          <w:noProof/>
        </w:rPr>
        <mc:AlternateContent>
          <mc:Choice Requires="wps">
            <w:drawing>
              <wp:anchor distT="0" distB="0" distL="114300" distR="114300" simplePos="0" relativeHeight="251700224" behindDoc="0" locked="0" layoutInCell="1" hidden="0" allowOverlap="1" wp14:anchorId="522E90B4" wp14:editId="5F7220C1">
                <wp:simplePos x="0" y="0"/>
                <wp:positionH relativeFrom="column">
                  <wp:posOffset>190500</wp:posOffset>
                </wp:positionH>
                <wp:positionV relativeFrom="paragraph">
                  <wp:posOffset>3035300</wp:posOffset>
                </wp:positionV>
                <wp:extent cx="1068780" cy="299236"/>
                <wp:effectExtent l="0" t="0" r="0" b="0"/>
                <wp:wrapNone/>
                <wp:docPr id="217" name="Dikdörtgen 217"/>
                <wp:cNvGraphicFramePr/>
                <a:graphic xmlns:a="http://schemas.openxmlformats.org/drawingml/2006/main">
                  <a:graphicData uri="http://schemas.microsoft.com/office/word/2010/wordprocessingShape">
                    <wps:wsp>
                      <wps:cNvSpPr/>
                      <wps:spPr>
                        <a:xfrm>
                          <a:off x="4816373" y="3635145"/>
                          <a:ext cx="1059255" cy="289711"/>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A44FE7" w14:textId="77777777" w:rsidR="00CB53E3" w:rsidRDefault="00AE6A6D">
                            <w:pPr>
                              <w:spacing w:line="258" w:lineRule="auto"/>
                              <w:textDirection w:val="btLr"/>
                            </w:pPr>
                            <w:r>
                              <w:rPr>
                                <w:color w:val="000000"/>
                              </w:rPr>
                              <w:t>Step motor</w:t>
                            </w:r>
                          </w:p>
                        </w:txbxContent>
                      </wps:txbx>
                      <wps:bodyPr spcFirstLastPara="1" wrap="square" lIns="91425" tIns="45700" rIns="91425" bIns="45700" anchor="t" anchorCtr="0">
                        <a:noAutofit/>
                      </wps:bodyPr>
                    </wps:wsp>
                  </a:graphicData>
                </a:graphic>
              </wp:anchor>
            </w:drawing>
          </mc:Choice>
          <mc:Fallback>
            <w:pict>
              <v:rect w14:anchorId="522E90B4" id="Dikdörtgen 217" o:spid="_x0000_s1050" style="position:absolute;left:0;text-align:left;margin-left:15pt;margin-top:239pt;width:84.15pt;height:23.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">
                <v:stroke startarrowwidth="narrow" startarrowlength="short" endarrowwidth="narrow" endarrowlength="short" joinstyle="round"/>
                <v:textbox inset="2.53958mm,1.2694mm,2.53958mm,1.2694mm">
                  <w:txbxContent>
                    <w:p w14:paraId="05A44FE7" w14:textId="77777777" w:rsidR="00CB53E3" w:rsidRDefault="00AE6A6D">
                      <w:pPr>
                        <w:spacing w:line="258" w:lineRule="auto"/>
                        <w:textDirection w:val="btLr"/>
                      </w:pPr>
                      <w:r>
                        <w:rPr>
                          <w:color w:val="000000"/>
                        </w:rPr>
                        <w:t>Step motor</w:t>
                      </w:r>
                    </w:p>
                  </w:txbxContent>
                </v:textbox>
              </v:rect>
            </w:pict>
          </mc:Fallback>
        </mc:AlternateContent>
      </w:r>
    </w:p>
    <w:p w14:paraId="000001B2" w14:textId="77777777" w:rsidR="00CB53E3" w:rsidRDefault="00CB53E3">
      <w:pPr>
        <w:spacing w:after="0" w:line="360" w:lineRule="auto"/>
        <w:jc w:val="both"/>
        <w:rPr>
          <w:rFonts w:ascii="Times New Roman" w:eastAsia="Times New Roman" w:hAnsi="Times New Roman" w:cs="Times New Roman"/>
          <w:sz w:val="24"/>
          <w:szCs w:val="24"/>
        </w:rPr>
      </w:pPr>
    </w:p>
    <w:p w14:paraId="000001B3"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3.5 Devre Şeması</w:t>
      </w:r>
    </w:p>
    <w:p w14:paraId="000001B4" w14:textId="77777777" w:rsidR="00CB53E3" w:rsidRDefault="00CB53E3">
      <w:pPr>
        <w:rPr>
          <w:rFonts w:ascii="Times New Roman" w:eastAsia="Times New Roman" w:hAnsi="Times New Roman" w:cs="Times New Roman"/>
          <w:b/>
          <w:sz w:val="28"/>
          <w:szCs w:val="28"/>
        </w:rPr>
      </w:pPr>
    </w:p>
    <w:p w14:paraId="000001B5" w14:textId="77777777" w:rsidR="00CB53E3" w:rsidRDefault="00CB53E3">
      <w:pPr>
        <w:rPr>
          <w:rFonts w:ascii="Times New Roman" w:eastAsia="Times New Roman" w:hAnsi="Times New Roman" w:cs="Times New Roman"/>
          <w:b/>
          <w:sz w:val="28"/>
          <w:szCs w:val="28"/>
        </w:rPr>
      </w:pPr>
    </w:p>
    <w:p w14:paraId="000001B6" w14:textId="77777777" w:rsidR="00CB53E3" w:rsidRDefault="00AE6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3.2.1 Ultrasonik Sensör</w:t>
      </w:r>
    </w:p>
    <w:p w14:paraId="000001B7"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Robotik projelerde, robotların ortamlarında gezinmesi için sensör seçimi oldukça önemli bir rol almaktadır. Otonom sistemler için sensörler, robotun çevresi hakkında bilgi toplamak için birkaç farklı yöntem kullanır. </w:t>
      </w:r>
    </w:p>
    <w:p w14:paraId="000001B8" w14:textId="77777777" w:rsidR="00CB53E3" w:rsidRDefault="00CB53E3">
      <w:pPr>
        <w:rPr>
          <w:rFonts w:ascii="Times New Roman" w:eastAsia="Times New Roman" w:hAnsi="Times New Roman" w:cs="Times New Roman"/>
          <w:b/>
          <w:sz w:val="24"/>
          <w:szCs w:val="24"/>
        </w:rPr>
      </w:pPr>
    </w:p>
    <w:p w14:paraId="000001B9" w14:textId="77777777" w:rsidR="00CB53E3" w:rsidRDefault="00AE6A6D">
      <w:pPr>
        <w:shd w:val="clear" w:color="auto" w:fill="FFFFFF"/>
        <w:spacing w:after="1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Robotik projelerde engel algıl</w:t>
      </w:r>
      <w:r>
        <w:rPr>
          <w:rFonts w:ascii="Times New Roman" w:eastAsia="Times New Roman" w:hAnsi="Times New Roman" w:cs="Times New Roman"/>
          <w:sz w:val="24"/>
          <w:szCs w:val="24"/>
        </w:rPr>
        <w:t>amak için kızılötesi sensörler ve ultrasonik mesafe sensörleri kullanılabilir. Ancak bu sensörlerin birbirlerine göre sağladıkları avantaj ve dezantajlar söz konusudur. Kızılötesi sensörler cisim algılama konusunda kolay bir yöntem gibi görülse de dezavant</w:t>
      </w:r>
      <w:r>
        <w:rPr>
          <w:rFonts w:ascii="Times New Roman" w:eastAsia="Times New Roman" w:hAnsi="Times New Roman" w:cs="Times New Roman"/>
          <w:sz w:val="24"/>
          <w:szCs w:val="24"/>
        </w:rPr>
        <w:t>ajları bulunmaktadır. Bu sensörlerde mesafe artıkça, kaynak tarafından yollanan ışının dağılımı ve geri yansıması güçlük oluşturmaktadır. Bu sebeple ölçümlerde hatalar meydana gelmektedir. Öte yandan, yansıtıcı yüzeyin rengi de cisim algılamayı etkilemekte</w:t>
      </w:r>
      <w:r>
        <w:rPr>
          <w:rFonts w:ascii="Times New Roman" w:eastAsia="Times New Roman" w:hAnsi="Times New Roman" w:cs="Times New Roman"/>
          <w:sz w:val="24"/>
          <w:szCs w:val="24"/>
        </w:rPr>
        <w:t>dir. Koyu renkli cisimler üzerinde yapılan çalışmalarda; cismin hiç algılanmadığı ya da çok geç algılandığı görülmüştür. Yapılan çalışmalar neticesinde ultrasonik sensörlerin diğer mesafe ve engel algılama sensörlerine göre daha verimli çalıştığı görülmüşt</w:t>
      </w:r>
      <w:r>
        <w:rPr>
          <w:rFonts w:ascii="Times New Roman" w:eastAsia="Times New Roman" w:hAnsi="Times New Roman" w:cs="Times New Roman"/>
          <w:sz w:val="24"/>
          <w:szCs w:val="24"/>
        </w:rPr>
        <w:t>ür. []</w:t>
      </w:r>
    </w:p>
    <w:p w14:paraId="000001BA" w14:textId="77777777" w:rsidR="00CB53E3" w:rsidRDefault="00CB53E3">
      <w:pPr>
        <w:shd w:val="clear" w:color="auto" w:fill="FFFFFF"/>
        <w:spacing w:after="150" w:line="360" w:lineRule="auto"/>
        <w:jc w:val="both"/>
        <w:rPr>
          <w:rFonts w:ascii="Times New Roman" w:eastAsia="Times New Roman" w:hAnsi="Times New Roman" w:cs="Times New Roman"/>
          <w:sz w:val="24"/>
          <w:szCs w:val="24"/>
        </w:rPr>
      </w:pPr>
    </w:p>
    <w:p w14:paraId="000001BB" w14:textId="77777777" w:rsidR="00CB53E3" w:rsidRDefault="00AE6A6D">
      <w:pPr>
        <w:shd w:val="clear" w:color="auto" w:fill="FFFFFF"/>
        <w:spacing w:after="150" w:line="360" w:lineRule="auto"/>
        <w:jc w:val="both"/>
        <w:rPr>
          <w:rFonts w:ascii="Arimo" w:eastAsia="Arimo" w:hAnsi="Arimo" w:cs="Arimo"/>
          <w:color w:val="000000"/>
          <w:sz w:val="24"/>
          <w:szCs w:val="24"/>
        </w:rPr>
      </w:pPr>
      <w:r>
        <w:rPr>
          <w:rFonts w:ascii="Times New Roman" w:eastAsia="Times New Roman" w:hAnsi="Times New Roman" w:cs="Times New Roman"/>
          <w:sz w:val="24"/>
          <w:szCs w:val="24"/>
        </w:rPr>
        <w:t xml:space="preserve">       Bu çalışmada robotun, engelleri algılaması için HC-SR04 ultrasonik mesafe sensörü tercih edilmiştir. HC-SR04 ultrasonik sensör, birçok robot projelerinde sıklıkla tercih edilen bir </w:t>
      </w:r>
      <w:r>
        <w:rPr>
          <w:rFonts w:ascii="Times New Roman" w:eastAsia="Times New Roman" w:hAnsi="Times New Roman" w:cs="Times New Roman"/>
          <w:color w:val="000000"/>
          <w:sz w:val="24"/>
          <w:szCs w:val="24"/>
        </w:rPr>
        <w:t>sensördür. Uygun fiyatlı ve yüksek doğruluk oranına sahiptir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highlight w:val="white"/>
        </w:rPr>
        <w:t xml:space="preserve"> Ultrasonik sensörler, güvenilir performanslarından dolayı hassas ölçüm gerektiren ölçümlerde ve yansımaların çok olduğu problemli ortamlarda kullanılabilir. Cismin renginden, saydamlığından, ortam gürültüsünden, tozlu atmosferik koşullardan etkilenmez. T</w:t>
      </w:r>
      <w:r>
        <w:rPr>
          <w:rFonts w:ascii="Times New Roman" w:eastAsia="Times New Roman" w:hAnsi="Times New Roman" w:cs="Times New Roman"/>
          <w:color w:val="000000"/>
          <w:sz w:val="24"/>
          <w:szCs w:val="24"/>
          <w:highlight w:val="white"/>
        </w:rPr>
        <w:t>emassız bir şekilde uzaklık ölçümü sağlar. Geniş algılama aralığına sahiptir. Özellikle ses yansıtma özelliği yüksek maddelerde, örneğin; katılarda, sıvılarda ve granül malzemelerde etkin olarak kullanılır.[7]</w:t>
      </w:r>
    </w:p>
    <w:p w14:paraId="000001BC"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BD"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Çevreden gelen tüm engelleri kol</w:t>
      </w:r>
      <w:r>
        <w:rPr>
          <w:rFonts w:ascii="Times New Roman" w:eastAsia="Times New Roman" w:hAnsi="Times New Roman" w:cs="Times New Roman"/>
          <w:sz w:val="24"/>
          <w:szCs w:val="24"/>
        </w:rPr>
        <w:t>aylıkla tespit edebilmesi için 3 adet ultrasonik sensör kullanılmıştır.Bu sensörler; sağ, sol ve orta olmak üzere robotun çevresine konumlandırılmıştır. Ultrasonik sensörler 2cm’den 400cm’ye kadar 3mm hassasiyetle ölçüm yapabilirler. Bu sensörler; mesafe o</w:t>
      </w:r>
      <w:r>
        <w:rPr>
          <w:rFonts w:ascii="Times New Roman" w:eastAsia="Times New Roman" w:hAnsi="Times New Roman" w:cs="Times New Roman"/>
          <w:sz w:val="24"/>
          <w:szCs w:val="24"/>
        </w:rPr>
        <w:t>kuma, radar ve robot uygulamalarında oldukça yaygın bir kullanıma sahiptirler. Tablo3.1’de HC-SR04’ün karakteristik özelliklerine yer verilmiştir. []</w:t>
      </w:r>
    </w:p>
    <w:p w14:paraId="000001BE"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BF"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Tablo 3.1 HC-SR04 Tek</w:t>
      </w:r>
      <w:r>
        <w:rPr>
          <w:rFonts w:ascii="Times New Roman" w:eastAsia="Times New Roman" w:hAnsi="Times New Roman" w:cs="Times New Roman"/>
          <w:sz w:val="24"/>
          <w:szCs w:val="24"/>
        </w:rPr>
        <w:t>nik Özellikleri</w:t>
      </w:r>
    </w:p>
    <w:tbl>
      <w:tblPr>
        <w:tblStyle w:val="a"/>
        <w:tblW w:w="5240" w:type="dxa"/>
        <w:tblInd w:w="0" w:type="dxa"/>
        <w:tblLayout w:type="fixed"/>
        <w:tblLook w:val="0400" w:firstRow="0" w:lastRow="0" w:firstColumn="0" w:lastColumn="0" w:noHBand="0" w:noVBand="1"/>
      </w:tblPr>
      <w:tblGrid>
        <w:gridCol w:w="2830"/>
        <w:gridCol w:w="2410"/>
      </w:tblGrid>
      <w:tr w:rsidR="00CB53E3" w14:paraId="0B9A0D63" w14:textId="77777777">
        <w:trPr>
          <w:trHeight w:val="557"/>
        </w:trPr>
        <w:tc>
          <w:tcPr>
            <w:tcW w:w="283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C0" w14:textId="77777777" w:rsidR="00CB53E3" w:rsidRDefault="00AE6A6D">
            <w:pPr>
              <w:spacing w:after="0" w:line="240" w:lineRule="auto"/>
              <w:ind w:left="624" w:right="-57"/>
              <w:rPr>
                <w:b/>
                <w:color w:val="000000"/>
                <w:sz w:val="24"/>
                <w:szCs w:val="24"/>
              </w:rPr>
            </w:pPr>
            <w:r>
              <w:rPr>
                <w:b/>
                <w:color w:val="000000"/>
                <w:sz w:val="24"/>
                <w:szCs w:val="24"/>
              </w:rPr>
              <w:t>Çalışma Voltajı</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000001C1" w14:textId="77777777" w:rsidR="00CB53E3" w:rsidRDefault="00AE6A6D">
            <w:pPr>
              <w:spacing w:after="0" w:line="240" w:lineRule="auto"/>
              <w:ind w:left="624" w:right="-57"/>
              <w:rPr>
                <w:b/>
                <w:color w:val="000000"/>
                <w:sz w:val="24"/>
                <w:szCs w:val="24"/>
              </w:rPr>
            </w:pPr>
            <w:r>
              <w:rPr>
                <w:b/>
                <w:color w:val="000000"/>
                <w:sz w:val="24"/>
                <w:szCs w:val="24"/>
              </w:rPr>
              <w:t>DC 5V</w:t>
            </w:r>
          </w:p>
        </w:tc>
      </w:tr>
      <w:tr w:rsidR="00CB53E3" w14:paraId="300058D8" w14:textId="77777777">
        <w:trPr>
          <w:trHeight w:val="579"/>
        </w:trPr>
        <w:tc>
          <w:tcPr>
            <w:tcW w:w="283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C2" w14:textId="77777777" w:rsidR="00CB53E3" w:rsidRDefault="00AE6A6D">
            <w:pPr>
              <w:spacing w:after="0" w:line="240" w:lineRule="auto"/>
              <w:ind w:left="624" w:right="-57"/>
              <w:rPr>
                <w:b/>
                <w:color w:val="000000"/>
                <w:sz w:val="24"/>
                <w:szCs w:val="24"/>
              </w:rPr>
            </w:pPr>
            <w:r>
              <w:rPr>
                <w:b/>
                <w:color w:val="000000"/>
                <w:sz w:val="24"/>
                <w:szCs w:val="24"/>
              </w:rPr>
              <w:t>Çalışma Akımı</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000001C3" w14:textId="77777777" w:rsidR="00CB53E3" w:rsidRDefault="00AE6A6D">
            <w:pPr>
              <w:spacing w:after="0" w:line="240" w:lineRule="auto"/>
              <w:ind w:left="624" w:right="-57"/>
              <w:rPr>
                <w:b/>
                <w:color w:val="000000"/>
                <w:sz w:val="24"/>
                <w:szCs w:val="24"/>
              </w:rPr>
            </w:pPr>
            <w:r>
              <w:rPr>
                <w:b/>
                <w:color w:val="000000"/>
                <w:sz w:val="24"/>
                <w:szCs w:val="24"/>
              </w:rPr>
              <w:t>15mA</w:t>
            </w:r>
          </w:p>
        </w:tc>
      </w:tr>
      <w:tr w:rsidR="00CB53E3" w14:paraId="185D340F" w14:textId="77777777">
        <w:trPr>
          <w:trHeight w:val="571"/>
        </w:trPr>
        <w:tc>
          <w:tcPr>
            <w:tcW w:w="283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C4" w14:textId="77777777" w:rsidR="00CB53E3" w:rsidRDefault="00AE6A6D">
            <w:pPr>
              <w:spacing w:after="0" w:line="240" w:lineRule="auto"/>
              <w:ind w:left="624" w:right="-57"/>
              <w:rPr>
                <w:b/>
                <w:color w:val="000000"/>
                <w:sz w:val="24"/>
                <w:szCs w:val="24"/>
              </w:rPr>
            </w:pPr>
            <w:r>
              <w:rPr>
                <w:b/>
                <w:color w:val="000000"/>
                <w:sz w:val="24"/>
                <w:szCs w:val="24"/>
              </w:rPr>
              <w:lastRenderedPageBreak/>
              <w:t>Çalışma Frekansı</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000001C5" w14:textId="77777777" w:rsidR="00CB53E3" w:rsidRDefault="00AE6A6D">
            <w:pPr>
              <w:spacing w:after="0" w:line="240" w:lineRule="auto"/>
              <w:ind w:left="624" w:right="-57"/>
              <w:rPr>
                <w:b/>
                <w:color w:val="000000"/>
                <w:sz w:val="24"/>
                <w:szCs w:val="24"/>
              </w:rPr>
            </w:pPr>
            <w:r>
              <w:rPr>
                <w:b/>
                <w:color w:val="000000"/>
                <w:sz w:val="24"/>
                <w:szCs w:val="24"/>
              </w:rPr>
              <w:t>40Hz</w:t>
            </w:r>
          </w:p>
        </w:tc>
      </w:tr>
      <w:tr w:rsidR="00CB53E3" w14:paraId="4AA2D1E8" w14:textId="77777777">
        <w:trPr>
          <w:trHeight w:val="581"/>
        </w:trPr>
        <w:tc>
          <w:tcPr>
            <w:tcW w:w="283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C6" w14:textId="77777777" w:rsidR="00CB53E3" w:rsidRDefault="00AE6A6D">
            <w:pPr>
              <w:spacing w:after="0" w:line="240" w:lineRule="auto"/>
              <w:ind w:left="624" w:right="-57"/>
              <w:rPr>
                <w:b/>
                <w:color w:val="000000"/>
                <w:sz w:val="24"/>
                <w:szCs w:val="24"/>
              </w:rPr>
            </w:pPr>
            <w:r>
              <w:rPr>
                <w:b/>
                <w:color w:val="000000"/>
                <w:sz w:val="24"/>
                <w:szCs w:val="24"/>
              </w:rPr>
              <w:t>Max Uzaklık</w:t>
            </w:r>
          </w:p>
        </w:tc>
        <w:tc>
          <w:tcPr>
            <w:tcW w:w="2410" w:type="dxa"/>
            <w:tcBorders>
              <w:top w:val="nil"/>
              <w:left w:val="nil"/>
              <w:bottom w:val="single" w:sz="4" w:space="0" w:color="000000"/>
              <w:right w:val="single" w:sz="4" w:space="0" w:color="000000"/>
            </w:tcBorders>
            <w:shd w:val="clear" w:color="auto" w:fill="auto"/>
            <w:vAlign w:val="bottom"/>
          </w:tcPr>
          <w:p w14:paraId="000001C7" w14:textId="77777777" w:rsidR="00CB53E3" w:rsidRDefault="00AE6A6D">
            <w:pPr>
              <w:spacing w:after="0" w:line="240" w:lineRule="auto"/>
              <w:ind w:left="624" w:right="-57"/>
              <w:rPr>
                <w:b/>
                <w:color w:val="000000"/>
                <w:sz w:val="24"/>
                <w:szCs w:val="24"/>
              </w:rPr>
            </w:pPr>
            <w:r>
              <w:rPr>
                <w:b/>
                <w:color w:val="000000"/>
                <w:sz w:val="24"/>
                <w:szCs w:val="24"/>
              </w:rPr>
              <w:t>4m</w:t>
            </w:r>
          </w:p>
        </w:tc>
      </w:tr>
      <w:tr w:rsidR="00CB53E3" w14:paraId="635B7C6F" w14:textId="77777777">
        <w:trPr>
          <w:trHeight w:val="426"/>
        </w:trPr>
        <w:tc>
          <w:tcPr>
            <w:tcW w:w="283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C8" w14:textId="77777777" w:rsidR="00CB53E3" w:rsidRDefault="00AE6A6D">
            <w:pPr>
              <w:spacing w:after="0" w:line="240" w:lineRule="auto"/>
              <w:ind w:left="624" w:right="-57"/>
              <w:rPr>
                <w:b/>
                <w:color w:val="000000"/>
                <w:sz w:val="24"/>
                <w:szCs w:val="24"/>
              </w:rPr>
            </w:pPr>
            <w:r>
              <w:rPr>
                <w:b/>
                <w:color w:val="000000"/>
                <w:sz w:val="24"/>
                <w:szCs w:val="24"/>
              </w:rPr>
              <w:t>Min Uzaklık</w:t>
            </w:r>
          </w:p>
        </w:tc>
        <w:tc>
          <w:tcPr>
            <w:tcW w:w="2410" w:type="dxa"/>
            <w:tcBorders>
              <w:top w:val="nil"/>
              <w:left w:val="nil"/>
              <w:bottom w:val="single" w:sz="4" w:space="0" w:color="000000"/>
              <w:right w:val="single" w:sz="4" w:space="0" w:color="000000"/>
            </w:tcBorders>
            <w:shd w:val="clear" w:color="auto" w:fill="auto"/>
            <w:vAlign w:val="bottom"/>
          </w:tcPr>
          <w:p w14:paraId="000001C9" w14:textId="77777777" w:rsidR="00CB53E3" w:rsidRDefault="00AE6A6D">
            <w:pPr>
              <w:spacing w:after="0" w:line="240" w:lineRule="auto"/>
              <w:ind w:left="624" w:right="-57"/>
              <w:rPr>
                <w:b/>
                <w:color w:val="000000"/>
                <w:sz w:val="24"/>
                <w:szCs w:val="24"/>
              </w:rPr>
            </w:pPr>
            <w:r>
              <w:rPr>
                <w:b/>
                <w:color w:val="000000"/>
                <w:sz w:val="24"/>
                <w:szCs w:val="24"/>
              </w:rPr>
              <w:t>2cm</w:t>
            </w:r>
          </w:p>
        </w:tc>
      </w:tr>
      <w:tr w:rsidR="00CB53E3" w14:paraId="47C18F48" w14:textId="77777777">
        <w:trPr>
          <w:trHeight w:val="581"/>
        </w:trPr>
        <w:tc>
          <w:tcPr>
            <w:tcW w:w="283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CA" w14:textId="77777777" w:rsidR="00CB53E3" w:rsidRDefault="00AE6A6D">
            <w:pPr>
              <w:spacing w:after="0" w:line="240" w:lineRule="auto"/>
              <w:ind w:left="624" w:right="-57"/>
              <w:rPr>
                <w:b/>
                <w:color w:val="000000"/>
                <w:sz w:val="24"/>
                <w:szCs w:val="24"/>
              </w:rPr>
            </w:pPr>
            <w:r>
              <w:rPr>
                <w:b/>
                <w:color w:val="000000"/>
                <w:sz w:val="24"/>
                <w:szCs w:val="24"/>
              </w:rPr>
              <w:t>Ölçüm Açısı</w:t>
            </w:r>
          </w:p>
        </w:tc>
        <w:tc>
          <w:tcPr>
            <w:tcW w:w="2410" w:type="dxa"/>
            <w:tcBorders>
              <w:top w:val="nil"/>
              <w:left w:val="nil"/>
              <w:bottom w:val="single" w:sz="4" w:space="0" w:color="000000"/>
              <w:right w:val="single" w:sz="4" w:space="0" w:color="000000"/>
            </w:tcBorders>
            <w:shd w:val="clear" w:color="auto" w:fill="auto"/>
            <w:vAlign w:val="bottom"/>
          </w:tcPr>
          <w:p w14:paraId="000001CB" w14:textId="77777777" w:rsidR="00CB53E3" w:rsidRDefault="00AE6A6D">
            <w:pPr>
              <w:spacing w:after="0" w:line="240" w:lineRule="auto"/>
              <w:ind w:left="624" w:right="-57"/>
              <w:rPr>
                <w:b/>
                <w:color w:val="000000"/>
                <w:sz w:val="24"/>
                <w:szCs w:val="24"/>
              </w:rPr>
            </w:pPr>
            <w:r>
              <w:rPr>
                <w:b/>
                <w:color w:val="000000"/>
                <w:sz w:val="24"/>
                <w:szCs w:val="24"/>
              </w:rPr>
              <w:t>15°</w:t>
            </w:r>
          </w:p>
        </w:tc>
      </w:tr>
      <w:tr w:rsidR="00CB53E3" w14:paraId="67A298A4" w14:textId="77777777">
        <w:trPr>
          <w:trHeight w:val="495"/>
        </w:trPr>
        <w:tc>
          <w:tcPr>
            <w:tcW w:w="283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CC" w14:textId="77777777" w:rsidR="00CB53E3" w:rsidRDefault="00AE6A6D">
            <w:pPr>
              <w:spacing w:after="0" w:line="240" w:lineRule="auto"/>
              <w:ind w:left="624" w:right="-57"/>
              <w:rPr>
                <w:b/>
                <w:color w:val="000000"/>
                <w:sz w:val="24"/>
                <w:szCs w:val="24"/>
              </w:rPr>
            </w:pPr>
            <w:r>
              <w:rPr>
                <w:b/>
                <w:color w:val="000000"/>
                <w:sz w:val="24"/>
                <w:szCs w:val="24"/>
              </w:rPr>
              <w:t>Çözünürlük</w:t>
            </w:r>
          </w:p>
        </w:tc>
        <w:tc>
          <w:tcPr>
            <w:tcW w:w="2410" w:type="dxa"/>
            <w:tcBorders>
              <w:top w:val="nil"/>
              <w:left w:val="nil"/>
              <w:bottom w:val="single" w:sz="4" w:space="0" w:color="000000"/>
              <w:right w:val="single" w:sz="4" w:space="0" w:color="000000"/>
            </w:tcBorders>
            <w:shd w:val="clear" w:color="auto" w:fill="auto"/>
            <w:vAlign w:val="bottom"/>
          </w:tcPr>
          <w:p w14:paraId="000001CD" w14:textId="77777777" w:rsidR="00CB53E3" w:rsidRDefault="00AE6A6D">
            <w:pPr>
              <w:spacing w:after="0" w:line="240" w:lineRule="auto"/>
              <w:ind w:left="624" w:right="-57"/>
              <w:rPr>
                <w:b/>
                <w:color w:val="000000"/>
                <w:sz w:val="24"/>
                <w:szCs w:val="24"/>
              </w:rPr>
            </w:pPr>
            <w:r>
              <w:rPr>
                <w:b/>
                <w:color w:val="000000"/>
                <w:sz w:val="24"/>
                <w:szCs w:val="24"/>
              </w:rPr>
              <w:t>0.3cm</w:t>
            </w:r>
          </w:p>
        </w:tc>
      </w:tr>
      <w:tr w:rsidR="00CB53E3" w14:paraId="63C6C376" w14:textId="77777777">
        <w:trPr>
          <w:trHeight w:val="448"/>
        </w:trPr>
        <w:tc>
          <w:tcPr>
            <w:tcW w:w="283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CE" w14:textId="77777777" w:rsidR="00CB53E3" w:rsidRDefault="00AE6A6D">
            <w:pPr>
              <w:spacing w:after="0" w:line="240" w:lineRule="auto"/>
              <w:ind w:left="624" w:right="-57"/>
              <w:rPr>
                <w:b/>
                <w:color w:val="000000"/>
                <w:sz w:val="24"/>
                <w:szCs w:val="24"/>
              </w:rPr>
            </w:pPr>
            <w:r>
              <w:rPr>
                <w:b/>
                <w:color w:val="000000"/>
                <w:sz w:val="24"/>
                <w:szCs w:val="24"/>
              </w:rPr>
              <w:t>Boyut</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000001CF" w14:textId="77777777" w:rsidR="00CB53E3" w:rsidRDefault="00AE6A6D">
            <w:pPr>
              <w:spacing w:after="0" w:line="240" w:lineRule="auto"/>
              <w:ind w:left="624" w:right="-57"/>
              <w:rPr>
                <w:b/>
                <w:color w:val="000000"/>
                <w:sz w:val="24"/>
                <w:szCs w:val="24"/>
              </w:rPr>
            </w:pPr>
            <w:r>
              <w:rPr>
                <w:b/>
                <w:color w:val="000000"/>
                <w:sz w:val="24"/>
                <w:szCs w:val="24"/>
              </w:rPr>
              <w:t>45*20*15mm</w:t>
            </w:r>
          </w:p>
        </w:tc>
      </w:tr>
    </w:tbl>
    <w:p w14:paraId="000001D0" w14:textId="77777777" w:rsidR="00CB53E3" w:rsidRDefault="00CB53E3">
      <w:pPr>
        <w:spacing w:after="0" w:line="360" w:lineRule="auto"/>
        <w:rPr>
          <w:rFonts w:ascii="Times New Roman" w:eastAsia="Times New Roman" w:hAnsi="Times New Roman" w:cs="Times New Roman"/>
          <w:sz w:val="24"/>
          <w:szCs w:val="24"/>
        </w:rPr>
      </w:pPr>
    </w:p>
    <w:p w14:paraId="000001D1" w14:textId="77777777" w:rsidR="00CB53E3" w:rsidRDefault="00CB53E3">
      <w:pPr>
        <w:jc w:val="center"/>
        <w:rPr>
          <w:rFonts w:ascii="Times New Roman" w:eastAsia="Times New Roman" w:hAnsi="Times New Roman" w:cs="Times New Roman"/>
          <w:sz w:val="24"/>
          <w:szCs w:val="24"/>
        </w:rPr>
      </w:pPr>
    </w:p>
    <w:p w14:paraId="000001D2" w14:textId="77777777" w:rsidR="00CB53E3" w:rsidRDefault="00CB53E3">
      <w:pPr>
        <w:jc w:val="center"/>
        <w:rPr>
          <w:rFonts w:ascii="Times New Roman" w:eastAsia="Times New Roman" w:hAnsi="Times New Roman" w:cs="Times New Roman"/>
          <w:sz w:val="24"/>
          <w:szCs w:val="24"/>
        </w:rPr>
      </w:pPr>
    </w:p>
    <w:p w14:paraId="000001D3" w14:textId="77777777" w:rsidR="00CB53E3" w:rsidRDefault="00CB53E3">
      <w:pPr>
        <w:spacing w:line="480" w:lineRule="auto"/>
        <w:jc w:val="center"/>
        <w:rPr>
          <w:rFonts w:ascii="Times New Roman" w:eastAsia="Times New Roman" w:hAnsi="Times New Roman" w:cs="Times New Roman"/>
          <w:sz w:val="24"/>
          <w:szCs w:val="24"/>
        </w:rPr>
      </w:pPr>
    </w:p>
    <w:p w14:paraId="000001D4" w14:textId="77777777" w:rsidR="00CB53E3" w:rsidRDefault="00CB53E3">
      <w:pPr>
        <w:jc w:val="center"/>
        <w:rPr>
          <w:rFonts w:ascii="Times New Roman" w:eastAsia="Times New Roman" w:hAnsi="Times New Roman" w:cs="Times New Roman"/>
          <w:sz w:val="24"/>
          <w:szCs w:val="24"/>
        </w:rPr>
      </w:pPr>
    </w:p>
    <w:p w14:paraId="000001D5" w14:textId="77777777" w:rsidR="00CB53E3" w:rsidRDefault="00CB53E3">
      <w:pPr>
        <w:jc w:val="center"/>
        <w:rPr>
          <w:rFonts w:ascii="Times New Roman" w:eastAsia="Times New Roman" w:hAnsi="Times New Roman" w:cs="Times New Roman"/>
          <w:sz w:val="24"/>
          <w:szCs w:val="24"/>
        </w:rPr>
      </w:pPr>
    </w:p>
    <w:p w14:paraId="000001D6" w14:textId="77777777" w:rsidR="00CB53E3" w:rsidRDefault="00CB53E3">
      <w:pPr>
        <w:jc w:val="center"/>
        <w:rPr>
          <w:rFonts w:ascii="Times New Roman" w:eastAsia="Times New Roman" w:hAnsi="Times New Roman" w:cs="Times New Roman"/>
          <w:sz w:val="24"/>
          <w:szCs w:val="24"/>
        </w:rPr>
      </w:pPr>
    </w:p>
    <w:p w14:paraId="000001D7" w14:textId="77777777" w:rsidR="00CB53E3" w:rsidRDefault="00CB53E3">
      <w:pPr>
        <w:jc w:val="center"/>
        <w:rPr>
          <w:rFonts w:ascii="Times New Roman" w:eastAsia="Times New Roman" w:hAnsi="Times New Roman" w:cs="Times New Roman"/>
          <w:sz w:val="24"/>
          <w:szCs w:val="24"/>
        </w:rPr>
      </w:pPr>
    </w:p>
    <w:p w14:paraId="000001D8" w14:textId="77777777" w:rsidR="00CB53E3" w:rsidRDefault="00CB53E3">
      <w:pPr>
        <w:jc w:val="center"/>
        <w:rPr>
          <w:rFonts w:ascii="Times New Roman" w:eastAsia="Times New Roman" w:hAnsi="Times New Roman" w:cs="Times New Roman"/>
          <w:sz w:val="24"/>
          <w:szCs w:val="24"/>
        </w:rPr>
      </w:pPr>
    </w:p>
    <w:p w14:paraId="000001D9" w14:textId="77777777" w:rsidR="00CB53E3" w:rsidRDefault="00CB53E3">
      <w:pPr>
        <w:jc w:val="center"/>
        <w:rPr>
          <w:rFonts w:ascii="Times New Roman" w:eastAsia="Times New Roman" w:hAnsi="Times New Roman" w:cs="Times New Roman"/>
          <w:sz w:val="24"/>
          <w:szCs w:val="24"/>
        </w:rPr>
      </w:pPr>
    </w:p>
    <w:p w14:paraId="000001DA" w14:textId="77777777" w:rsidR="00CB53E3" w:rsidRDefault="00CB53E3">
      <w:pPr>
        <w:jc w:val="center"/>
        <w:rPr>
          <w:rFonts w:ascii="Times New Roman" w:eastAsia="Times New Roman" w:hAnsi="Times New Roman" w:cs="Times New Roman"/>
          <w:sz w:val="24"/>
          <w:szCs w:val="24"/>
        </w:rPr>
      </w:pPr>
    </w:p>
    <w:p w14:paraId="000001DB" w14:textId="77777777" w:rsidR="00CB53E3" w:rsidRDefault="00AE6A6D">
      <w:pPr>
        <w:jc w:val="center"/>
        <w:rPr>
          <w:rFonts w:ascii="Times New Roman" w:eastAsia="Times New Roman" w:hAnsi="Times New Roman" w:cs="Times New Roman"/>
          <w:sz w:val="24"/>
          <w:szCs w:val="24"/>
        </w:rPr>
      </w:pPr>
      <w:r>
        <w:rPr>
          <w:noProof/>
        </w:rPr>
        <w:drawing>
          <wp:anchor distT="0" distB="0" distL="114300" distR="114300" simplePos="0" relativeHeight="251701248" behindDoc="0" locked="0" layoutInCell="1" hidden="0" allowOverlap="1" wp14:anchorId="385F8460" wp14:editId="43661ECE">
            <wp:simplePos x="0" y="0"/>
            <wp:positionH relativeFrom="column">
              <wp:posOffset>1416390</wp:posOffset>
            </wp:positionH>
            <wp:positionV relativeFrom="paragraph">
              <wp:posOffset>260660</wp:posOffset>
            </wp:positionV>
            <wp:extent cx="2512060" cy="1918970"/>
            <wp:effectExtent l="0" t="0" r="0" b="0"/>
            <wp:wrapSquare wrapText="bothSides" distT="0" distB="0" distL="114300" distR="114300"/>
            <wp:docPr id="264" name="image59.jpg" descr="mikrofo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59.jpg" descr="mikrofon içeren bir resim&#10;&#10;Açıklama otomatik olarak oluşturuldu"/>
                    <pic:cNvPicPr preferRelativeResize="0"/>
                  </pic:nvPicPr>
                  <pic:blipFill>
                    <a:blip r:embed="rId62"/>
                    <a:srcRect/>
                    <a:stretch>
                      <a:fillRect/>
                    </a:stretch>
                  </pic:blipFill>
                  <pic:spPr>
                    <a:xfrm>
                      <a:off x="0" y="0"/>
                      <a:ext cx="2512060" cy="1918970"/>
                    </a:xfrm>
                    <a:prstGeom prst="rect">
                      <a:avLst/>
                    </a:prstGeom>
                    <a:ln/>
                  </pic:spPr>
                </pic:pic>
              </a:graphicData>
            </a:graphic>
          </wp:anchor>
        </w:drawing>
      </w:r>
    </w:p>
    <w:p w14:paraId="000001DC" w14:textId="77777777" w:rsidR="00CB53E3" w:rsidRDefault="00CB53E3">
      <w:pPr>
        <w:jc w:val="center"/>
        <w:rPr>
          <w:rFonts w:ascii="Times New Roman" w:eastAsia="Times New Roman" w:hAnsi="Times New Roman" w:cs="Times New Roman"/>
          <w:sz w:val="24"/>
          <w:szCs w:val="24"/>
        </w:rPr>
      </w:pPr>
    </w:p>
    <w:p w14:paraId="000001DD" w14:textId="77777777" w:rsidR="00CB53E3" w:rsidRDefault="00CB53E3">
      <w:pPr>
        <w:jc w:val="center"/>
        <w:rPr>
          <w:rFonts w:ascii="Times New Roman" w:eastAsia="Times New Roman" w:hAnsi="Times New Roman" w:cs="Times New Roman"/>
          <w:sz w:val="24"/>
          <w:szCs w:val="24"/>
        </w:rPr>
      </w:pPr>
    </w:p>
    <w:p w14:paraId="000001DE" w14:textId="77777777" w:rsidR="00CB53E3" w:rsidRDefault="00CB53E3">
      <w:pPr>
        <w:jc w:val="center"/>
        <w:rPr>
          <w:rFonts w:ascii="Times New Roman" w:eastAsia="Times New Roman" w:hAnsi="Times New Roman" w:cs="Times New Roman"/>
          <w:sz w:val="24"/>
          <w:szCs w:val="24"/>
        </w:rPr>
      </w:pPr>
    </w:p>
    <w:p w14:paraId="000001DF" w14:textId="77777777" w:rsidR="00CB53E3" w:rsidRDefault="00CB53E3">
      <w:pPr>
        <w:jc w:val="center"/>
        <w:rPr>
          <w:rFonts w:ascii="Times New Roman" w:eastAsia="Times New Roman" w:hAnsi="Times New Roman" w:cs="Times New Roman"/>
          <w:sz w:val="24"/>
          <w:szCs w:val="24"/>
        </w:rPr>
      </w:pPr>
    </w:p>
    <w:p w14:paraId="000001E0" w14:textId="77777777" w:rsidR="00CB53E3" w:rsidRDefault="00CB53E3">
      <w:pPr>
        <w:jc w:val="center"/>
        <w:rPr>
          <w:rFonts w:ascii="Times New Roman" w:eastAsia="Times New Roman" w:hAnsi="Times New Roman" w:cs="Times New Roman"/>
          <w:sz w:val="24"/>
          <w:szCs w:val="24"/>
        </w:rPr>
      </w:pPr>
    </w:p>
    <w:p w14:paraId="000001E1" w14:textId="77777777" w:rsidR="00CB53E3" w:rsidRDefault="00CB53E3">
      <w:pPr>
        <w:jc w:val="center"/>
        <w:rPr>
          <w:rFonts w:ascii="Times New Roman" w:eastAsia="Times New Roman" w:hAnsi="Times New Roman" w:cs="Times New Roman"/>
          <w:sz w:val="24"/>
          <w:szCs w:val="24"/>
        </w:rPr>
      </w:pPr>
    </w:p>
    <w:p w14:paraId="000001E2" w14:textId="77777777" w:rsidR="00CB53E3" w:rsidRDefault="00CB53E3">
      <w:pPr>
        <w:jc w:val="center"/>
        <w:rPr>
          <w:rFonts w:ascii="Times New Roman" w:eastAsia="Times New Roman" w:hAnsi="Times New Roman" w:cs="Times New Roman"/>
          <w:sz w:val="24"/>
          <w:szCs w:val="24"/>
        </w:rPr>
      </w:pPr>
    </w:p>
    <w:p w14:paraId="000001E3" w14:textId="77777777" w:rsidR="00CB53E3" w:rsidRDefault="00CB53E3">
      <w:pPr>
        <w:jc w:val="center"/>
        <w:rPr>
          <w:rFonts w:ascii="Times New Roman" w:eastAsia="Times New Roman" w:hAnsi="Times New Roman" w:cs="Times New Roman"/>
          <w:sz w:val="24"/>
          <w:szCs w:val="24"/>
        </w:rPr>
      </w:pPr>
    </w:p>
    <w:p w14:paraId="000001E4" w14:textId="77777777" w:rsidR="00CB53E3" w:rsidRDefault="00AE6A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3.6 HC-SR04 Ultrasonik Sensör</w:t>
      </w:r>
    </w:p>
    <w:p w14:paraId="000001E5"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1E6"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Ultrasonik sensörlerin çalışma prensibi ise şöyledir;</w:t>
      </w:r>
      <w:r>
        <w:rPr>
          <w:rFonts w:ascii="Times New Roman" w:eastAsia="Times New Roman" w:hAnsi="Times New Roman" w:cs="Times New Roman"/>
          <w:color w:val="000000"/>
          <w:sz w:val="24"/>
          <w:szCs w:val="24"/>
        </w:rPr>
        <w:t xml:space="preserve"> trig pininden sinyal verildiğinde(10µs), sensör tarafından 40 kHz frekansında bir ses dalgası üretilir ve bu ses dalgası bir cisme çarpıp geri döndüğünd</w:t>
      </w:r>
      <w:r>
        <w:rPr>
          <w:rFonts w:ascii="Times New Roman" w:eastAsia="Times New Roman" w:hAnsi="Times New Roman" w:cs="Times New Roman"/>
          <w:color w:val="000000"/>
          <w:sz w:val="24"/>
          <w:szCs w:val="24"/>
        </w:rPr>
        <w:t>e echo pini aktif hale gelir. Sesin havada yayılma hızı bilinen bir değer olduğu için, sahip olduğumuz için trig pinine verilen sinyalden sonra echo pininin aktif olduğu zaman kadar ki süreyi ölçerek aradaki mesafe kolaylıkla hesaplanabilmektedir. Alınan d</w:t>
      </w:r>
      <w:r>
        <w:rPr>
          <w:rFonts w:ascii="Times New Roman" w:eastAsia="Times New Roman" w:hAnsi="Times New Roman" w:cs="Times New Roman"/>
          <w:color w:val="000000"/>
          <w:sz w:val="24"/>
          <w:szCs w:val="24"/>
        </w:rPr>
        <w:t>arbenin gidiş geliş süresi arasındaki geçen zaman, nesneye olan mesafenin hesaplanması için kullanılır. Bu hesaplama hız-zaman-mesafe denklemi kullanılarak çözülür. Sesin hızı 340 m/s’dir. Mesafeyi hesaplayabilmek için, ses hızını cm/µs cinsine dönüştürmek</w:t>
      </w:r>
      <w:r>
        <w:rPr>
          <w:rFonts w:ascii="Times New Roman" w:eastAsia="Times New Roman" w:hAnsi="Times New Roman" w:cs="Times New Roman"/>
          <w:color w:val="000000"/>
          <w:sz w:val="24"/>
          <w:szCs w:val="24"/>
        </w:rPr>
        <w:t xml:space="preserve"> gerekir. Bu değer 0.034 cm/µs olur. Sinyalin gönderilmesi ve geri yansıtılması arasındaki geçen süre zamanı gösterir ve bu yüzden sonucu ikiye bölmek gerekir. []</w:t>
      </w:r>
    </w:p>
    <w:p w14:paraId="000001E7" w14:textId="77777777" w:rsidR="00CB53E3" w:rsidRDefault="00AE6A6D">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mesafe</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ses</m:t>
          </m:r>
          <m:r>
            <w:rPr>
              <w:rFonts w:ascii="Cambria Math" w:eastAsia="Cambria Math" w:hAnsi="Cambria Math" w:cs="Cambria Math"/>
              <w:color w:val="000000"/>
              <w:sz w:val="24"/>
              <w:szCs w:val="24"/>
            </w:rPr>
            <m:t xml:space="preserve"> h</m:t>
          </m:r>
          <m:r>
            <w:rPr>
              <w:rFonts w:ascii="Cambria Math" w:eastAsia="Cambria Math" w:hAnsi="Cambria Math" w:cs="Cambria Math"/>
              <w:color w:val="000000"/>
              <w:sz w:val="24"/>
              <w:szCs w:val="24"/>
            </w:rPr>
            <m:t>ızı</m:t>
          </m:r>
          <m:r>
            <w:rPr>
              <w:rFonts w:ascii="Cambria Math" w:eastAsia="Cambria Math" w:hAnsi="Cambria Math" w:cs="Cambria Math"/>
              <w:color w:val="000000"/>
              <w:sz w:val="24"/>
              <w:szCs w:val="24"/>
            </w:rPr>
            <m:t xml:space="preserve"> ×</m:t>
          </m:r>
          <m:r>
            <w:rPr>
              <w:rFonts w:ascii="Cambria Math" w:eastAsia="Cambria Math" w:hAnsi="Cambria Math" w:cs="Cambria Math"/>
              <w:color w:val="000000"/>
              <w:sz w:val="24"/>
              <w:szCs w:val="24"/>
            </w:rPr>
            <m:t>zaman</m:t>
          </m:r>
          <m:r>
            <w:rPr>
              <w:rFonts w:ascii="Cambria Math" w:eastAsia="Cambria Math" w:hAnsi="Cambria Math" w:cs="Cambria Math"/>
              <w:color w:val="000000"/>
              <w:sz w:val="24"/>
              <w:szCs w:val="24"/>
            </w:rPr>
            <m:t>)/2</m:t>
          </m:r>
        </m:oMath>
      </m:oMathPara>
    </w:p>
    <w:p w14:paraId="000001E8" w14:textId="77777777" w:rsidR="00CB53E3" w:rsidRDefault="00CB53E3">
      <w:pPr>
        <w:shd w:val="clear" w:color="auto" w:fill="FFFFFF"/>
        <w:spacing w:after="150" w:line="240" w:lineRule="auto"/>
        <w:jc w:val="both"/>
        <w:rPr>
          <w:rFonts w:ascii="Play" w:eastAsia="Play" w:hAnsi="Play" w:cs="Play"/>
          <w:color w:val="000000"/>
          <w:sz w:val="24"/>
          <w:szCs w:val="24"/>
        </w:rPr>
      </w:pPr>
    </w:p>
    <w:p w14:paraId="000001E9" w14:textId="77777777" w:rsidR="00CB53E3" w:rsidRDefault="00CB53E3">
      <w:pPr>
        <w:rPr>
          <w:rFonts w:ascii="Times New Roman" w:eastAsia="Times New Roman" w:hAnsi="Times New Roman" w:cs="Times New Roman"/>
          <w:b/>
          <w:sz w:val="28"/>
          <w:szCs w:val="28"/>
        </w:rPr>
      </w:pPr>
    </w:p>
    <w:p w14:paraId="000001EA" w14:textId="77777777" w:rsidR="00CB53E3" w:rsidRDefault="00AE6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3.2.2 Kızılötesi (IR) Sensör</w:t>
      </w:r>
    </w:p>
    <w:p w14:paraId="000001EB" w14:textId="77777777" w:rsidR="00CB53E3" w:rsidRDefault="00AE6A6D">
      <w:pPr>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000001EC" w14:textId="77777777" w:rsidR="00CB53E3" w:rsidRDefault="00AE6A6D">
      <w:pPr>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000000"/>
          <w:sz w:val="24"/>
          <w:szCs w:val="24"/>
          <w:highlight w:val="white"/>
        </w:rPr>
        <w:t>Bu projede, engel algılamak üzere ultrasonik sensöre ek olarak robotun alt kısmında kızılötesi sensör kullanılmıştır. Böylece robotun bulunduğu zemin üzerinde basamak ve çukur gibi engeller tespit edilerek, robotun hareket halindeyken düşmesi engellenmişti</w:t>
      </w:r>
      <w:r>
        <w:rPr>
          <w:rFonts w:ascii="Times New Roman" w:eastAsia="Times New Roman" w:hAnsi="Times New Roman" w:cs="Times New Roman"/>
          <w:color w:val="000000"/>
          <w:sz w:val="24"/>
          <w:szCs w:val="24"/>
          <w:highlight w:val="white"/>
        </w:rPr>
        <w:t>r.</w:t>
      </w:r>
    </w:p>
    <w:p w14:paraId="000001ED" w14:textId="77777777" w:rsidR="00CB53E3" w:rsidRDefault="00AE6A6D">
      <w:pPr>
        <w:spacing w:after="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000001EE" w14:textId="77777777" w:rsidR="00CB53E3" w:rsidRDefault="00CB53E3">
      <w:pPr>
        <w:spacing w:after="0" w:line="360" w:lineRule="auto"/>
        <w:rPr>
          <w:rFonts w:ascii="Times New Roman" w:eastAsia="Times New Roman" w:hAnsi="Times New Roman" w:cs="Times New Roman"/>
          <w:color w:val="222222"/>
          <w:sz w:val="24"/>
          <w:szCs w:val="24"/>
          <w:highlight w:val="white"/>
        </w:rPr>
      </w:pPr>
    </w:p>
    <w:p w14:paraId="000001EF"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sz w:val="24"/>
          <w:szCs w:val="24"/>
        </w:rPr>
        <w:t xml:space="preserve">        Infrared sensör, çevredeki nesneleri ışık yayarak algılamaktadır. Bir nesnenin ısısını ölçebilmekte ve hareketini algılayabilmektedirler. Kızılötesi spektrumlarda, tüm nesneler bir tür termal radyasyon yaymaktadır ancak bu tür radyasyonl</w:t>
      </w:r>
      <w:r>
        <w:rPr>
          <w:rFonts w:ascii="Times New Roman" w:eastAsia="Times New Roman" w:hAnsi="Times New Roman" w:cs="Times New Roman"/>
          <w:sz w:val="24"/>
          <w:szCs w:val="24"/>
        </w:rPr>
        <w:t>ar gözümüzle görülmemektedir. Kızılöltesi sensörler bu radyasyonları algılayabilmektedir.</w:t>
      </w:r>
    </w:p>
    <w:p w14:paraId="000001F0" w14:textId="77777777" w:rsidR="00CB53E3" w:rsidRDefault="00AE6A6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00001F1" w14:textId="77777777" w:rsidR="00CB53E3" w:rsidRDefault="00CB53E3">
      <w:pPr>
        <w:spacing w:after="0" w:line="360" w:lineRule="auto"/>
        <w:jc w:val="both"/>
        <w:rPr>
          <w:rFonts w:ascii="Times New Roman" w:eastAsia="Times New Roman" w:hAnsi="Times New Roman" w:cs="Times New Roman"/>
          <w:sz w:val="24"/>
          <w:szCs w:val="24"/>
        </w:rPr>
      </w:pPr>
    </w:p>
    <w:p w14:paraId="000001F2" w14:textId="77777777" w:rsidR="00CB53E3" w:rsidRDefault="00AE6A6D">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FB8AD10" wp14:editId="2AD40BB1">
            <wp:extent cx="2970612" cy="2717237"/>
            <wp:effectExtent l="0" t="0" r="0" b="0"/>
            <wp:docPr id="276" name="image73.png" descr="A picture containing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A picture containing electronics&#10;&#10;Description automatically generated"/>
                    <pic:cNvPicPr preferRelativeResize="0"/>
                  </pic:nvPicPr>
                  <pic:blipFill>
                    <a:blip r:embed="rId63"/>
                    <a:srcRect/>
                    <a:stretch>
                      <a:fillRect/>
                    </a:stretch>
                  </pic:blipFill>
                  <pic:spPr>
                    <a:xfrm>
                      <a:off x="0" y="0"/>
                      <a:ext cx="2970612" cy="2717237"/>
                    </a:xfrm>
                    <a:prstGeom prst="rect">
                      <a:avLst/>
                    </a:prstGeom>
                    <a:ln/>
                  </pic:spPr>
                </pic:pic>
              </a:graphicData>
            </a:graphic>
          </wp:inline>
        </w:drawing>
      </w:r>
    </w:p>
    <w:p w14:paraId="000001F3" w14:textId="77777777" w:rsidR="00CB53E3" w:rsidRDefault="00AE6A6D">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3.7 Kızılötesi (IR) Sensör</w:t>
      </w:r>
    </w:p>
    <w:p w14:paraId="000001F4" w14:textId="77777777" w:rsidR="00CB53E3" w:rsidRDefault="00CB53E3">
      <w:pPr>
        <w:spacing w:before="280" w:after="280" w:line="240" w:lineRule="auto"/>
        <w:jc w:val="both"/>
        <w:rPr>
          <w:rFonts w:ascii="Times New Roman" w:eastAsia="Times New Roman" w:hAnsi="Times New Roman" w:cs="Times New Roman"/>
          <w:sz w:val="24"/>
          <w:szCs w:val="24"/>
        </w:rPr>
      </w:pPr>
    </w:p>
    <w:p w14:paraId="000001F5" w14:textId="77777777" w:rsidR="00CB53E3" w:rsidRDefault="00AE6A6D">
      <w:pPr>
        <w:spacing w:before="280" w:after="280" w:line="240"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2272" behindDoc="0" locked="0" layoutInCell="1" hidden="0" allowOverlap="1" wp14:anchorId="23D146B7" wp14:editId="2E92A3E9">
                <wp:simplePos x="0" y="0"/>
                <wp:positionH relativeFrom="column">
                  <wp:posOffset>254000</wp:posOffset>
                </wp:positionH>
                <wp:positionV relativeFrom="paragraph">
                  <wp:posOffset>0</wp:posOffset>
                </wp:positionV>
                <wp:extent cx="1104900" cy="2762250"/>
                <wp:effectExtent l="0" t="0" r="0" b="0"/>
                <wp:wrapNone/>
                <wp:docPr id="238" name="Dikdörtgen 238"/>
                <wp:cNvGraphicFramePr/>
                <a:graphic xmlns:a="http://schemas.openxmlformats.org/drawingml/2006/main">
                  <a:graphicData uri="http://schemas.microsoft.com/office/word/2010/wordprocessingShape">
                    <wps:wsp>
                      <wps:cNvSpPr/>
                      <wps:spPr>
                        <a:xfrm>
                          <a:off x="4798313" y="2403638"/>
                          <a:ext cx="1095375" cy="2752725"/>
                        </a:xfrm>
                        <a:prstGeom prst="rect">
                          <a:avLst/>
                        </a:prstGeom>
                        <a:gradFill>
                          <a:gsLst>
                            <a:gs pos="0">
                              <a:srgbClr val="B0CAE9"/>
                            </a:gs>
                            <a:gs pos="50000">
                              <a:srgbClr val="A1C1E4"/>
                            </a:gs>
                            <a:gs pos="100000">
                              <a:srgbClr val="90B8E4"/>
                            </a:gs>
                          </a:gsLst>
                          <a:lin ang="5400000" scaled="0"/>
                        </a:gradFill>
                        <a:ln w="9525" cap="flat" cmpd="sng">
                          <a:solidFill>
                            <a:srgbClr val="5B9BD5"/>
                          </a:solidFill>
                          <a:prstDash val="solid"/>
                          <a:miter lim="800000"/>
                          <a:headEnd type="none" w="sm" len="sm"/>
                          <a:tailEnd type="none" w="sm" len="sm"/>
                        </a:ln>
                      </wps:spPr>
                      <wps:txbx>
                        <w:txbxContent>
                          <w:p w14:paraId="0004B001" w14:textId="77777777" w:rsidR="00CB53E3" w:rsidRDefault="00AE6A6D">
                            <w:pPr>
                              <w:spacing w:line="258" w:lineRule="auto"/>
                              <w:jc w:val="center"/>
                              <w:textDirection w:val="btLr"/>
                            </w:pPr>
                            <w:r>
                              <w:rPr>
                                <w:color w:val="1F3864"/>
                              </w:rPr>
                              <w:t>KIZILÖTESİ</w:t>
                            </w:r>
                          </w:p>
                          <w:p w14:paraId="4EE0C305" w14:textId="77777777" w:rsidR="00CB53E3" w:rsidRDefault="00AE6A6D">
                            <w:pPr>
                              <w:spacing w:line="258" w:lineRule="auto"/>
                              <w:jc w:val="center"/>
                              <w:textDirection w:val="btLr"/>
                            </w:pPr>
                            <w:r>
                              <w:rPr>
                                <w:color w:val="1F3864"/>
                              </w:rPr>
                              <w:t>SENSÖR</w:t>
                            </w:r>
                          </w:p>
                        </w:txbxContent>
                      </wps:txbx>
                      <wps:bodyPr spcFirstLastPara="1" wrap="square" lIns="91425" tIns="45700" rIns="91425" bIns="45700" anchor="ctr" anchorCtr="0">
                        <a:noAutofit/>
                      </wps:bodyPr>
                    </wps:wsp>
                  </a:graphicData>
                </a:graphic>
              </wp:anchor>
            </w:drawing>
          </mc:Choice>
          <mc:Fallback>
            <w:pict>
              <v:rect w14:anchorId="23D146B7" id="Dikdörtgen 238" o:spid="_x0000_s1051" style="position:absolute;left:0;text-align:left;margin-left:20pt;margin-top:0;width:87pt;height:21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" fillcolor="#b0cae9" strokecolor="#5b9bd5">
                <v:fill color2="#90b8e4" colors="0 #b0cae9;.5 #a1c1e4;1 #90b8e4" focus="100%" type="gradient">
                  <o:fill v:ext="view" type="gradientUnscaled"/>
                </v:fill>
                <v:stroke startarrowwidth="narrow" startarrowlength="short" endarrowwidth="narrow" endarrowlength="short"/>
                <v:textbox inset="2.53958mm,1.2694mm,2.53958mm,1.2694mm">
                  <w:txbxContent>
                    <w:p w14:paraId="0004B001" w14:textId="77777777" w:rsidR="00CB53E3" w:rsidRDefault="00AE6A6D">
                      <w:pPr>
                        <w:spacing w:line="258" w:lineRule="auto"/>
                        <w:jc w:val="center"/>
                        <w:textDirection w:val="btLr"/>
                      </w:pPr>
                      <w:r>
                        <w:rPr>
                          <w:color w:val="1F3864"/>
                        </w:rPr>
                        <w:t>KIZILÖTESİ</w:t>
                      </w:r>
                    </w:p>
                    <w:p w14:paraId="4EE0C305" w14:textId="77777777" w:rsidR="00CB53E3" w:rsidRDefault="00AE6A6D">
                      <w:pPr>
                        <w:spacing w:line="258" w:lineRule="auto"/>
                        <w:jc w:val="center"/>
                        <w:textDirection w:val="btLr"/>
                      </w:pPr>
                      <w:r>
                        <w:rPr>
                          <w:color w:val="1F3864"/>
                        </w:rPr>
                        <w:t>SENSÖR</w:t>
                      </w: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14:anchorId="4AA6FBC8" wp14:editId="03161535">
                <wp:simplePos x="0" y="0"/>
                <wp:positionH relativeFrom="column">
                  <wp:posOffset>4241800</wp:posOffset>
                </wp:positionH>
                <wp:positionV relativeFrom="paragraph">
                  <wp:posOffset>0</wp:posOffset>
                </wp:positionV>
                <wp:extent cx="1028700" cy="2771775"/>
                <wp:effectExtent l="0" t="0" r="0" b="0"/>
                <wp:wrapNone/>
                <wp:docPr id="239" name="Dikdörtgen 239"/>
                <wp:cNvGraphicFramePr/>
                <a:graphic xmlns:a="http://schemas.openxmlformats.org/drawingml/2006/main">
                  <a:graphicData uri="http://schemas.microsoft.com/office/word/2010/wordprocessingShape">
                    <wps:wsp>
                      <wps:cNvSpPr/>
                      <wps:spPr>
                        <a:xfrm>
                          <a:off x="4836413" y="2398875"/>
                          <a:ext cx="1019175" cy="2762250"/>
                        </a:xfrm>
                        <a:prstGeom prst="rect">
                          <a:avLst/>
                        </a:prstGeom>
                        <a:gradFill>
                          <a:gsLst>
                            <a:gs pos="0">
                              <a:srgbClr val="B0CAE9"/>
                            </a:gs>
                            <a:gs pos="50000">
                              <a:srgbClr val="A1C1E4"/>
                            </a:gs>
                            <a:gs pos="100000">
                              <a:srgbClr val="90B8E4"/>
                            </a:gs>
                          </a:gsLst>
                          <a:lin ang="5400000" scaled="0"/>
                        </a:gradFill>
                        <a:ln w="9525" cap="flat" cmpd="sng">
                          <a:solidFill>
                            <a:srgbClr val="5B9BD5"/>
                          </a:solidFill>
                          <a:prstDash val="solid"/>
                          <a:miter lim="800000"/>
                          <a:headEnd type="none" w="sm" len="sm"/>
                          <a:tailEnd type="none" w="sm" len="sm"/>
                        </a:ln>
                      </wps:spPr>
                      <wps:txbx>
                        <w:txbxContent>
                          <w:p w14:paraId="44696A6C" w14:textId="77777777" w:rsidR="00CB53E3" w:rsidRDefault="00AE6A6D">
                            <w:pPr>
                              <w:spacing w:line="258" w:lineRule="auto"/>
                              <w:jc w:val="center"/>
                              <w:textDirection w:val="btLr"/>
                            </w:pPr>
                            <w:r>
                              <w:rPr>
                                <w:color w:val="1F3864"/>
                              </w:rPr>
                              <w:t>NESNE</w:t>
                            </w:r>
                          </w:p>
                        </w:txbxContent>
                      </wps:txbx>
                      <wps:bodyPr spcFirstLastPara="1" wrap="square" lIns="91425" tIns="45700" rIns="91425" bIns="45700" anchor="ctr" anchorCtr="0">
                        <a:noAutofit/>
                      </wps:bodyPr>
                    </wps:wsp>
                  </a:graphicData>
                </a:graphic>
              </wp:anchor>
            </w:drawing>
          </mc:Choice>
          <mc:Fallback>
            <w:pict>
              <v:rect w14:anchorId="4AA6FBC8" id="Dikdörtgen 239" o:spid="_x0000_s1052" style="position:absolute;left:0;text-align:left;margin-left:334pt;margin-top:0;width:81pt;height:218.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" fillcolor="#b0cae9" strokecolor="#5b9bd5">
                <v:fill color2="#90b8e4" colors="0 #b0cae9;.5 #a1c1e4;1 #90b8e4" focus="100%" type="gradient">
                  <o:fill v:ext="view" type="gradientUnscaled"/>
                </v:fill>
                <v:stroke startarrowwidth="narrow" startarrowlength="short" endarrowwidth="narrow" endarrowlength="short"/>
                <v:textbox inset="2.53958mm,1.2694mm,2.53958mm,1.2694mm">
                  <w:txbxContent>
                    <w:p w14:paraId="44696A6C" w14:textId="77777777" w:rsidR="00CB53E3" w:rsidRDefault="00AE6A6D">
                      <w:pPr>
                        <w:spacing w:line="258" w:lineRule="auto"/>
                        <w:jc w:val="center"/>
                        <w:textDirection w:val="btLr"/>
                      </w:pPr>
                      <w:r>
                        <w:rPr>
                          <w:color w:val="1F3864"/>
                        </w:rPr>
                        <w:t>NESNE</w:t>
                      </w:r>
                    </w:p>
                  </w:txbxContent>
                </v:textbox>
              </v:rect>
            </w:pict>
          </mc:Fallback>
        </mc:AlternateContent>
      </w:r>
    </w:p>
    <w:p w14:paraId="000001F6" w14:textId="77777777" w:rsidR="00CB53E3" w:rsidRDefault="00AE6A6D">
      <w:pPr>
        <w:spacing w:before="280" w:after="280" w:line="24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4320" behindDoc="0" locked="0" layoutInCell="1" hidden="0" allowOverlap="1" wp14:anchorId="013834CD" wp14:editId="644E45D5">
                <wp:simplePos x="0" y="0"/>
                <wp:positionH relativeFrom="column">
                  <wp:posOffset>2400300</wp:posOffset>
                </wp:positionH>
                <wp:positionV relativeFrom="paragraph">
                  <wp:posOffset>203200</wp:posOffset>
                </wp:positionV>
                <wp:extent cx="723900" cy="657225"/>
                <wp:effectExtent l="0" t="0" r="0" b="0"/>
                <wp:wrapNone/>
                <wp:docPr id="221" name="Akış Çizelgesi: Gecikme 221"/>
                <wp:cNvGraphicFramePr/>
                <a:graphic xmlns:a="http://schemas.openxmlformats.org/drawingml/2006/main">
                  <a:graphicData uri="http://schemas.microsoft.com/office/word/2010/wordprocessingShape">
                    <wps:wsp>
                      <wps:cNvSpPr/>
                      <wps:spPr>
                        <a:xfrm>
                          <a:off x="4988813" y="3456150"/>
                          <a:ext cx="714375" cy="647700"/>
                        </a:xfrm>
                        <a:prstGeom prst="flowChartDelay">
                          <a:avLst/>
                        </a:prstGeom>
                        <a:gradFill>
                          <a:gsLst>
                            <a:gs pos="0">
                              <a:srgbClr val="B0CAE9"/>
                            </a:gs>
                            <a:gs pos="50000">
                              <a:srgbClr val="A1C1E4"/>
                            </a:gs>
                            <a:gs pos="100000">
                              <a:srgbClr val="90B8E4"/>
                            </a:gs>
                          </a:gsLst>
                          <a:lin ang="5400000" scaled="0"/>
                        </a:gradFill>
                        <a:ln w="9525" cap="flat" cmpd="sng">
                          <a:solidFill>
                            <a:srgbClr val="5B9BD5"/>
                          </a:solidFill>
                          <a:prstDash val="solid"/>
                          <a:miter lim="800000"/>
                          <a:headEnd type="none" w="sm" len="sm"/>
                          <a:tailEnd type="none" w="sm" len="sm"/>
                        </a:ln>
                      </wps:spPr>
                      <wps:txbx>
                        <w:txbxContent>
                          <w:p w14:paraId="3E53C373" w14:textId="77777777" w:rsidR="00CB53E3" w:rsidRDefault="00AE6A6D">
                            <w:pPr>
                              <w:spacing w:line="258" w:lineRule="auto"/>
                              <w:jc w:val="center"/>
                              <w:textDirection w:val="btLr"/>
                            </w:pPr>
                            <w:r>
                              <w:rPr>
                                <w:color w:val="1F3864"/>
                              </w:rPr>
                              <w:t>IR LED</w:t>
                            </w:r>
                          </w:p>
                        </w:txbxContent>
                      </wps:txbx>
                      <wps:bodyPr spcFirstLastPara="1" wrap="square" lIns="91425" tIns="45700" rIns="91425" bIns="45700" anchor="ctr" anchorCtr="0">
                        <a:noAutofit/>
                      </wps:bodyPr>
                    </wps:wsp>
                  </a:graphicData>
                </a:graphic>
              </wp:anchor>
            </w:drawing>
          </mc:Choice>
          <mc:Fallback>
            <w:pict>
              <v:shapetype w14:anchorId="013834CD" id="_x0000_t135" coordsize="21600,21600" o:spt="135" path="m10800,qx21600,10800,10800,21600l,21600,,xe">
                <v:stroke joinstyle="miter"/>
                <v:path gradientshapeok="t" o:connecttype="rect" textboxrect="0,3163,18437,18437"/>
              </v:shapetype>
              <v:shape id="Akış Çizelgesi: Gecikme 221" o:spid="_x0000_s1053" type="#_x0000_t135" style="position:absolute;left:0;text-align:left;margin-left:189pt;margin-top:16pt;width:57pt;height:51.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" fillcolor="#b0cae9" strokecolor="#5b9bd5">
                <v:fill color2="#90b8e4" colors="0 #b0cae9;.5 #a1c1e4;1 #90b8e4" focus="100%" type="gradient">
                  <o:fill v:ext="view" type="gradientUnscaled"/>
                </v:fill>
                <v:stroke startarrowwidth="narrow" startarrowlength="short" endarrowwidth="narrow" endarrowlength="short"/>
                <v:textbox inset="2.53958mm,1.2694mm,2.53958mm,1.2694mm">
                  <w:txbxContent>
                    <w:p w14:paraId="3E53C373" w14:textId="77777777" w:rsidR="00CB53E3" w:rsidRDefault="00AE6A6D">
                      <w:pPr>
                        <w:spacing w:line="258" w:lineRule="auto"/>
                        <w:jc w:val="center"/>
                        <w:textDirection w:val="btLr"/>
                      </w:pPr>
                      <w:r>
                        <w:rPr>
                          <w:color w:val="1F3864"/>
                        </w:rPr>
                        <w:t>IR LED</w:t>
                      </w:r>
                    </w:p>
                  </w:txbxContent>
                </v:textbox>
              </v:shape>
            </w:pict>
          </mc:Fallback>
        </mc:AlternateContent>
      </w:r>
    </w:p>
    <w:p w14:paraId="000001F7" w14:textId="77777777" w:rsidR="00CB53E3" w:rsidRDefault="00AE6A6D">
      <w:pPr>
        <w:spacing w:after="0" w:line="360" w:lineRule="auto"/>
        <w:rPr>
          <w:rFonts w:ascii="Times New Roman" w:eastAsia="Times New Roman" w:hAnsi="Times New Roman" w:cs="Times New Roman"/>
          <w:sz w:val="24"/>
          <w:szCs w:val="24"/>
        </w:rPr>
      </w:pPr>
      <w:r>
        <w:rPr>
          <w:noProof/>
        </w:rPr>
        <mc:AlternateContent>
          <mc:Choice Requires="wpg">
            <w:drawing>
              <wp:anchor distT="4294967294" distB="4294967294" distL="114300" distR="114300" simplePos="0" relativeHeight="251705344" behindDoc="0" locked="0" layoutInCell="1" hidden="0" allowOverlap="1" wp14:anchorId="29D9F768" wp14:editId="29F52142">
                <wp:simplePos x="0" y="0"/>
                <wp:positionH relativeFrom="column">
                  <wp:posOffset>1384300</wp:posOffset>
                </wp:positionH>
                <wp:positionV relativeFrom="paragraph">
                  <wp:posOffset>5095</wp:posOffset>
                </wp:positionV>
                <wp:extent cx="996950" cy="12700"/>
                <wp:effectExtent l="0" t="0" r="0" b="0"/>
                <wp:wrapNone/>
                <wp:docPr id="245" name="Düz Ok Bağlayıcısı 245"/>
                <wp:cNvGraphicFramePr/>
                <a:graphic xmlns:a="http://schemas.openxmlformats.org/drawingml/2006/main">
                  <a:graphicData uri="http://schemas.microsoft.com/office/word/2010/wordprocessingShape">
                    <wps:wsp>
                      <wps:cNvCnPr/>
                      <wps:spPr>
                        <a:xfrm>
                          <a:off x="4847525" y="3780000"/>
                          <a:ext cx="996950" cy="0"/>
                        </a:xfrm>
                        <a:prstGeom prst="straightConnector1">
                          <a:avLst/>
                        </a:prstGeom>
                        <a:noFill/>
                        <a:ln w="9525" cap="flat" cmpd="sng">
                          <a:solidFill>
                            <a:srgbClr val="4472C4"/>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1384300</wp:posOffset>
                </wp:positionH>
                <wp:positionV relativeFrom="paragraph">
                  <wp:posOffset>5095</wp:posOffset>
                </wp:positionV>
                <wp:extent cx="996950" cy="12700"/>
                <wp:effectExtent b="0" l="0" r="0" t="0"/>
                <wp:wrapNone/>
                <wp:docPr id="245" name="image58.png"/>
                <a:graphic>
                  <a:graphicData uri="http://schemas.openxmlformats.org/drawingml/2006/picture">
                    <pic:pic>
                      <pic:nvPicPr>
                        <pic:cNvPr id="0" name="image58.png"/>
                        <pic:cNvPicPr preferRelativeResize="0"/>
                      </pic:nvPicPr>
                      <pic:blipFill>
                        <a:blip r:embed="rId68"/>
                        <a:srcRect/>
                        <a:stretch>
                          <a:fillRect/>
                        </a:stretch>
                      </pic:blipFill>
                      <pic:spPr>
                        <a:xfrm>
                          <a:off x="0" y="0"/>
                          <a:ext cx="996950" cy="12700"/>
                        </a:xfrm>
                        <a:prstGeom prst="rect"/>
                        <a:ln/>
                      </pic:spPr>
                    </pic:pic>
                  </a:graphicData>
                </a:graphic>
              </wp:anchor>
            </w:drawing>
          </mc:Fallback>
        </mc:AlternateContent>
      </w:r>
    </w:p>
    <w:p w14:paraId="000001F8" w14:textId="77777777" w:rsidR="00CB53E3" w:rsidRDefault="00AE6A6D">
      <w:pPr>
        <w:spacing w:after="0" w:line="360" w:lineRule="auto"/>
        <w:rPr>
          <w:rFonts w:ascii="Times New Roman" w:eastAsia="Times New Roman" w:hAnsi="Times New Roman" w:cs="Times New Roman"/>
          <w:sz w:val="24"/>
          <w:szCs w:val="24"/>
        </w:rPr>
      </w:pPr>
      <w:r>
        <w:rPr>
          <w:noProof/>
        </w:rPr>
        <mc:AlternateContent>
          <mc:Choice Requires="wpg">
            <w:drawing>
              <wp:anchor distT="4294967294" distB="4294967294" distL="114300" distR="114300" simplePos="0" relativeHeight="251706368" behindDoc="0" locked="0" layoutInCell="1" hidden="0" allowOverlap="1" wp14:anchorId="3C09979A" wp14:editId="5709B261">
                <wp:simplePos x="0" y="0"/>
                <wp:positionH relativeFrom="column">
                  <wp:posOffset>1384300</wp:posOffset>
                </wp:positionH>
                <wp:positionV relativeFrom="paragraph">
                  <wp:posOffset>93995</wp:posOffset>
                </wp:positionV>
                <wp:extent cx="1010920" cy="12700"/>
                <wp:effectExtent l="0" t="0" r="0" b="0"/>
                <wp:wrapNone/>
                <wp:docPr id="226" name="Düz Ok Bağlayıcısı 226"/>
                <wp:cNvGraphicFramePr/>
                <a:graphic xmlns:a="http://schemas.openxmlformats.org/drawingml/2006/main">
                  <a:graphicData uri="http://schemas.microsoft.com/office/word/2010/wordprocessingShape">
                    <wps:wsp>
                      <wps:cNvCnPr/>
                      <wps:spPr>
                        <a:xfrm>
                          <a:off x="4840540" y="3780000"/>
                          <a:ext cx="1010920" cy="0"/>
                        </a:xfrm>
                        <a:prstGeom prst="straightConnector1">
                          <a:avLst/>
                        </a:prstGeom>
                        <a:noFill/>
                        <a:ln w="9525" cap="flat" cmpd="sng">
                          <a:solidFill>
                            <a:srgbClr val="4472C4"/>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1384300</wp:posOffset>
                </wp:positionH>
                <wp:positionV relativeFrom="paragraph">
                  <wp:posOffset>93995</wp:posOffset>
                </wp:positionV>
                <wp:extent cx="1010920" cy="12700"/>
                <wp:effectExtent b="0" l="0" r="0" t="0"/>
                <wp:wrapNone/>
                <wp:docPr id="226" name="image29.png"/>
                <a:graphic>
                  <a:graphicData uri="http://schemas.openxmlformats.org/drawingml/2006/picture">
                    <pic:pic>
                      <pic:nvPicPr>
                        <pic:cNvPr id="0" name="image29.png"/>
                        <pic:cNvPicPr preferRelativeResize="0"/>
                      </pic:nvPicPr>
                      <pic:blipFill>
                        <a:blip r:embed="rId69"/>
                        <a:srcRect/>
                        <a:stretch>
                          <a:fillRect/>
                        </a:stretch>
                      </pic:blipFill>
                      <pic:spPr>
                        <a:xfrm>
                          <a:off x="0" y="0"/>
                          <a:ext cx="1010920" cy="12700"/>
                        </a:xfrm>
                        <a:prstGeom prst="rect"/>
                        <a:ln/>
                      </pic:spPr>
                    </pic:pic>
                  </a:graphicData>
                </a:graphic>
              </wp:anchor>
            </w:drawing>
          </mc:Fallback>
        </mc:AlternateContent>
      </w:r>
    </w:p>
    <w:p w14:paraId="000001F9" w14:textId="77777777" w:rsidR="00CB53E3" w:rsidRDefault="00AE6A6D">
      <w:pPr>
        <w:tabs>
          <w:tab w:val="center" w:pos="3804"/>
          <w:tab w:val="left" w:pos="4293"/>
          <w:tab w:val="left" w:pos="4469"/>
        </w:tabs>
        <w:spacing w:line="240" w:lineRule="auto"/>
        <w:ind w:left="708" w:right="141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w:t>
      </w:r>
      <w:r>
        <w:rPr>
          <w:rFonts w:ascii="Times New Roman" w:eastAsia="Times New Roman" w:hAnsi="Times New Roman" w:cs="Times New Roman"/>
          <w:color w:val="1F3864"/>
          <w:sz w:val="18"/>
          <w:szCs w:val="18"/>
        </w:rPr>
        <w:t>Kızılötesi ışık</w:t>
      </w:r>
      <w:r>
        <w:rPr>
          <w:noProof/>
        </w:rPr>
        <mc:AlternateContent>
          <mc:Choice Requires="wpg">
            <w:drawing>
              <wp:anchor distT="0" distB="0" distL="114300" distR="114300" simplePos="0" relativeHeight="251707392" behindDoc="0" locked="0" layoutInCell="1" hidden="0" allowOverlap="1" wp14:anchorId="2A0D1F5D" wp14:editId="5478EA62">
                <wp:simplePos x="0" y="0"/>
                <wp:positionH relativeFrom="column">
                  <wp:posOffset>3086100</wp:posOffset>
                </wp:positionH>
                <wp:positionV relativeFrom="paragraph">
                  <wp:posOffset>0</wp:posOffset>
                </wp:positionV>
                <wp:extent cx="1106805" cy="457835"/>
                <wp:effectExtent l="0" t="0" r="0" b="0"/>
                <wp:wrapNone/>
                <wp:docPr id="209" name="Düz Ok Bağlayıcısı 209"/>
                <wp:cNvGraphicFramePr/>
                <a:graphic xmlns:a="http://schemas.openxmlformats.org/drawingml/2006/main">
                  <a:graphicData uri="http://schemas.microsoft.com/office/word/2010/wordprocessingShape">
                    <wps:wsp>
                      <wps:cNvCnPr/>
                      <wps:spPr>
                        <a:xfrm>
                          <a:off x="4797360" y="3555845"/>
                          <a:ext cx="1097280" cy="448310"/>
                        </a:xfrm>
                        <a:prstGeom prst="straightConnector1">
                          <a:avLst/>
                        </a:prstGeom>
                        <a:noFill/>
                        <a:ln w="9525" cap="flat" cmpd="sng">
                          <a:solidFill>
                            <a:srgbClr val="4472C4"/>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3086100</wp:posOffset>
                </wp:positionH>
                <wp:positionV relativeFrom="paragraph">
                  <wp:posOffset>0</wp:posOffset>
                </wp:positionV>
                <wp:extent cx="1106805" cy="457835"/>
                <wp:effectExtent b="0" l="0" r="0" t="0"/>
                <wp:wrapNone/>
                <wp:docPr id="209" name="image11.png"/>
                <a:graphic>
                  <a:graphicData uri="http://schemas.openxmlformats.org/drawingml/2006/picture">
                    <pic:pic>
                      <pic:nvPicPr>
                        <pic:cNvPr id="0" name="image11.png"/>
                        <pic:cNvPicPr preferRelativeResize="0"/>
                      </pic:nvPicPr>
                      <pic:blipFill>
                        <a:blip r:embed="rId70"/>
                        <a:srcRect/>
                        <a:stretch>
                          <a:fillRect/>
                        </a:stretch>
                      </pic:blipFill>
                      <pic:spPr>
                        <a:xfrm>
                          <a:off x="0" y="0"/>
                          <a:ext cx="1106805" cy="457835"/>
                        </a:xfrm>
                        <a:prstGeom prst="rect"/>
                        <a:ln/>
                      </pic:spPr>
                    </pic:pic>
                  </a:graphicData>
                </a:graphic>
              </wp:anchor>
            </w:drawing>
          </mc:Fallback>
        </mc:AlternateContent>
      </w:r>
    </w:p>
    <w:p w14:paraId="000001FA" w14:textId="77777777" w:rsidR="00CB53E3" w:rsidRDefault="00AE6A6D">
      <w:pPr>
        <w:tabs>
          <w:tab w:val="center" w:pos="3804"/>
          <w:tab w:val="left" w:pos="4293"/>
          <w:tab w:val="left" w:pos="4469"/>
        </w:tabs>
        <w:spacing w:line="240" w:lineRule="auto"/>
        <w:ind w:right="1417"/>
        <w:jc w:val="both"/>
        <w:rPr>
          <w:rFonts w:ascii="Times New Roman" w:eastAsia="Times New Roman" w:hAnsi="Times New Roman" w:cs="Times New Roman"/>
          <w:color w:val="4472C4"/>
          <w:sz w:val="20"/>
          <w:szCs w:val="20"/>
        </w:rPr>
      </w:pPr>
      <w:r>
        <w:rPr>
          <w:rFonts w:ascii="Times New Roman" w:eastAsia="Times New Roman" w:hAnsi="Times New Roman" w:cs="Times New Roman"/>
          <w:color w:val="4472C4"/>
          <w:sz w:val="20"/>
          <w:szCs w:val="20"/>
        </w:rPr>
        <w:t>IŞIK</w:t>
      </w:r>
      <w:r>
        <w:rPr>
          <w:noProof/>
        </w:rPr>
        <mc:AlternateContent>
          <mc:Choice Requires="wpg">
            <w:drawing>
              <wp:anchor distT="0" distB="0" distL="114300" distR="114300" simplePos="0" relativeHeight="251708416" behindDoc="0" locked="0" layoutInCell="1" hidden="0" allowOverlap="1" wp14:anchorId="3DC482E6" wp14:editId="36DE8E77">
                <wp:simplePos x="0" y="0"/>
                <wp:positionH relativeFrom="column">
                  <wp:posOffset>-215899</wp:posOffset>
                </wp:positionH>
                <wp:positionV relativeFrom="paragraph">
                  <wp:posOffset>177800</wp:posOffset>
                </wp:positionV>
                <wp:extent cx="457200" cy="31750"/>
                <wp:effectExtent l="0" t="0" r="0" b="0"/>
                <wp:wrapNone/>
                <wp:docPr id="250" name="Düz Ok Bağlayıcısı 250"/>
                <wp:cNvGraphicFramePr/>
                <a:graphic xmlns:a="http://schemas.openxmlformats.org/drawingml/2006/main">
                  <a:graphicData uri="http://schemas.microsoft.com/office/word/2010/wordprocessingShape">
                    <wps:wsp>
                      <wps:cNvCnPr/>
                      <wps:spPr>
                        <a:xfrm>
                          <a:off x="5117400" y="3780000"/>
                          <a:ext cx="457200" cy="0"/>
                        </a:xfrm>
                        <a:prstGeom prst="straightConnector1">
                          <a:avLst/>
                        </a:prstGeom>
                        <a:noFill/>
                        <a:ln w="31750" cap="flat" cmpd="sng">
                          <a:solidFill>
                            <a:srgbClr val="4372C3"/>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-215899</wp:posOffset>
                </wp:positionH>
                <wp:positionV relativeFrom="paragraph">
                  <wp:posOffset>177800</wp:posOffset>
                </wp:positionV>
                <wp:extent cx="457200" cy="31750"/>
                <wp:effectExtent b="0" l="0" r="0" t="0"/>
                <wp:wrapNone/>
                <wp:docPr id="250" name="image82.png"/>
                <a:graphic>
                  <a:graphicData uri="http://schemas.openxmlformats.org/drawingml/2006/picture">
                    <pic:pic>
                      <pic:nvPicPr>
                        <pic:cNvPr id="0" name="image82.png"/>
                        <pic:cNvPicPr preferRelativeResize="0"/>
                      </pic:nvPicPr>
                      <pic:blipFill>
                        <a:blip r:embed="rId71"/>
                        <a:srcRect/>
                        <a:stretch>
                          <a:fillRect/>
                        </a:stretch>
                      </pic:blipFill>
                      <pic:spPr>
                        <a:xfrm>
                          <a:off x="0" y="0"/>
                          <a:ext cx="457200" cy="31750"/>
                        </a:xfrm>
                        <a:prstGeom prst="rect"/>
                        <a:ln/>
                      </pic:spPr>
                    </pic:pic>
                  </a:graphicData>
                </a:graphic>
              </wp:anchor>
            </w:drawing>
          </mc:Fallback>
        </mc:AlternateContent>
      </w:r>
    </w:p>
    <w:p w14:paraId="000001FB" w14:textId="77777777" w:rsidR="00CB53E3" w:rsidRDefault="00AE6A6D">
      <w:pPr>
        <w:tabs>
          <w:tab w:val="center" w:pos="3804"/>
          <w:tab w:val="left" w:pos="4293"/>
          <w:tab w:val="left" w:pos="4469"/>
        </w:tabs>
        <w:spacing w:line="240" w:lineRule="auto"/>
        <w:ind w:right="1417"/>
        <w:jc w:val="both"/>
        <w:rPr>
          <w:rFonts w:ascii="Times New Roman" w:eastAsia="Times New Roman" w:hAnsi="Times New Roman" w:cs="Times New Roman"/>
          <w:b/>
          <w:sz w:val="20"/>
          <w:szCs w:val="20"/>
        </w:rPr>
      </w:pPr>
      <w:r>
        <w:rPr>
          <w:rFonts w:ascii="Times New Roman" w:eastAsia="Times New Roman" w:hAnsi="Times New Roman" w:cs="Times New Roman"/>
          <w:b/>
          <w:sz w:val="24"/>
          <w:szCs w:val="24"/>
        </w:rPr>
        <w:t xml:space="preserve"> </w:t>
      </w:r>
      <w:r>
        <w:rPr>
          <w:noProof/>
        </w:rPr>
        <mc:AlternateContent>
          <mc:Choice Requires="wps">
            <w:drawing>
              <wp:anchor distT="0" distB="0" distL="114300" distR="114300" simplePos="0" relativeHeight="251709440" behindDoc="0" locked="0" layoutInCell="1" hidden="0" allowOverlap="1" wp14:anchorId="130C4E10" wp14:editId="5A1B85B1">
                <wp:simplePos x="0" y="0"/>
                <wp:positionH relativeFrom="column">
                  <wp:posOffset>2438400</wp:posOffset>
                </wp:positionH>
                <wp:positionV relativeFrom="paragraph">
                  <wp:posOffset>127000</wp:posOffset>
                </wp:positionV>
                <wp:extent cx="609600" cy="657225"/>
                <wp:effectExtent l="0" t="0" r="0" b="0"/>
                <wp:wrapNone/>
                <wp:docPr id="215" name="Akış Çizelgesi: Gecikme 215"/>
                <wp:cNvGraphicFramePr/>
                <a:graphic xmlns:a="http://schemas.openxmlformats.org/drawingml/2006/main">
                  <a:graphicData uri="http://schemas.microsoft.com/office/word/2010/wordprocessingShape">
                    <wps:wsp>
                      <wps:cNvSpPr/>
                      <wps:spPr>
                        <a:xfrm>
                          <a:off x="5045963" y="3456150"/>
                          <a:ext cx="600075" cy="647700"/>
                        </a:xfrm>
                        <a:prstGeom prst="flowChartDelay">
                          <a:avLst/>
                        </a:prstGeom>
                        <a:gradFill>
                          <a:gsLst>
                            <a:gs pos="0">
                              <a:srgbClr val="B0CAE9"/>
                            </a:gs>
                            <a:gs pos="50000">
                              <a:srgbClr val="A1C1E4"/>
                            </a:gs>
                            <a:gs pos="100000">
                              <a:srgbClr val="90B8E4"/>
                            </a:gs>
                          </a:gsLst>
                          <a:lin ang="5400000" scaled="0"/>
                        </a:gradFill>
                        <a:ln w="9525" cap="flat" cmpd="sng">
                          <a:solidFill>
                            <a:srgbClr val="5B9BD5"/>
                          </a:solidFill>
                          <a:prstDash val="solid"/>
                          <a:miter lim="800000"/>
                          <a:headEnd type="none" w="sm" len="sm"/>
                          <a:tailEnd type="none" w="sm" len="sm"/>
                        </a:ln>
                      </wps:spPr>
                      <wps:txbx>
                        <w:txbxContent>
                          <w:p w14:paraId="1567D22C" w14:textId="77777777" w:rsidR="00CB53E3" w:rsidRDefault="00AE6A6D">
                            <w:pPr>
                              <w:spacing w:line="258" w:lineRule="auto"/>
                              <w:textDirection w:val="btLr"/>
                            </w:pPr>
                            <w:r>
                              <w:rPr>
                                <w:color w:val="1F3864"/>
                                <w:sz w:val="18"/>
                              </w:rPr>
                              <w:t>FOTODİYOT</w:t>
                            </w:r>
                          </w:p>
                        </w:txbxContent>
                      </wps:txbx>
                      <wps:bodyPr spcFirstLastPara="1" wrap="square" lIns="91425" tIns="45700" rIns="91425" bIns="45700" anchor="ctr" anchorCtr="0">
                        <a:noAutofit/>
                      </wps:bodyPr>
                    </wps:wsp>
                  </a:graphicData>
                </a:graphic>
              </wp:anchor>
            </w:drawing>
          </mc:Choice>
          <mc:Fallback>
            <w:pict>
              <v:shape w14:anchorId="130C4E10" id="Akış Çizelgesi: Gecikme 215" o:spid="_x0000_s1054" type="#_x0000_t135" style="position:absolute;left:0;text-align:left;margin-left:192pt;margin-top:10pt;width:48pt;height:51.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" fillcolor="#b0cae9" strokecolor="#5b9bd5">
                <v:fill color2="#90b8e4" colors="0 #b0cae9;.5 #a1c1e4;1 #90b8e4" focus="100%" type="gradient">
                  <o:fill v:ext="view" type="gradientUnscaled"/>
                </v:fill>
                <v:stroke startarrowwidth="narrow" startarrowlength="short" endarrowwidth="narrow" endarrowlength="short"/>
                <v:textbox inset="2.53958mm,1.2694mm,2.53958mm,1.2694mm">
                  <w:txbxContent>
                    <w:p w14:paraId="1567D22C" w14:textId="77777777" w:rsidR="00CB53E3" w:rsidRDefault="00AE6A6D">
                      <w:pPr>
                        <w:spacing w:line="258" w:lineRule="auto"/>
                        <w:textDirection w:val="btLr"/>
                      </w:pPr>
                      <w:r>
                        <w:rPr>
                          <w:color w:val="1F3864"/>
                          <w:sz w:val="18"/>
                        </w:rPr>
                        <w:t>FOTODİYOT</w:t>
                      </w:r>
                    </w:p>
                  </w:txbxContent>
                </v:textbox>
              </v:shape>
            </w:pict>
          </mc:Fallback>
        </mc:AlternateContent>
      </w:r>
    </w:p>
    <w:p w14:paraId="000001FC" w14:textId="77777777" w:rsidR="00CB53E3" w:rsidRDefault="00AE6A6D">
      <w:pPr>
        <w:tabs>
          <w:tab w:val="center" w:pos="4513"/>
        </w:tabs>
        <w:rPr>
          <w:rFonts w:ascii="Times New Roman" w:eastAsia="Times New Roman" w:hAnsi="Times New Roman" w:cs="Times New Roman"/>
          <w:color w:val="1F3864"/>
          <w:sz w:val="18"/>
          <w:szCs w:val="1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color w:val="1F3864"/>
          <w:sz w:val="18"/>
          <w:szCs w:val="18"/>
        </w:rPr>
        <w:t>Yansıyan ışık</w:t>
      </w:r>
      <w:r>
        <w:rPr>
          <w:noProof/>
        </w:rPr>
        <mc:AlternateContent>
          <mc:Choice Requires="wpg">
            <w:drawing>
              <wp:anchor distT="4294967294" distB="4294967294" distL="114300" distR="114300" simplePos="0" relativeHeight="251710464" behindDoc="0" locked="0" layoutInCell="1" hidden="0" allowOverlap="1" wp14:anchorId="6CE4B4E2" wp14:editId="1CFC3D49">
                <wp:simplePos x="0" y="0"/>
                <wp:positionH relativeFrom="column">
                  <wp:posOffset>1371600</wp:posOffset>
                </wp:positionH>
                <wp:positionV relativeFrom="paragraph">
                  <wp:posOffset>55895</wp:posOffset>
                </wp:positionV>
                <wp:extent cx="1057910" cy="12700"/>
                <wp:effectExtent l="0" t="0" r="0" b="0"/>
                <wp:wrapNone/>
                <wp:docPr id="219" name="Düz Ok Bağlayıcısı 219"/>
                <wp:cNvGraphicFramePr/>
                <a:graphic xmlns:a="http://schemas.openxmlformats.org/drawingml/2006/main">
                  <a:graphicData uri="http://schemas.microsoft.com/office/word/2010/wordprocessingShape">
                    <wps:wsp>
                      <wps:cNvCnPr/>
                      <wps:spPr>
                        <a:xfrm>
                          <a:off x="4817045" y="3780000"/>
                          <a:ext cx="1057910" cy="0"/>
                        </a:xfrm>
                        <a:prstGeom prst="straightConnector1">
                          <a:avLst/>
                        </a:prstGeom>
                        <a:noFill/>
                        <a:ln w="9525" cap="flat" cmpd="sng">
                          <a:solidFill>
                            <a:srgbClr val="4472C4"/>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1371600</wp:posOffset>
                </wp:positionH>
                <wp:positionV relativeFrom="paragraph">
                  <wp:posOffset>55895</wp:posOffset>
                </wp:positionV>
                <wp:extent cx="1057910" cy="12700"/>
                <wp:effectExtent b="0" l="0" r="0" t="0"/>
                <wp:wrapNone/>
                <wp:docPr id="219" name="image22.png"/>
                <a:graphic>
                  <a:graphicData uri="http://schemas.openxmlformats.org/drawingml/2006/picture">
                    <pic:pic>
                      <pic:nvPicPr>
                        <pic:cNvPr id="0" name="image22.png"/>
                        <pic:cNvPicPr preferRelativeResize="0"/>
                      </pic:nvPicPr>
                      <pic:blipFill>
                        <a:blip r:embed="rId73"/>
                        <a:srcRect/>
                        <a:stretch>
                          <a:fillRect/>
                        </a:stretch>
                      </pic:blipFill>
                      <pic:spPr>
                        <a:xfrm>
                          <a:off x="0" y="0"/>
                          <a:ext cx="1057910" cy="12700"/>
                        </a:xfrm>
                        <a:prstGeom prst="rect"/>
                        <a:ln/>
                      </pic:spPr>
                    </pic:pic>
                  </a:graphicData>
                </a:graphic>
              </wp:anchor>
            </w:drawing>
          </mc:Fallback>
        </mc:AlternateContent>
      </w:r>
      <w:r>
        <w:rPr>
          <w:noProof/>
        </w:rPr>
        <mc:AlternateContent>
          <mc:Choice Requires="wpg">
            <w:drawing>
              <wp:anchor distT="0" distB="0" distL="114300" distR="114300" simplePos="0" relativeHeight="251711488" behindDoc="0" locked="0" layoutInCell="1" hidden="0" allowOverlap="1" wp14:anchorId="13C7E4AD" wp14:editId="769C7B70">
                <wp:simplePos x="0" y="0"/>
                <wp:positionH relativeFrom="column">
                  <wp:posOffset>3060700</wp:posOffset>
                </wp:positionH>
                <wp:positionV relativeFrom="paragraph">
                  <wp:posOffset>25400</wp:posOffset>
                </wp:positionV>
                <wp:extent cx="1096010" cy="412115"/>
                <wp:effectExtent l="0" t="0" r="0" b="0"/>
                <wp:wrapNone/>
                <wp:docPr id="240" name="Düz Ok Bağlayıcısı 240"/>
                <wp:cNvGraphicFramePr/>
                <a:graphic xmlns:a="http://schemas.openxmlformats.org/drawingml/2006/main">
                  <a:graphicData uri="http://schemas.microsoft.com/office/word/2010/wordprocessingShape">
                    <wps:wsp>
                      <wps:cNvCnPr/>
                      <wps:spPr>
                        <a:xfrm flipH="1">
                          <a:off x="4802758" y="3578705"/>
                          <a:ext cx="1086485" cy="402590"/>
                        </a:xfrm>
                        <a:prstGeom prst="straightConnector1">
                          <a:avLst/>
                        </a:prstGeom>
                        <a:noFill/>
                        <a:ln w="9525" cap="flat" cmpd="sng">
                          <a:solidFill>
                            <a:srgbClr val="4472C4"/>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3060700</wp:posOffset>
                </wp:positionH>
                <wp:positionV relativeFrom="paragraph">
                  <wp:posOffset>25400</wp:posOffset>
                </wp:positionV>
                <wp:extent cx="1096010" cy="412115"/>
                <wp:effectExtent b="0" l="0" r="0" t="0"/>
                <wp:wrapNone/>
                <wp:docPr id="240" name="image44.png"/>
                <a:graphic>
                  <a:graphicData uri="http://schemas.openxmlformats.org/drawingml/2006/picture">
                    <pic:pic>
                      <pic:nvPicPr>
                        <pic:cNvPr id="0" name="image44.png"/>
                        <pic:cNvPicPr preferRelativeResize="0"/>
                      </pic:nvPicPr>
                      <pic:blipFill>
                        <a:blip r:embed="rId74"/>
                        <a:srcRect/>
                        <a:stretch>
                          <a:fillRect/>
                        </a:stretch>
                      </pic:blipFill>
                      <pic:spPr>
                        <a:xfrm>
                          <a:off x="0" y="0"/>
                          <a:ext cx="1096010" cy="412115"/>
                        </a:xfrm>
                        <a:prstGeom prst="rect"/>
                        <a:ln/>
                      </pic:spPr>
                    </pic:pic>
                  </a:graphicData>
                </a:graphic>
              </wp:anchor>
            </w:drawing>
          </mc:Fallback>
        </mc:AlternateContent>
      </w:r>
    </w:p>
    <w:p w14:paraId="000001FD" w14:textId="77777777" w:rsidR="00CB53E3" w:rsidRDefault="00AE6A6D">
      <w:pPr>
        <w:tabs>
          <w:tab w:val="left" w:pos="1556"/>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mc:AlternateContent>
          <mc:Choice Requires="wpg">
            <w:drawing>
              <wp:anchor distT="4294967294" distB="4294967294" distL="114300" distR="114300" simplePos="0" relativeHeight="251712512" behindDoc="0" locked="0" layoutInCell="1" hidden="0" allowOverlap="1" wp14:anchorId="6C387989" wp14:editId="4D9B74BB">
                <wp:simplePos x="0" y="0"/>
                <wp:positionH relativeFrom="column">
                  <wp:posOffset>1371600</wp:posOffset>
                </wp:positionH>
                <wp:positionV relativeFrom="paragraph">
                  <wp:posOffset>195595</wp:posOffset>
                </wp:positionV>
                <wp:extent cx="1055370" cy="12700"/>
                <wp:effectExtent l="0" t="0" r="0" b="0"/>
                <wp:wrapNone/>
                <wp:docPr id="230" name="Düz Ok Bağlayıcısı 230"/>
                <wp:cNvGraphicFramePr/>
                <a:graphic xmlns:a="http://schemas.openxmlformats.org/drawingml/2006/main">
                  <a:graphicData uri="http://schemas.microsoft.com/office/word/2010/wordprocessingShape">
                    <wps:wsp>
                      <wps:cNvCnPr/>
                      <wps:spPr>
                        <a:xfrm>
                          <a:off x="4818315" y="3780000"/>
                          <a:ext cx="1055370" cy="0"/>
                        </a:xfrm>
                        <a:prstGeom prst="straightConnector1">
                          <a:avLst/>
                        </a:prstGeom>
                        <a:noFill/>
                        <a:ln w="9525" cap="flat" cmpd="sng">
                          <a:solidFill>
                            <a:srgbClr val="4472C4"/>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1371600</wp:posOffset>
                </wp:positionH>
                <wp:positionV relativeFrom="paragraph">
                  <wp:posOffset>195595</wp:posOffset>
                </wp:positionV>
                <wp:extent cx="1055370" cy="12700"/>
                <wp:effectExtent b="0" l="0" r="0" t="0"/>
                <wp:wrapNone/>
                <wp:docPr id="230" name="image33.png"/>
                <a:graphic>
                  <a:graphicData uri="http://schemas.openxmlformats.org/drawingml/2006/picture">
                    <pic:pic>
                      <pic:nvPicPr>
                        <pic:cNvPr id="0" name="image33.png"/>
                        <pic:cNvPicPr preferRelativeResize="0"/>
                      </pic:nvPicPr>
                      <pic:blipFill>
                        <a:blip r:embed="rId75"/>
                        <a:srcRect/>
                        <a:stretch>
                          <a:fillRect/>
                        </a:stretch>
                      </pic:blipFill>
                      <pic:spPr>
                        <a:xfrm>
                          <a:off x="0" y="0"/>
                          <a:ext cx="1055370" cy="12700"/>
                        </a:xfrm>
                        <a:prstGeom prst="rect"/>
                        <a:ln/>
                      </pic:spPr>
                    </pic:pic>
                  </a:graphicData>
                </a:graphic>
              </wp:anchor>
            </w:drawing>
          </mc:Fallback>
        </mc:AlternateContent>
      </w:r>
    </w:p>
    <w:p w14:paraId="000001FE" w14:textId="77777777" w:rsidR="00CB53E3" w:rsidRDefault="00CB53E3">
      <w:pPr>
        <w:rPr>
          <w:rFonts w:ascii="Times New Roman" w:eastAsia="Times New Roman" w:hAnsi="Times New Roman" w:cs="Times New Roman"/>
          <w:sz w:val="24"/>
          <w:szCs w:val="24"/>
        </w:rPr>
      </w:pPr>
    </w:p>
    <w:p w14:paraId="000001FF" w14:textId="77777777" w:rsidR="00CB53E3" w:rsidRDefault="00CB53E3">
      <w:pPr>
        <w:spacing w:after="0" w:line="360" w:lineRule="auto"/>
        <w:jc w:val="center"/>
        <w:rPr>
          <w:rFonts w:ascii="Times New Roman" w:eastAsia="Times New Roman" w:hAnsi="Times New Roman" w:cs="Times New Roman"/>
          <w:b/>
          <w:sz w:val="24"/>
          <w:szCs w:val="24"/>
        </w:rPr>
      </w:pPr>
    </w:p>
    <w:p w14:paraId="00000200"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3.8 Kızılötesi Sensörün Çalışma Mantığı</w:t>
      </w:r>
    </w:p>
    <w:p w14:paraId="00000201" w14:textId="77777777" w:rsidR="00CB53E3" w:rsidRDefault="00AE6A6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0000202" w14:textId="77777777" w:rsidR="00CB53E3" w:rsidRDefault="00AE6A6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0000203" w14:textId="77777777" w:rsidR="00CB53E3" w:rsidRDefault="00AE6A6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Robotik projelerde kızılötesi sensör olarak sıklıkla Sharp markasına ait sensor kullanılmaktadır. Bu sensor uzun mesafelere ragmen iyi </w:t>
      </w:r>
      <w:r>
        <w:rPr>
          <w:rFonts w:ascii="Times New Roman" w:eastAsia="Times New Roman" w:hAnsi="Times New Roman" w:cs="Times New Roman"/>
          <w:color w:val="000000"/>
          <w:sz w:val="24"/>
          <w:szCs w:val="24"/>
        </w:rPr>
        <w:t>ölçüm yapmaktadır fakat maliyet açısından yüksek durumdadır.Bu sebeple bu sensor yerine TCRT5000 kızılötesi sensor seçilerek istenilen mesafede ölçüm yapılabilmiştir.Böylelikle daha az maliyet ile kullanılmak istenilen amaca uygun bir sensor seçimi gerçekl</w:t>
      </w:r>
      <w:r>
        <w:rPr>
          <w:rFonts w:ascii="Times New Roman" w:eastAsia="Times New Roman" w:hAnsi="Times New Roman" w:cs="Times New Roman"/>
          <w:color w:val="000000"/>
          <w:sz w:val="24"/>
          <w:szCs w:val="24"/>
        </w:rPr>
        <w:t>eştirilmiştir.</w:t>
      </w:r>
    </w:p>
    <w:p w14:paraId="00000204" w14:textId="77777777" w:rsidR="00CB53E3" w:rsidRDefault="00CB53E3">
      <w:pPr>
        <w:spacing w:after="0" w:line="360" w:lineRule="auto"/>
        <w:jc w:val="both"/>
        <w:rPr>
          <w:rFonts w:ascii="Times New Roman" w:eastAsia="Times New Roman" w:hAnsi="Times New Roman" w:cs="Times New Roman"/>
          <w:color w:val="000000"/>
          <w:sz w:val="24"/>
          <w:szCs w:val="24"/>
        </w:rPr>
      </w:pPr>
    </w:p>
    <w:p w14:paraId="00000205" w14:textId="77777777" w:rsidR="00CB53E3" w:rsidRDefault="00AE6A6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Tasarlanan robotta, zemin üzerindeki engelleri algılayabilmek için kızılötesi mesafe sensörü kullanılmıştır. Bu sensör sayesinde robot hareketinin devamını sağlarken, zeminde yer alan boşluk, merdiven, çukur vb. engelleri tespit edebilmektedir. TC</w:t>
      </w:r>
      <w:r>
        <w:rPr>
          <w:rFonts w:ascii="Times New Roman" w:eastAsia="Times New Roman" w:hAnsi="Times New Roman" w:cs="Times New Roman"/>
          <w:color w:val="000000"/>
          <w:sz w:val="24"/>
          <w:szCs w:val="24"/>
        </w:rPr>
        <w:t xml:space="preserve">RT5000 kızılötesi sensörü üzerinde kızılötesi alıcı ve verici bulunur. Vericinin gönderdiği kızılötesi ışık bir yüzeyden yansıdıktan sonra alıcıya gelir. Alıcı gelen ışık miktarına göre çıkış verir.TCRT </w:t>
      </w:r>
      <w:r>
        <w:rPr>
          <w:rFonts w:ascii="Times New Roman" w:eastAsia="Times New Roman" w:hAnsi="Times New Roman" w:cs="Times New Roman"/>
          <w:color w:val="000000"/>
          <w:sz w:val="24"/>
          <w:szCs w:val="24"/>
          <w:shd w:val="clear" w:color="auto" w:fill="FDF8F8"/>
        </w:rPr>
        <w:t>5000 modülünün çalışma prensibi kızılötesi bir sinyal</w:t>
      </w:r>
      <w:r>
        <w:rPr>
          <w:rFonts w:ascii="Times New Roman" w:eastAsia="Times New Roman" w:hAnsi="Times New Roman" w:cs="Times New Roman"/>
          <w:color w:val="000000"/>
          <w:sz w:val="24"/>
          <w:szCs w:val="24"/>
          <w:shd w:val="clear" w:color="auto" w:fill="FDF8F8"/>
        </w:rPr>
        <w:t xml:space="preserve"> yayınlanması ve nesneden çarpıp geri dönmesine bağlı olarak sinyal üretme üzerine çalışmaktadır.Bu kızılötesi sensör, </w:t>
      </w:r>
      <w:r>
        <w:rPr>
          <w:rFonts w:ascii="Times New Roman" w:eastAsia="Times New Roman" w:hAnsi="Times New Roman" w:cs="Times New Roman"/>
          <w:color w:val="000000"/>
          <w:sz w:val="24"/>
          <w:szCs w:val="24"/>
          <w:highlight w:val="white"/>
        </w:rPr>
        <w:t>2 mm ile 15 mm arasında sağlıklı değerler verebilen kullanışlı bir sensördür.</w:t>
      </w:r>
      <w:r>
        <w:rPr>
          <w:rFonts w:ascii="Times New Roman" w:eastAsia="Times New Roman" w:hAnsi="Times New Roman" w:cs="Times New Roman"/>
          <w:color w:val="000000"/>
          <w:sz w:val="24"/>
          <w:szCs w:val="24"/>
        </w:rPr>
        <w:t>En iyi çalışma mesafesi 2.5 mm’dir ve ortalama akım tüketimi</w:t>
      </w:r>
      <w:r>
        <w:rPr>
          <w:rFonts w:ascii="Times New Roman" w:eastAsia="Times New Roman" w:hAnsi="Times New Roman" w:cs="Times New Roman"/>
          <w:color w:val="000000"/>
          <w:sz w:val="24"/>
          <w:szCs w:val="24"/>
        </w:rPr>
        <w:t xml:space="preserve"> 1 mA’dir.[9] TCRT5000 sensörüne ait teknik özellikler Tablo3.2’de verilmiştir.</w:t>
      </w:r>
    </w:p>
    <w:p w14:paraId="00000206" w14:textId="77777777" w:rsidR="00CB53E3" w:rsidRDefault="00CB53E3">
      <w:pPr>
        <w:spacing w:after="0" w:line="360" w:lineRule="auto"/>
        <w:rPr>
          <w:rFonts w:ascii="Times New Roman" w:eastAsia="Times New Roman" w:hAnsi="Times New Roman" w:cs="Times New Roman"/>
          <w:color w:val="000000"/>
          <w:sz w:val="24"/>
          <w:szCs w:val="24"/>
        </w:rPr>
      </w:pPr>
    </w:p>
    <w:p w14:paraId="00000207"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Tablo 3.2. TCRT5000 Kızılötesi Sensör Teknik Özellikleri</w:t>
      </w:r>
    </w:p>
    <w:p w14:paraId="00000208" w14:textId="77777777" w:rsidR="00CB53E3" w:rsidRDefault="00CB53E3">
      <w:pPr>
        <w:spacing w:after="0" w:line="360" w:lineRule="auto"/>
        <w:jc w:val="both"/>
        <w:rPr>
          <w:rFonts w:ascii="Times New Roman" w:eastAsia="Times New Roman" w:hAnsi="Times New Roman" w:cs="Times New Roman"/>
          <w:sz w:val="24"/>
          <w:szCs w:val="24"/>
        </w:rPr>
      </w:pPr>
    </w:p>
    <w:tbl>
      <w:tblPr>
        <w:tblStyle w:val="a0"/>
        <w:tblW w:w="58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2"/>
        <w:gridCol w:w="3202"/>
      </w:tblGrid>
      <w:tr w:rsidR="00CB53E3" w14:paraId="4AF6960F" w14:textId="77777777">
        <w:trPr>
          <w:trHeight w:val="571"/>
        </w:trPr>
        <w:tc>
          <w:tcPr>
            <w:tcW w:w="2612" w:type="dxa"/>
            <w:tcBorders>
              <w:top w:val="single" w:sz="4" w:space="0" w:color="000000"/>
              <w:left w:val="single" w:sz="4" w:space="0" w:color="000000"/>
              <w:bottom w:val="single" w:sz="4" w:space="0" w:color="000000"/>
              <w:right w:val="single" w:sz="4" w:space="0" w:color="000000"/>
            </w:tcBorders>
          </w:tcPr>
          <w:p w14:paraId="00000209" w14:textId="77777777" w:rsidR="00CB53E3" w:rsidRDefault="00AE6A6D">
            <w:pPr>
              <w:jc w:val="center"/>
              <w:rPr>
                <w:rFonts w:ascii="Times New Roman" w:eastAsia="Times New Roman" w:hAnsi="Times New Roman" w:cs="Times New Roman"/>
                <w:b/>
              </w:rPr>
            </w:pPr>
            <w:bookmarkStart w:id="7" w:name="_heading=h.2et92p0" w:colFirst="0" w:colLast="0"/>
            <w:bookmarkEnd w:id="7"/>
            <w:r>
              <w:rPr>
                <w:rFonts w:ascii="Times New Roman" w:eastAsia="Times New Roman" w:hAnsi="Times New Roman" w:cs="Times New Roman"/>
                <w:b/>
                <w:sz w:val="24"/>
                <w:szCs w:val="24"/>
              </w:rPr>
              <w:t>Ambalaj</w:t>
            </w:r>
          </w:p>
        </w:tc>
        <w:tc>
          <w:tcPr>
            <w:tcW w:w="3202" w:type="dxa"/>
            <w:tcBorders>
              <w:top w:val="single" w:sz="4" w:space="0" w:color="000000"/>
              <w:left w:val="single" w:sz="4" w:space="0" w:color="000000"/>
              <w:bottom w:val="single" w:sz="4" w:space="0" w:color="000000"/>
              <w:right w:val="single" w:sz="4" w:space="0" w:color="000000"/>
            </w:tcBorders>
          </w:tcPr>
          <w:p w14:paraId="0000020A" w14:textId="77777777" w:rsidR="00CB53E3" w:rsidRDefault="00AE6A6D">
            <w:pPr>
              <w:tabs>
                <w:tab w:val="left" w:pos="16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Kurşunlu</w:t>
            </w:r>
          </w:p>
        </w:tc>
      </w:tr>
      <w:tr w:rsidR="00CB53E3" w14:paraId="70E7A080" w14:textId="77777777">
        <w:trPr>
          <w:trHeight w:val="510"/>
        </w:trPr>
        <w:tc>
          <w:tcPr>
            <w:tcW w:w="2612" w:type="dxa"/>
            <w:tcBorders>
              <w:top w:val="single" w:sz="4" w:space="0" w:color="000000"/>
              <w:left w:val="single" w:sz="4" w:space="0" w:color="000000"/>
              <w:bottom w:val="single" w:sz="4" w:space="0" w:color="000000"/>
              <w:right w:val="single" w:sz="4" w:space="0" w:color="000000"/>
            </w:tcBorders>
          </w:tcPr>
          <w:p w14:paraId="0000020B" w14:textId="77777777" w:rsidR="00CB53E3" w:rsidRDefault="00AE6A6D">
            <w:pPr>
              <w:tabs>
                <w:tab w:val="left" w:pos="121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Dedektör Tipi</w:t>
            </w:r>
          </w:p>
        </w:tc>
        <w:tc>
          <w:tcPr>
            <w:tcW w:w="3202" w:type="dxa"/>
            <w:tcBorders>
              <w:top w:val="single" w:sz="4" w:space="0" w:color="000000"/>
              <w:left w:val="single" w:sz="4" w:space="0" w:color="000000"/>
              <w:bottom w:val="single" w:sz="4" w:space="0" w:color="000000"/>
              <w:right w:val="single" w:sz="4" w:space="0" w:color="000000"/>
            </w:tcBorders>
          </w:tcPr>
          <w:p w14:paraId="0000020C" w14:textId="77777777" w:rsidR="00CB53E3" w:rsidRDefault="00AE6A6D">
            <w:pPr>
              <w:ind w:firstLine="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Fototransistör</w:t>
            </w:r>
          </w:p>
        </w:tc>
      </w:tr>
      <w:tr w:rsidR="00CB53E3" w14:paraId="010553A7" w14:textId="77777777">
        <w:trPr>
          <w:trHeight w:val="518"/>
        </w:trPr>
        <w:tc>
          <w:tcPr>
            <w:tcW w:w="2612" w:type="dxa"/>
            <w:tcBorders>
              <w:top w:val="single" w:sz="4" w:space="0" w:color="000000"/>
              <w:left w:val="single" w:sz="4" w:space="0" w:color="000000"/>
              <w:bottom w:val="single" w:sz="4" w:space="0" w:color="000000"/>
              <w:right w:val="single" w:sz="4" w:space="0" w:color="000000"/>
            </w:tcBorders>
          </w:tcPr>
          <w:p w14:paraId="0000020D"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Boyutlar</w:t>
            </w:r>
          </w:p>
        </w:tc>
        <w:tc>
          <w:tcPr>
            <w:tcW w:w="3202" w:type="dxa"/>
            <w:tcBorders>
              <w:top w:val="single" w:sz="4" w:space="0" w:color="000000"/>
              <w:left w:val="single" w:sz="4" w:space="0" w:color="000000"/>
              <w:bottom w:val="single" w:sz="4" w:space="0" w:color="000000"/>
              <w:right w:val="single" w:sz="4" w:space="0" w:color="000000"/>
            </w:tcBorders>
          </w:tcPr>
          <w:p w14:paraId="0000020E" w14:textId="77777777" w:rsidR="00CB53E3" w:rsidRDefault="00AE6A6D">
            <w:pPr>
              <w:tabs>
                <w:tab w:val="left" w:pos="102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10.2*5.8*7mm</w:t>
            </w:r>
          </w:p>
        </w:tc>
      </w:tr>
      <w:tr w:rsidR="00CB53E3" w14:paraId="4466D89A" w14:textId="77777777">
        <w:trPr>
          <w:trHeight w:val="523"/>
        </w:trPr>
        <w:tc>
          <w:tcPr>
            <w:tcW w:w="2612" w:type="dxa"/>
            <w:tcBorders>
              <w:top w:val="single" w:sz="4" w:space="0" w:color="000000"/>
              <w:left w:val="single" w:sz="4" w:space="0" w:color="000000"/>
              <w:bottom w:val="single" w:sz="4" w:space="0" w:color="000000"/>
              <w:right w:val="single" w:sz="4" w:space="0" w:color="000000"/>
            </w:tcBorders>
          </w:tcPr>
          <w:p w14:paraId="0000020F"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Aralık</w:t>
            </w:r>
          </w:p>
        </w:tc>
        <w:tc>
          <w:tcPr>
            <w:tcW w:w="3202" w:type="dxa"/>
            <w:tcBorders>
              <w:top w:val="single" w:sz="4" w:space="0" w:color="000000"/>
              <w:left w:val="single" w:sz="4" w:space="0" w:color="000000"/>
              <w:bottom w:val="single" w:sz="4" w:space="0" w:color="000000"/>
              <w:right w:val="single" w:sz="4" w:space="0" w:color="000000"/>
            </w:tcBorders>
          </w:tcPr>
          <w:p w14:paraId="00000210"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0.2 mm-15 mm</w:t>
            </w:r>
          </w:p>
        </w:tc>
      </w:tr>
      <w:tr w:rsidR="00CB53E3" w14:paraId="389068DC" w14:textId="77777777">
        <w:trPr>
          <w:trHeight w:val="512"/>
        </w:trPr>
        <w:tc>
          <w:tcPr>
            <w:tcW w:w="2612" w:type="dxa"/>
            <w:tcBorders>
              <w:top w:val="single" w:sz="4" w:space="0" w:color="000000"/>
              <w:left w:val="single" w:sz="4" w:space="0" w:color="000000"/>
              <w:bottom w:val="single" w:sz="4" w:space="0" w:color="000000"/>
              <w:right w:val="single" w:sz="4" w:space="0" w:color="000000"/>
            </w:tcBorders>
          </w:tcPr>
          <w:p w14:paraId="00000211"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Çalışma Voltajı</w:t>
            </w:r>
          </w:p>
        </w:tc>
        <w:tc>
          <w:tcPr>
            <w:tcW w:w="3202" w:type="dxa"/>
            <w:tcBorders>
              <w:top w:val="single" w:sz="4" w:space="0" w:color="000000"/>
              <w:left w:val="single" w:sz="4" w:space="0" w:color="000000"/>
              <w:bottom w:val="single" w:sz="4" w:space="0" w:color="000000"/>
              <w:right w:val="single" w:sz="4" w:space="0" w:color="000000"/>
            </w:tcBorders>
          </w:tcPr>
          <w:p w14:paraId="00000212" w14:textId="77777777" w:rsidR="00CB53E3" w:rsidRDefault="00AE6A6D">
            <w:pPr>
              <w:tabs>
                <w:tab w:val="left" w:pos="91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5V</w:t>
            </w:r>
          </w:p>
        </w:tc>
      </w:tr>
      <w:tr w:rsidR="00CB53E3" w14:paraId="171387DB" w14:textId="77777777">
        <w:trPr>
          <w:trHeight w:val="503"/>
        </w:trPr>
        <w:tc>
          <w:tcPr>
            <w:tcW w:w="2612" w:type="dxa"/>
            <w:tcBorders>
              <w:top w:val="single" w:sz="4" w:space="0" w:color="000000"/>
              <w:left w:val="single" w:sz="4" w:space="0" w:color="000000"/>
              <w:bottom w:val="single" w:sz="4" w:space="0" w:color="000000"/>
              <w:right w:val="single" w:sz="4" w:space="0" w:color="000000"/>
            </w:tcBorders>
          </w:tcPr>
          <w:p w14:paraId="00000213"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Akım</w:t>
            </w:r>
          </w:p>
        </w:tc>
        <w:tc>
          <w:tcPr>
            <w:tcW w:w="3202" w:type="dxa"/>
            <w:tcBorders>
              <w:top w:val="single" w:sz="4" w:space="0" w:color="000000"/>
              <w:left w:val="single" w:sz="4" w:space="0" w:color="000000"/>
              <w:bottom w:val="single" w:sz="4" w:space="0" w:color="000000"/>
              <w:right w:val="single" w:sz="4" w:space="0" w:color="000000"/>
            </w:tcBorders>
          </w:tcPr>
          <w:p w14:paraId="00000214"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1mA</w:t>
            </w:r>
          </w:p>
        </w:tc>
      </w:tr>
    </w:tbl>
    <w:p w14:paraId="00000215" w14:textId="77777777" w:rsidR="00CB53E3" w:rsidRDefault="00CB53E3">
      <w:pPr>
        <w:spacing w:after="0" w:line="360" w:lineRule="auto"/>
        <w:jc w:val="both"/>
        <w:rPr>
          <w:rFonts w:ascii="Times New Roman" w:eastAsia="Times New Roman" w:hAnsi="Times New Roman" w:cs="Times New Roman"/>
          <w:sz w:val="24"/>
          <w:szCs w:val="24"/>
        </w:rPr>
      </w:pPr>
    </w:p>
    <w:p w14:paraId="00000216" w14:textId="77777777" w:rsidR="00CB53E3" w:rsidRDefault="00AE6A6D">
      <w:pPr>
        <w:spacing w:after="0" w:line="360" w:lineRule="auto"/>
        <w:jc w:val="right"/>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p w14:paraId="00000217" w14:textId="77777777" w:rsidR="00CB53E3" w:rsidRDefault="00CB53E3">
      <w:pPr>
        <w:spacing w:after="0" w:line="360" w:lineRule="auto"/>
        <w:jc w:val="right"/>
        <w:rPr>
          <w:rFonts w:ascii="Arial" w:eastAsia="Arial" w:hAnsi="Arial" w:cs="Arial"/>
          <w:sz w:val="24"/>
          <w:szCs w:val="24"/>
        </w:rPr>
      </w:pPr>
    </w:p>
    <w:p w14:paraId="00000218" w14:textId="77777777" w:rsidR="00CB53E3" w:rsidRDefault="00AE6A6D">
      <w:pPr>
        <w:spacing w:after="0" w:line="360" w:lineRule="auto"/>
        <w:jc w:val="center"/>
        <w:rPr>
          <w:rFonts w:ascii="Times New Roman" w:eastAsia="Times New Roman" w:hAnsi="Times New Roman" w:cs="Times New Roman"/>
          <w:b/>
          <w:sz w:val="28"/>
          <w:szCs w:val="28"/>
        </w:rPr>
      </w:pPr>
      <w:r>
        <w:rPr>
          <w:rFonts w:ascii="Arial" w:eastAsia="Arial" w:hAnsi="Arial" w:cs="Arial"/>
          <w:sz w:val="24"/>
          <w:szCs w:val="24"/>
        </w:rPr>
        <w:br/>
      </w:r>
    </w:p>
    <w:p w14:paraId="00000219" w14:textId="77777777" w:rsidR="00CB53E3" w:rsidRDefault="00CB53E3">
      <w:pPr>
        <w:spacing w:after="0" w:line="360" w:lineRule="auto"/>
        <w:jc w:val="center"/>
        <w:rPr>
          <w:rFonts w:ascii="Times New Roman" w:eastAsia="Times New Roman" w:hAnsi="Times New Roman" w:cs="Times New Roman"/>
          <w:b/>
          <w:sz w:val="28"/>
          <w:szCs w:val="28"/>
        </w:rPr>
      </w:pPr>
    </w:p>
    <w:p w14:paraId="0000021A" w14:textId="77777777" w:rsidR="00CB53E3" w:rsidRDefault="00AE6A6D">
      <w:pPr>
        <w:spacing w:after="0" w:line="360" w:lineRule="auto"/>
        <w:jc w:val="center"/>
        <w:rPr>
          <w:rFonts w:ascii="Times New Roman" w:eastAsia="Times New Roman" w:hAnsi="Times New Roman" w:cs="Times New Roman"/>
          <w:b/>
          <w:sz w:val="28"/>
          <w:szCs w:val="28"/>
        </w:rPr>
      </w:pPr>
      <w:r>
        <w:rPr>
          <w:rFonts w:ascii="Arial" w:eastAsia="Arial" w:hAnsi="Arial" w:cs="Arial"/>
          <w:noProof/>
          <w:sz w:val="24"/>
          <w:szCs w:val="24"/>
        </w:rPr>
        <w:lastRenderedPageBreak/>
        <w:drawing>
          <wp:inline distT="0" distB="0" distL="0" distR="0" wp14:anchorId="5FD9FC6E" wp14:editId="48B5E146">
            <wp:extent cx="3109066" cy="2354438"/>
            <wp:effectExtent l="0" t="0" r="0" b="0"/>
            <wp:docPr id="277"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76"/>
                    <a:srcRect/>
                    <a:stretch>
                      <a:fillRect/>
                    </a:stretch>
                  </pic:blipFill>
                  <pic:spPr>
                    <a:xfrm>
                      <a:off x="0" y="0"/>
                      <a:ext cx="3109066" cy="2354438"/>
                    </a:xfrm>
                    <a:prstGeom prst="rect">
                      <a:avLst/>
                    </a:prstGeom>
                    <a:ln/>
                  </pic:spPr>
                </pic:pic>
              </a:graphicData>
            </a:graphic>
          </wp:inline>
        </w:drawing>
      </w:r>
      <w:r>
        <w:rPr>
          <w:rFonts w:ascii="Arial" w:eastAsia="Arial" w:hAnsi="Arial" w:cs="Arial"/>
          <w:sz w:val="24"/>
          <w:szCs w:val="24"/>
        </w:rPr>
        <w:br/>
      </w:r>
    </w:p>
    <w:p w14:paraId="0000021B" w14:textId="77777777" w:rsidR="00CB53E3" w:rsidRDefault="00AE6A6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Şekil 3.9 TCRT5000 Kızılötesi Sensör</w:t>
      </w:r>
    </w:p>
    <w:p w14:paraId="0000021C" w14:textId="77777777" w:rsidR="00CB53E3" w:rsidRDefault="00AE6A6D">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00021D" w14:textId="77777777" w:rsidR="00CB53E3" w:rsidRDefault="00AE6A6D">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3.2.3 Bluetooth Modül</w:t>
      </w:r>
    </w:p>
    <w:p w14:paraId="0000021E"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Bluetooth, 1994 yılında Ericsson firması tarafından geliştirilen kısa mesafeli radyo frekans sinyallerini kullanan kablosuz haberleşme protokolüdür.Farklı cihazlar arasındaki  veri alışverişini kablosuz bir yöntem ile sağlamaktadır.Bluetooth, bilgi </w:t>
      </w:r>
      <w:r>
        <w:rPr>
          <w:rFonts w:ascii="Times New Roman" w:eastAsia="Times New Roman" w:hAnsi="Times New Roman" w:cs="Times New Roman"/>
          <w:sz w:val="24"/>
          <w:szCs w:val="24"/>
        </w:rPr>
        <w:t>iletmek için dalgaboyunu kullanırken cihazların birbirine bağlı kalması için yalnızca kısa bir mesafede çalışır.[10] Dosya transferi,ses aktarımı ve sanal COM portu gibi uygulamalarda kullanılabilmektedir. Bu iletişim protokolü sürekli gelişmekte ve güncel</w:t>
      </w:r>
      <w:r>
        <w:rPr>
          <w:rFonts w:ascii="Times New Roman" w:eastAsia="Times New Roman" w:hAnsi="Times New Roman" w:cs="Times New Roman"/>
          <w:sz w:val="24"/>
          <w:szCs w:val="24"/>
        </w:rPr>
        <w:t>lenmektedir.</w:t>
      </w:r>
    </w:p>
    <w:p w14:paraId="0000021F"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220"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Güncel cihazlar yeni protokolleri destekleyebildiği gibi eskide yer alan protokollere de uyum sağlamaya devam etmektedir.</w:t>
      </w:r>
      <w:r>
        <w:rPr>
          <w:rFonts w:ascii="Times New Roman" w:eastAsia="Times New Roman" w:hAnsi="Times New Roman" w:cs="Times New Roman"/>
          <w:color w:val="0D0D0D"/>
          <w:sz w:val="24"/>
          <w:szCs w:val="24"/>
          <w:highlight w:val="white"/>
        </w:rPr>
        <w:t xml:space="preserve"> Bluetooth, kısa menzilli iletişim için en yaygın kullanılan protokollerden biridir. Kablosuz veri iletimi iç</w:t>
      </w:r>
      <w:r>
        <w:rPr>
          <w:rFonts w:ascii="Times New Roman" w:eastAsia="Times New Roman" w:hAnsi="Times New Roman" w:cs="Times New Roman"/>
          <w:color w:val="0D0D0D"/>
          <w:sz w:val="24"/>
          <w:szCs w:val="24"/>
          <w:highlight w:val="white"/>
        </w:rPr>
        <w:t>in standart bir IoT (Internet of Things) protokolüdür. Bu iletişim protokolü, elektronik cihazlar arasında kısa menzilli, düşük güçlü, düşük maliyetli ve kablosuz iletim için güvenli ve uygundur. BLE (Bluetooth Low Energy), güç tüketimini azaltan ve IoT ci</w:t>
      </w:r>
      <w:r>
        <w:rPr>
          <w:rFonts w:ascii="Times New Roman" w:eastAsia="Times New Roman" w:hAnsi="Times New Roman" w:cs="Times New Roman"/>
          <w:color w:val="0D0D0D"/>
          <w:sz w:val="24"/>
          <w:szCs w:val="24"/>
          <w:highlight w:val="white"/>
        </w:rPr>
        <w:t>hazlarının bağlanmasında önemli bir rol oynayan Bluetooth protokolünün düşük enerjili bir versiyonudur.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D0D0D"/>
          <w:sz w:val="24"/>
          <w:szCs w:val="24"/>
          <w:highlight w:val="white"/>
        </w:rPr>
        <w:t>Günümüzde bluetooth haberleşme protokolü çoğunlukla akıllı giyilebilir cihazlarda, akıllı telefonlarda ve küçük veri parçalarının büyük bellek ve yüksek</w:t>
      </w:r>
      <w:r>
        <w:rPr>
          <w:rFonts w:ascii="Times New Roman" w:eastAsia="Times New Roman" w:hAnsi="Times New Roman" w:cs="Times New Roman"/>
          <w:color w:val="0D0D0D"/>
          <w:sz w:val="24"/>
          <w:szCs w:val="24"/>
          <w:highlight w:val="white"/>
        </w:rPr>
        <w:t xml:space="preserve"> güce sahip olmadan değiştirilebileceği diğer mobil cihazlarda kullanılmaktadır. Büyük bir kullanım rahatlığı sağlayan Bluetooth, IoT cihaz bağlantı protokollerinin listesine sahiptir.</w:t>
      </w:r>
    </w:p>
    <w:p w14:paraId="00000221" w14:textId="77777777" w:rsidR="00CB53E3" w:rsidRDefault="00CB53E3">
      <w:pPr>
        <w:spacing w:after="0" w:line="360" w:lineRule="auto"/>
        <w:jc w:val="both"/>
        <w:rPr>
          <w:rFonts w:ascii="Times New Roman" w:eastAsia="Times New Roman" w:hAnsi="Times New Roman" w:cs="Times New Roman"/>
          <w:color w:val="0D0D0D"/>
          <w:sz w:val="24"/>
          <w:szCs w:val="24"/>
          <w:highlight w:val="white"/>
        </w:rPr>
      </w:pPr>
    </w:p>
    <w:p w14:paraId="00000222" w14:textId="77777777" w:rsidR="00CB53E3" w:rsidRDefault="00AE6A6D">
      <w:pPr>
        <w:spacing w:after="0" w:line="360" w:lineRule="auto"/>
        <w:jc w:val="cente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noProof/>
          <w:color w:val="0D0D0D"/>
          <w:sz w:val="24"/>
          <w:szCs w:val="24"/>
          <w:highlight w:val="white"/>
        </w:rPr>
        <w:lastRenderedPageBreak/>
        <w:drawing>
          <wp:inline distT="0" distB="0" distL="0" distR="0" wp14:anchorId="0490280E" wp14:editId="295D4A99">
            <wp:extent cx="3963022" cy="2995419"/>
            <wp:effectExtent l="0" t="0" r="0" b="0"/>
            <wp:docPr id="27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7"/>
                    <a:srcRect/>
                    <a:stretch>
                      <a:fillRect/>
                    </a:stretch>
                  </pic:blipFill>
                  <pic:spPr>
                    <a:xfrm>
                      <a:off x="0" y="0"/>
                      <a:ext cx="3963022" cy="2995419"/>
                    </a:xfrm>
                    <a:prstGeom prst="rect">
                      <a:avLst/>
                    </a:prstGeom>
                    <a:ln/>
                  </pic:spPr>
                </pic:pic>
              </a:graphicData>
            </a:graphic>
          </wp:inline>
        </w:drawing>
      </w:r>
    </w:p>
    <w:p w14:paraId="00000223" w14:textId="77777777" w:rsidR="00CB53E3" w:rsidRDefault="00AE6A6D">
      <w:pPr>
        <w:spacing w:after="0" w:line="360" w:lineRule="auto"/>
        <w:jc w:val="cente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Şekil 3.10 Çeşitli Cihazlarla Bluetooth Bağlantıları </w:t>
      </w:r>
    </w:p>
    <w:p w14:paraId="00000224" w14:textId="77777777" w:rsidR="00CB53E3" w:rsidRDefault="00CB53E3">
      <w:pPr>
        <w:spacing w:after="0" w:line="360" w:lineRule="auto"/>
        <w:jc w:val="center"/>
        <w:rPr>
          <w:rFonts w:ascii="Times New Roman" w:eastAsia="Times New Roman" w:hAnsi="Times New Roman" w:cs="Times New Roman"/>
          <w:color w:val="0D0D0D"/>
          <w:sz w:val="24"/>
          <w:szCs w:val="24"/>
          <w:highlight w:val="white"/>
        </w:rPr>
      </w:pPr>
    </w:p>
    <w:p w14:paraId="00000225" w14:textId="77777777" w:rsidR="00CB53E3" w:rsidRDefault="00AE6A6D">
      <w:pPr>
        <w:spacing w:after="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212529"/>
          <w:sz w:val="24"/>
          <w:szCs w:val="24"/>
          <w:highlight w:val="white"/>
        </w:rPr>
        <w:t>Diğer teknolojilerde olduğu gibi, Bluetooth teknolojisi de geliştirildikçe yeni versiyonları karşımıza çıkmaktadır. Tüm Bluetooth versiyonları geriye dönük uyumluluğa sahiptir ve iki cihaz arasındaki bağlantı, kullanılan eski Bluetooth versiyonlu cihazın p</w:t>
      </w:r>
      <w:r>
        <w:rPr>
          <w:rFonts w:ascii="Times New Roman" w:eastAsia="Times New Roman" w:hAnsi="Times New Roman" w:cs="Times New Roman"/>
          <w:color w:val="212529"/>
          <w:sz w:val="24"/>
          <w:szCs w:val="24"/>
          <w:highlight w:val="white"/>
        </w:rPr>
        <w:t xml:space="preserve">erformansına düşürülür. Bluetooth cihazların birbirine bağlanabilmesi için aynı versiyona sahip olmaları gerekmemektedir. Bluetooth teknolojisinin gelişimine bakacak olursak, Bluetooth 1994 yılından beri gelişerek ve hep bir önceki sürümlerindeki hataları </w:t>
      </w:r>
      <w:r>
        <w:rPr>
          <w:rFonts w:ascii="Times New Roman" w:eastAsia="Times New Roman" w:hAnsi="Times New Roman" w:cs="Times New Roman"/>
          <w:color w:val="212529"/>
          <w:sz w:val="24"/>
          <w:szCs w:val="24"/>
          <w:highlight w:val="white"/>
        </w:rPr>
        <w:t>gidererek ilerlemiştir. Yeni çıkan versiyon hep bir önceki versiyonu kapsamakta ve iletişimi bir uyumluluk içerisinde sağlamaktadır.</w:t>
      </w:r>
    </w:p>
    <w:p w14:paraId="00000226" w14:textId="77777777" w:rsidR="00CB53E3" w:rsidRDefault="00AE6A6D">
      <w:pPr>
        <w:spacing w:after="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w:t>
      </w:r>
    </w:p>
    <w:p w14:paraId="00000227" w14:textId="77777777" w:rsidR="00CB53E3" w:rsidRDefault="00AE6A6D">
      <w:pPr>
        <w:spacing w:after="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Tasarlanan projede uzaktan bağlantı ayarlarının kolay olması, haberleşmede bir sorun yaşanmaması, kısa mesaf</w:t>
      </w:r>
      <w:r>
        <w:rPr>
          <w:rFonts w:ascii="Times New Roman" w:eastAsia="Times New Roman" w:hAnsi="Times New Roman" w:cs="Times New Roman"/>
          <w:color w:val="212529"/>
          <w:sz w:val="24"/>
          <w:szCs w:val="24"/>
          <w:highlight w:val="white"/>
        </w:rPr>
        <w:t>ede kablosuz veri iletişini kurmak ve uygun fiyatlı olması nedeniyle HC-06 Bluetooth modülü tercih edilmiştir. Bu modül mikrodenetleyici olarak seçilen Ardunio Nano ile de uyumlu çalışır. Android bir telefon üzerinden Bluetooth kontrol APK geliştirilip, An</w:t>
      </w:r>
      <w:r>
        <w:rPr>
          <w:rFonts w:ascii="Times New Roman" w:eastAsia="Times New Roman" w:hAnsi="Times New Roman" w:cs="Times New Roman"/>
          <w:color w:val="212529"/>
          <w:sz w:val="24"/>
          <w:szCs w:val="24"/>
          <w:highlight w:val="white"/>
        </w:rPr>
        <w:t>droid telefonu uzaktan kumanda şeklinde, robota komut gönderilmesi hedeflenmiştir.</w:t>
      </w:r>
      <w:r>
        <w:rPr>
          <w:rFonts w:ascii="Arial" w:eastAsia="Arial" w:hAnsi="Arial" w:cs="Arial"/>
          <w:color w:val="202020"/>
          <w:sz w:val="20"/>
          <w:szCs w:val="20"/>
        </w:rPr>
        <w:t xml:space="preserve"> </w:t>
      </w:r>
      <w:r>
        <w:rPr>
          <w:rFonts w:ascii="Times New Roman" w:eastAsia="Times New Roman" w:hAnsi="Times New Roman" w:cs="Times New Roman"/>
          <w:color w:val="202020"/>
          <w:sz w:val="24"/>
          <w:szCs w:val="24"/>
        </w:rPr>
        <w:t>HC06 Bluetooth-Serial Modül Kartı, Bluetooth SSP (Serial Port Standart) kullanımı ve kablosuz seri haberleşme uygulamaları için tasarlanmıştır. Hızlı prototiplemeye imkân sa</w:t>
      </w:r>
      <w:r>
        <w:rPr>
          <w:rFonts w:ascii="Times New Roman" w:eastAsia="Times New Roman" w:hAnsi="Times New Roman" w:cs="Times New Roman"/>
          <w:color w:val="202020"/>
          <w:sz w:val="24"/>
          <w:szCs w:val="24"/>
        </w:rPr>
        <w:t>ğlaması, breadboard, Arduino ve çeşitli devrelerde rahatça kullanılabilmesi gibi avantajları bulunmaktadır. Bu modül, Bluetooth 2.0 versiyonuna sahiptir.2.4GHz frekansında haberleşme yapılmasına imkân sağlayıp açık alanda yaklaşık 10 metrelik bir haberleşm</w:t>
      </w:r>
      <w:r>
        <w:rPr>
          <w:rFonts w:ascii="Times New Roman" w:eastAsia="Times New Roman" w:hAnsi="Times New Roman" w:cs="Times New Roman"/>
          <w:color w:val="202020"/>
          <w:sz w:val="24"/>
          <w:szCs w:val="24"/>
        </w:rPr>
        <w:t>e mesafesine sahiptir. Birçok hobi, robotik ve akademik projede kullanılabilmektedir. </w:t>
      </w:r>
    </w:p>
    <w:p w14:paraId="00000228" w14:textId="77777777" w:rsidR="00CB53E3" w:rsidRDefault="00CB53E3">
      <w:pPr>
        <w:shd w:val="clear" w:color="auto" w:fill="FFFFFF"/>
        <w:spacing w:after="0" w:line="360" w:lineRule="auto"/>
        <w:jc w:val="both"/>
        <w:rPr>
          <w:rFonts w:ascii="Times New Roman" w:eastAsia="Times New Roman" w:hAnsi="Times New Roman" w:cs="Times New Roman"/>
          <w:color w:val="202020"/>
          <w:sz w:val="24"/>
          <w:szCs w:val="24"/>
        </w:rPr>
      </w:pPr>
    </w:p>
    <w:p w14:paraId="00000229" w14:textId="77777777" w:rsidR="00CB53E3" w:rsidRDefault="00AE6A6D">
      <w:pPr>
        <w:shd w:val="clear" w:color="auto" w:fill="FFFFFF"/>
        <w:spacing w:after="0" w:line="360" w:lineRule="auto"/>
        <w:jc w:val="center"/>
        <w:rPr>
          <w:rFonts w:ascii="Times New Roman" w:eastAsia="Times New Roman" w:hAnsi="Times New Roman" w:cs="Times New Roman"/>
          <w:color w:val="202020"/>
          <w:sz w:val="24"/>
          <w:szCs w:val="24"/>
        </w:rPr>
      </w:pPr>
      <w:r>
        <w:rPr>
          <w:rFonts w:ascii="Times New Roman" w:eastAsia="Times New Roman" w:hAnsi="Times New Roman" w:cs="Times New Roman"/>
          <w:noProof/>
          <w:color w:val="202020"/>
          <w:sz w:val="24"/>
          <w:szCs w:val="24"/>
        </w:rPr>
        <w:drawing>
          <wp:inline distT="0" distB="0" distL="0" distR="0" wp14:anchorId="7B039B2E" wp14:editId="54653E7A">
            <wp:extent cx="2880766" cy="2880766"/>
            <wp:effectExtent l="0" t="0" r="0" b="0"/>
            <wp:docPr id="279" name="image78.jpg" descr="elektronik eşyalar, devre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78.jpg" descr="elektronik eşyalar, devre içeren bir resim&#10;&#10;Açıklama otomatik olarak oluşturuldu"/>
                    <pic:cNvPicPr preferRelativeResize="0"/>
                  </pic:nvPicPr>
                  <pic:blipFill>
                    <a:blip r:embed="rId78"/>
                    <a:srcRect/>
                    <a:stretch>
                      <a:fillRect/>
                    </a:stretch>
                  </pic:blipFill>
                  <pic:spPr>
                    <a:xfrm>
                      <a:off x="0" y="0"/>
                      <a:ext cx="2880766" cy="2880766"/>
                    </a:xfrm>
                    <a:prstGeom prst="rect">
                      <a:avLst/>
                    </a:prstGeom>
                    <a:ln/>
                  </pic:spPr>
                </pic:pic>
              </a:graphicData>
            </a:graphic>
          </wp:inline>
        </w:drawing>
      </w:r>
    </w:p>
    <w:p w14:paraId="0000022A" w14:textId="77777777" w:rsidR="00CB53E3" w:rsidRDefault="00AE6A6D">
      <w:pPr>
        <w:shd w:val="clear" w:color="auto" w:fill="FFFFFF"/>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Şekil 3.10 HC-06 Bluetooth Modülü</w:t>
      </w:r>
    </w:p>
    <w:p w14:paraId="0000022B" w14:textId="77777777" w:rsidR="00CB53E3" w:rsidRDefault="00CB53E3">
      <w:pPr>
        <w:shd w:val="clear" w:color="auto" w:fill="FFFFFF"/>
        <w:spacing w:after="0" w:line="360" w:lineRule="auto"/>
        <w:jc w:val="center"/>
        <w:rPr>
          <w:rFonts w:ascii="Times New Roman" w:eastAsia="Times New Roman" w:hAnsi="Times New Roman" w:cs="Times New Roman"/>
          <w:sz w:val="24"/>
          <w:szCs w:val="24"/>
        </w:rPr>
      </w:pPr>
    </w:p>
    <w:p w14:paraId="0000022C" w14:textId="77777777" w:rsidR="00CB53E3" w:rsidRDefault="00AE6A6D">
      <w:pPr>
        <w:shd w:val="clear" w:color="auto" w:fill="FFFFFF"/>
        <w:spacing w:after="0" w:line="360" w:lineRule="auto"/>
        <w:jc w:val="center"/>
        <w:rPr>
          <w:rFonts w:ascii="Times New Roman" w:eastAsia="Times New Roman" w:hAnsi="Times New Roman" w:cs="Times New Roman"/>
          <w:color w:val="202020"/>
          <w:sz w:val="24"/>
          <w:szCs w:val="24"/>
        </w:rPr>
      </w:pPr>
      <w:r>
        <w:rPr>
          <w:rFonts w:ascii="Times New Roman" w:eastAsia="Times New Roman" w:hAnsi="Times New Roman" w:cs="Times New Roman"/>
          <w:sz w:val="24"/>
          <w:szCs w:val="24"/>
        </w:rPr>
        <w:t>Tablo 3.3 HC-06 Bluetooth Modül Teknik Özellikleri</w:t>
      </w:r>
    </w:p>
    <w:tbl>
      <w:tblPr>
        <w:tblStyle w:val="a1"/>
        <w:tblW w:w="69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6"/>
        <w:gridCol w:w="3687"/>
      </w:tblGrid>
      <w:tr w:rsidR="00CB53E3" w14:paraId="634F9E6B" w14:textId="77777777">
        <w:trPr>
          <w:trHeight w:val="274"/>
        </w:trPr>
        <w:tc>
          <w:tcPr>
            <w:tcW w:w="3266" w:type="dxa"/>
          </w:tcPr>
          <w:p w14:paraId="0000022D"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Protokol</w:t>
            </w:r>
          </w:p>
        </w:tc>
        <w:tc>
          <w:tcPr>
            <w:tcW w:w="3687" w:type="dxa"/>
          </w:tcPr>
          <w:p w14:paraId="0000022E"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Bluetooth 2.0+EDR (Gelişmiş Veri Hızı)</w:t>
            </w:r>
          </w:p>
        </w:tc>
      </w:tr>
      <w:tr w:rsidR="00CB53E3" w14:paraId="007D621D" w14:textId="77777777">
        <w:trPr>
          <w:trHeight w:val="422"/>
        </w:trPr>
        <w:tc>
          <w:tcPr>
            <w:tcW w:w="3266" w:type="dxa"/>
          </w:tcPr>
          <w:p w14:paraId="0000022F"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Frekans</w:t>
            </w:r>
          </w:p>
        </w:tc>
        <w:tc>
          <w:tcPr>
            <w:tcW w:w="3687" w:type="dxa"/>
          </w:tcPr>
          <w:p w14:paraId="00000230"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 GHz</w:t>
            </w:r>
          </w:p>
        </w:tc>
      </w:tr>
      <w:tr w:rsidR="00CB53E3" w14:paraId="0D7E175C" w14:textId="77777777">
        <w:trPr>
          <w:trHeight w:val="401"/>
        </w:trPr>
        <w:tc>
          <w:tcPr>
            <w:tcW w:w="3266" w:type="dxa"/>
          </w:tcPr>
          <w:p w14:paraId="00000231"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Hassasiyet</w:t>
            </w:r>
          </w:p>
        </w:tc>
        <w:tc>
          <w:tcPr>
            <w:tcW w:w="3687" w:type="dxa"/>
          </w:tcPr>
          <w:p w14:paraId="00000232" w14:textId="77777777" w:rsidR="00CB53E3" w:rsidRDefault="00AE6A6D">
            <w:pPr>
              <w:jc w:val="center"/>
              <w:rPr>
                <w:rFonts w:ascii="Times New Roman" w:eastAsia="Times New Roman" w:hAnsi="Times New Roman" w:cs="Times New Roman"/>
                <w:b/>
                <w:color w:val="000000"/>
                <w:sz w:val="24"/>
                <w:szCs w:val="24"/>
              </w:rPr>
            </w:pPr>
            <w:sdt>
              <w:sdtPr>
                <w:tag w:val="goog_rdk_2"/>
                <w:id w:val="-900589614"/>
              </w:sdtPr>
              <w:sdtEndPr/>
              <w:sdtContent>
                <w:r>
                  <w:rPr>
                    <w:rFonts w:ascii="Gungsuh" w:eastAsia="Gungsuh" w:hAnsi="Gungsuh" w:cs="Gungsuh"/>
                    <w:b/>
                    <w:color w:val="000000"/>
                    <w:sz w:val="24"/>
                    <w:szCs w:val="24"/>
                    <w:highlight w:val="white"/>
                  </w:rPr>
                  <w:t>≤-80 dBm</w:t>
                </w:r>
              </w:sdtContent>
            </w:sdt>
          </w:p>
        </w:tc>
      </w:tr>
      <w:tr w:rsidR="00CB53E3" w14:paraId="46C76567" w14:textId="77777777">
        <w:trPr>
          <w:trHeight w:val="407"/>
        </w:trPr>
        <w:tc>
          <w:tcPr>
            <w:tcW w:w="3266" w:type="dxa"/>
          </w:tcPr>
          <w:p w14:paraId="00000233"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Çıkış Gücü</w:t>
            </w:r>
          </w:p>
        </w:tc>
        <w:tc>
          <w:tcPr>
            <w:tcW w:w="3687" w:type="dxa"/>
          </w:tcPr>
          <w:p w14:paraId="00000234" w14:textId="77777777" w:rsidR="00CB53E3" w:rsidRDefault="00AE6A6D">
            <w:pPr>
              <w:jc w:val="center"/>
              <w:rPr>
                <w:rFonts w:ascii="Times New Roman" w:eastAsia="Times New Roman" w:hAnsi="Times New Roman" w:cs="Times New Roman"/>
                <w:b/>
                <w:color w:val="000000"/>
                <w:sz w:val="24"/>
                <w:szCs w:val="24"/>
              </w:rPr>
            </w:pPr>
            <w:sdt>
              <w:sdtPr>
                <w:tag w:val="goog_rdk_3"/>
                <w:id w:val="1923446755"/>
              </w:sdtPr>
              <w:sdtEndPr/>
              <w:sdtContent>
                <w:r>
                  <w:rPr>
                    <w:rFonts w:ascii="Gungsuh" w:eastAsia="Gungsuh" w:hAnsi="Gungsuh" w:cs="Gungsuh"/>
                    <w:b/>
                    <w:color w:val="000000"/>
                    <w:sz w:val="24"/>
                    <w:szCs w:val="24"/>
                    <w:highlight w:val="white"/>
                  </w:rPr>
                  <w:t>≤+4 dBm</w:t>
                </w:r>
              </w:sdtContent>
            </w:sdt>
          </w:p>
        </w:tc>
      </w:tr>
      <w:tr w:rsidR="00CB53E3" w14:paraId="6A8A02B9" w14:textId="77777777">
        <w:trPr>
          <w:trHeight w:val="411"/>
        </w:trPr>
        <w:tc>
          <w:tcPr>
            <w:tcW w:w="3266" w:type="dxa"/>
          </w:tcPr>
          <w:p w14:paraId="00000235"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Asenkron Hız</w:t>
            </w:r>
          </w:p>
        </w:tc>
        <w:tc>
          <w:tcPr>
            <w:tcW w:w="3687" w:type="dxa"/>
          </w:tcPr>
          <w:p w14:paraId="00000236"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2.1 MBps/160 KBps</w:t>
            </w:r>
          </w:p>
        </w:tc>
      </w:tr>
      <w:tr w:rsidR="00CB53E3" w14:paraId="4B975909" w14:textId="77777777">
        <w:trPr>
          <w:trHeight w:val="403"/>
        </w:trPr>
        <w:tc>
          <w:tcPr>
            <w:tcW w:w="3266" w:type="dxa"/>
          </w:tcPr>
          <w:p w14:paraId="00000237"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Senkron Hız</w:t>
            </w:r>
          </w:p>
        </w:tc>
        <w:tc>
          <w:tcPr>
            <w:tcW w:w="3687" w:type="dxa"/>
          </w:tcPr>
          <w:p w14:paraId="00000238"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1 MBps/1 MBps</w:t>
            </w:r>
          </w:p>
        </w:tc>
      </w:tr>
      <w:tr w:rsidR="00CB53E3" w14:paraId="083F8258" w14:textId="77777777">
        <w:trPr>
          <w:trHeight w:val="550"/>
        </w:trPr>
        <w:tc>
          <w:tcPr>
            <w:tcW w:w="3266" w:type="dxa"/>
          </w:tcPr>
          <w:p w14:paraId="00000239"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Güvenlik</w:t>
            </w:r>
          </w:p>
        </w:tc>
        <w:tc>
          <w:tcPr>
            <w:tcW w:w="3687" w:type="dxa"/>
          </w:tcPr>
          <w:p w14:paraId="0000023A"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Kimlik doğrulama ve şifreleme</w:t>
            </w:r>
          </w:p>
        </w:tc>
      </w:tr>
      <w:tr w:rsidR="00CB53E3" w14:paraId="077815CE" w14:textId="77777777">
        <w:trPr>
          <w:trHeight w:val="411"/>
        </w:trPr>
        <w:tc>
          <w:tcPr>
            <w:tcW w:w="3266" w:type="dxa"/>
          </w:tcPr>
          <w:p w14:paraId="0000023B"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Çalışma Gerilmi</w:t>
            </w:r>
          </w:p>
        </w:tc>
        <w:tc>
          <w:tcPr>
            <w:tcW w:w="3687" w:type="dxa"/>
          </w:tcPr>
          <w:p w14:paraId="0000023C"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1.8-5V (Önerilen 3.3V)</w:t>
            </w:r>
          </w:p>
        </w:tc>
      </w:tr>
      <w:tr w:rsidR="00CB53E3" w14:paraId="24E93D47" w14:textId="77777777">
        <w:trPr>
          <w:trHeight w:val="398"/>
        </w:trPr>
        <w:tc>
          <w:tcPr>
            <w:tcW w:w="3266" w:type="dxa"/>
          </w:tcPr>
          <w:p w14:paraId="0000023D"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Akım</w:t>
            </w:r>
          </w:p>
        </w:tc>
        <w:tc>
          <w:tcPr>
            <w:tcW w:w="3687" w:type="dxa"/>
          </w:tcPr>
          <w:p w14:paraId="0000023E" w14:textId="77777777" w:rsidR="00CB53E3" w:rsidRDefault="00AE6A6D">
            <w:pPr>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50 mA</w:t>
            </w:r>
          </w:p>
        </w:tc>
      </w:tr>
      <w:tr w:rsidR="00CB53E3" w14:paraId="22E0A489" w14:textId="77777777">
        <w:trPr>
          <w:trHeight w:val="67"/>
        </w:trPr>
        <w:tc>
          <w:tcPr>
            <w:tcW w:w="3266" w:type="dxa"/>
          </w:tcPr>
          <w:p w14:paraId="0000023F" w14:textId="77777777" w:rsidR="00CB53E3" w:rsidRDefault="00AE6A6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Boyutlar</w:t>
            </w:r>
          </w:p>
        </w:tc>
        <w:tc>
          <w:tcPr>
            <w:tcW w:w="3687" w:type="dxa"/>
          </w:tcPr>
          <w:p w14:paraId="00000240" w14:textId="77777777" w:rsidR="00CB53E3" w:rsidRDefault="00AE6A6D">
            <w:pPr>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43*16*7 mm</w:t>
            </w:r>
          </w:p>
        </w:tc>
      </w:tr>
    </w:tbl>
    <w:p w14:paraId="00000241" w14:textId="77777777" w:rsidR="00CB53E3" w:rsidRDefault="00CB53E3">
      <w:pPr>
        <w:shd w:val="clear" w:color="auto" w:fill="FFFFFF"/>
        <w:spacing w:after="0" w:line="360" w:lineRule="auto"/>
        <w:jc w:val="center"/>
        <w:rPr>
          <w:rFonts w:ascii="Times New Roman" w:eastAsia="Times New Roman" w:hAnsi="Times New Roman" w:cs="Times New Roman"/>
          <w:color w:val="202020"/>
          <w:sz w:val="24"/>
          <w:szCs w:val="24"/>
        </w:rPr>
      </w:pPr>
    </w:p>
    <w:p w14:paraId="00000242" w14:textId="77777777" w:rsidR="00CB53E3" w:rsidRDefault="00CB53E3">
      <w:pPr>
        <w:shd w:val="clear" w:color="auto" w:fill="FFFFFF"/>
        <w:spacing w:after="0" w:line="360" w:lineRule="auto"/>
        <w:jc w:val="center"/>
        <w:rPr>
          <w:rFonts w:ascii="Times New Roman" w:eastAsia="Times New Roman" w:hAnsi="Times New Roman" w:cs="Times New Roman"/>
          <w:color w:val="202020"/>
          <w:sz w:val="24"/>
          <w:szCs w:val="24"/>
        </w:rPr>
      </w:pPr>
    </w:p>
    <w:p w14:paraId="00000243" w14:textId="77777777" w:rsidR="00CB53E3" w:rsidRDefault="00CB53E3">
      <w:pPr>
        <w:shd w:val="clear" w:color="auto" w:fill="FFFFFF"/>
        <w:spacing w:after="0" w:line="360" w:lineRule="auto"/>
        <w:jc w:val="center"/>
        <w:rPr>
          <w:rFonts w:ascii="Times New Roman" w:eastAsia="Times New Roman" w:hAnsi="Times New Roman" w:cs="Times New Roman"/>
          <w:color w:val="202020"/>
          <w:sz w:val="24"/>
          <w:szCs w:val="24"/>
        </w:rPr>
      </w:pPr>
    </w:p>
    <w:p w14:paraId="00000244" w14:textId="77777777" w:rsidR="00CB53E3" w:rsidRDefault="00CB53E3">
      <w:pPr>
        <w:spacing w:after="0" w:line="360" w:lineRule="auto"/>
        <w:jc w:val="both"/>
        <w:rPr>
          <w:rFonts w:ascii="Times New Roman" w:eastAsia="Times New Roman" w:hAnsi="Times New Roman" w:cs="Times New Roman"/>
          <w:b/>
          <w:color w:val="212529"/>
          <w:sz w:val="24"/>
          <w:szCs w:val="24"/>
          <w:highlight w:val="white"/>
        </w:rPr>
      </w:pPr>
    </w:p>
    <w:p w14:paraId="00000245" w14:textId="77777777" w:rsidR="00CB53E3" w:rsidRDefault="00AE6A6D">
      <w:pPr>
        <w:spacing w:after="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       </w:t>
      </w:r>
    </w:p>
    <w:p w14:paraId="00000246"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3.2.3 Arduino Nano</w:t>
      </w:r>
    </w:p>
    <w:p w14:paraId="00000247" w14:textId="77777777" w:rsidR="00CB53E3" w:rsidRDefault="00CB53E3">
      <w:pPr>
        <w:spacing w:after="0" w:line="360" w:lineRule="auto"/>
        <w:jc w:val="both"/>
        <w:rPr>
          <w:rFonts w:ascii="Times New Roman" w:eastAsia="Times New Roman" w:hAnsi="Times New Roman" w:cs="Times New Roman"/>
          <w:b/>
          <w:sz w:val="28"/>
          <w:szCs w:val="28"/>
        </w:rPr>
      </w:pPr>
    </w:p>
    <w:p w14:paraId="00000248"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Bu projede sensörlerden gelen veriyi işleyerek komut gönderen bir mikrodenetleyiciye ihtiyaç duyulmuştur. Mikrodenetleyici seçimi yapılırken kullanılan sensörler, modüller veya motor gibi birimlerin uyum içinde çalışabilmesi için dikkat edilmi</w:t>
      </w:r>
      <w:r>
        <w:rPr>
          <w:rFonts w:ascii="Times New Roman" w:eastAsia="Times New Roman" w:hAnsi="Times New Roman" w:cs="Times New Roman"/>
          <w:sz w:val="24"/>
          <w:szCs w:val="24"/>
        </w:rPr>
        <w:t>ştir. Robotik projelerde Arduino veya ESP32 kartları sıklıkla kullanılmaktadır. Arduino geliştirme kartları ESP32 geliştirme kartlarına göre daha düşük maliyetlidir. Her iki kartta da giriş-çıkış pin sayısı bakımından uygunluk bulunmaktadır. Bu projede, uy</w:t>
      </w:r>
      <w:r>
        <w:rPr>
          <w:rFonts w:ascii="Times New Roman" w:eastAsia="Times New Roman" w:hAnsi="Times New Roman" w:cs="Times New Roman"/>
          <w:sz w:val="24"/>
          <w:szCs w:val="24"/>
        </w:rPr>
        <w:t>gun dijital ve analog pin sayısını karşılaması ve uygun fiyatlı olması nedeniyle, mikrodenetleyici olarak Atmega328p işlemcisine sahip Arduino NANO kullanılmıştır. Arduino NANO’nun teknik özellikleri Tablo3.4’te verilmiştir.</w:t>
      </w:r>
    </w:p>
    <w:p w14:paraId="00000249" w14:textId="77777777" w:rsidR="00CB53E3" w:rsidRDefault="00AE6A6D">
      <w:pPr>
        <w:spacing w:after="0"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Tablo3.4 Arduino NANO Teknik Öz</w:t>
      </w:r>
      <w:r>
        <w:rPr>
          <w:rFonts w:ascii="Times New Roman" w:eastAsia="Times New Roman" w:hAnsi="Times New Roman" w:cs="Times New Roman"/>
          <w:sz w:val="24"/>
          <w:szCs w:val="24"/>
        </w:rPr>
        <w:t>ellikleri</w:t>
      </w:r>
    </w:p>
    <w:p w14:paraId="0000024A" w14:textId="77777777" w:rsidR="00CB53E3" w:rsidRDefault="00CB53E3">
      <w:pPr>
        <w:shd w:val="clear" w:color="auto" w:fill="FFFFFF"/>
        <w:spacing w:after="0" w:line="360" w:lineRule="auto"/>
        <w:jc w:val="both"/>
        <w:rPr>
          <w:rFonts w:ascii="Times New Roman" w:eastAsia="Times New Roman" w:hAnsi="Times New Roman" w:cs="Times New Roman"/>
          <w:color w:val="000000"/>
          <w:sz w:val="24"/>
          <w:szCs w:val="24"/>
        </w:rPr>
      </w:pPr>
    </w:p>
    <w:tbl>
      <w:tblPr>
        <w:tblStyle w:val="a2"/>
        <w:tblW w:w="70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6"/>
        <w:gridCol w:w="3587"/>
      </w:tblGrid>
      <w:tr w:rsidR="00CB53E3" w14:paraId="1F14EA26" w14:textId="77777777">
        <w:trPr>
          <w:trHeight w:val="392"/>
        </w:trPr>
        <w:tc>
          <w:tcPr>
            <w:tcW w:w="3466" w:type="dxa"/>
            <w:tcBorders>
              <w:top w:val="single" w:sz="4" w:space="0" w:color="000000"/>
              <w:left w:val="single" w:sz="4" w:space="0" w:color="000000"/>
              <w:bottom w:val="single" w:sz="4" w:space="0" w:color="000000"/>
              <w:right w:val="single" w:sz="4" w:space="0" w:color="000000"/>
            </w:tcBorders>
          </w:tcPr>
          <w:p w14:paraId="0000024B" w14:textId="77777777" w:rsidR="00CB53E3" w:rsidRDefault="00AE6A6D">
            <w:pPr>
              <w:jc w:val="both"/>
              <w:rPr>
                <w:rFonts w:ascii="Times New Roman" w:eastAsia="Times New Roman" w:hAnsi="Times New Roman" w:cs="Times New Roman"/>
                <w:b/>
              </w:rPr>
            </w:pPr>
            <w:bookmarkStart w:id="8" w:name="_heading=h.tyjcwt" w:colFirst="0" w:colLast="0"/>
            <w:bookmarkEnd w:id="8"/>
            <w:r>
              <w:rPr>
                <w:rFonts w:ascii="Times New Roman" w:eastAsia="Times New Roman" w:hAnsi="Times New Roman" w:cs="Times New Roman"/>
                <w:b/>
                <w:sz w:val="24"/>
                <w:szCs w:val="24"/>
              </w:rPr>
              <w:t>Microdenetleyici</w:t>
            </w:r>
          </w:p>
        </w:tc>
        <w:tc>
          <w:tcPr>
            <w:tcW w:w="3587" w:type="dxa"/>
            <w:tcBorders>
              <w:top w:val="single" w:sz="4" w:space="0" w:color="000000"/>
              <w:left w:val="single" w:sz="4" w:space="0" w:color="000000"/>
              <w:bottom w:val="single" w:sz="4" w:space="0" w:color="000000"/>
              <w:right w:val="single" w:sz="4" w:space="0" w:color="000000"/>
            </w:tcBorders>
          </w:tcPr>
          <w:p w14:paraId="0000024C"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Atmega328p/Atmega168</w:t>
            </w:r>
          </w:p>
        </w:tc>
      </w:tr>
      <w:tr w:rsidR="00CB53E3" w14:paraId="00676723" w14:textId="77777777">
        <w:trPr>
          <w:trHeight w:val="403"/>
        </w:trPr>
        <w:tc>
          <w:tcPr>
            <w:tcW w:w="3466" w:type="dxa"/>
            <w:tcBorders>
              <w:top w:val="single" w:sz="4" w:space="0" w:color="000000"/>
              <w:left w:val="single" w:sz="4" w:space="0" w:color="000000"/>
              <w:bottom w:val="single" w:sz="4" w:space="0" w:color="000000"/>
              <w:right w:val="single" w:sz="4" w:space="0" w:color="000000"/>
            </w:tcBorders>
          </w:tcPr>
          <w:p w14:paraId="0000024D"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Çalışma Gerilimi</w:t>
            </w:r>
          </w:p>
        </w:tc>
        <w:tc>
          <w:tcPr>
            <w:tcW w:w="3587" w:type="dxa"/>
            <w:tcBorders>
              <w:top w:val="single" w:sz="4" w:space="0" w:color="000000"/>
              <w:left w:val="single" w:sz="4" w:space="0" w:color="000000"/>
              <w:bottom w:val="single" w:sz="4" w:space="0" w:color="000000"/>
              <w:right w:val="single" w:sz="4" w:space="0" w:color="000000"/>
            </w:tcBorders>
          </w:tcPr>
          <w:p w14:paraId="0000024E"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5V</w:t>
            </w:r>
          </w:p>
        </w:tc>
      </w:tr>
      <w:tr w:rsidR="00CB53E3" w14:paraId="19EC4717" w14:textId="77777777">
        <w:trPr>
          <w:trHeight w:val="369"/>
        </w:trPr>
        <w:tc>
          <w:tcPr>
            <w:tcW w:w="3466" w:type="dxa"/>
            <w:tcBorders>
              <w:top w:val="single" w:sz="4" w:space="0" w:color="000000"/>
              <w:left w:val="single" w:sz="4" w:space="0" w:color="000000"/>
              <w:bottom w:val="single" w:sz="4" w:space="0" w:color="000000"/>
              <w:right w:val="single" w:sz="4" w:space="0" w:color="000000"/>
            </w:tcBorders>
          </w:tcPr>
          <w:p w14:paraId="0000024F"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Giriş Voltajı</w:t>
            </w:r>
          </w:p>
        </w:tc>
        <w:tc>
          <w:tcPr>
            <w:tcW w:w="3587" w:type="dxa"/>
            <w:tcBorders>
              <w:top w:val="single" w:sz="4" w:space="0" w:color="000000"/>
              <w:left w:val="single" w:sz="4" w:space="0" w:color="000000"/>
              <w:bottom w:val="single" w:sz="4" w:space="0" w:color="000000"/>
              <w:right w:val="single" w:sz="4" w:space="0" w:color="000000"/>
            </w:tcBorders>
          </w:tcPr>
          <w:p w14:paraId="00000250"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7-12V</w:t>
            </w:r>
          </w:p>
        </w:tc>
      </w:tr>
      <w:tr w:rsidR="00CB53E3" w14:paraId="186FF8A1" w14:textId="77777777">
        <w:trPr>
          <w:trHeight w:val="415"/>
        </w:trPr>
        <w:tc>
          <w:tcPr>
            <w:tcW w:w="3466" w:type="dxa"/>
            <w:tcBorders>
              <w:top w:val="single" w:sz="4" w:space="0" w:color="000000"/>
              <w:left w:val="single" w:sz="4" w:space="0" w:color="000000"/>
              <w:bottom w:val="single" w:sz="4" w:space="0" w:color="000000"/>
              <w:right w:val="single" w:sz="4" w:space="0" w:color="000000"/>
            </w:tcBorders>
          </w:tcPr>
          <w:p w14:paraId="00000251"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Dijital I/O Pinleri</w:t>
            </w:r>
          </w:p>
        </w:tc>
        <w:tc>
          <w:tcPr>
            <w:tcW w:w="3587" w:type="dxa"/>
            <w:tcBorders>
              <w:top w:val="single" w:sz="4" w:space="0" w:color="000000"/>
              <w:left w:val="single" w:sz="4" w:space="0" w:color="000000"/>
              <w:bottom w:val="single" w:sz="4" w:space="0" w:color="000000"/>
              <w:right w:val="single" w:sz="4" w:space="0" w:color="000000"/>
            </w:tcBorders>
          </w:tcPr>
          <w:p w14:paraId="00000252"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r w:rsidR="00CB53E3" w14:paraId="1AA1EDF9" w14:textId="77777777">
        <w:trPr>
          <w:trHeight w:val="381"/>
        </w:trPr>
        <w:tc>
          <w:tcPr>
            <w:tcW w:w="3466" w:type="dxa"/>
            <w:tcBorders>
              <w:top w:val="single" w:sz="4" w:space="0" w:color="000000"/>
              <w:left w:val="single" w:sz="4" w:space="0" w:color="000000"/>
              <w:bottom w:val="single" w:sz="4" w:space="0" w:color="000000"/>
              <w:right w:val="single" w:sz="4" w:space="0" w:color="000000"/>
            </w:tcBorders>
          </w:tcPr>
          <w:p w14:paraId="00000253"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PWM</w:t>
            </w:r>
          </w:p>
        </w:tc>
        <w:tc>
          <w:tcPr>
            <w:tcW w:w="3587" w:type="dxa"/>
            <w:tcBorders>
              <w:top w:val="single" w:sz="4" w:space="0" w:color="000000"/>
              <w:left w:val="single" w:sz="4" w:space="0" w:color="000000"/>
              <w:bottom w:val="single" w:sz="4" w:space="0" w:color="000000"/>
              <w:right w:val="single" w:sz="4" w:space="0" w:color="000000"/>
            </w:tcBorders>
          </w:tcPr>
          <w:p w14:paraId="00000254"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CB53E3" w14:paraId="513318F1" w14:textId="77777777">
        <w:trPr>
          <w:trHeight w:val="402"/>
        </w:trPr>
        <w:tc>
          <w:tcPr>
            <w:tcW w:w="3466" w:type="dxa"/>
            <w:tcBorders>
              <w:top w:val="single" w:sz="4" w:space="0" w:color="000000"/>
              <w:left w:val="single" w:sz="4" w:space="0" w:color="000000"/>
              <w:bottom w:val="single" w:sz="4" w:space="0" w:color="000000"/>
              <w:right w:val="single" w:sz="4" w:space="0" w:color="000000"/>
            </w:tcBorders>
          </w:tcPr>
          <w:p w14:paraId="00000255"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Analog Giriş Pinleri</w:t>
            </w:r>
          </w:p>
        </w:tc>
        <w:tc>
          <w:tcPr>
            <w:tcW w:w="3587" w:type="dxa"/>
            <w:tcBorders>
              <w:top w:val="single" w:sz="4" w:space="0" w:color="000000"/>
              <w:left w:val="single" w:sz="4" w:space="0" w:color="000000"/>
              <w:bottom w:val="single" w:sz="4" w:space="0" w:color="000000"/>
              <w:right w:val="single" w:sz="4" w:space="0" w:color="000000"/>
            </w:tcBorders>
          </w:tcPr>
          <w:p w14:paraId="00000256"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CB53E3" w14:paraId="3050BD62" w14:textId="77777777">
        <w:trPr>
          <w:trHeight w:val="379"/>
        </w:trPr>
        <w:tc>
          <w:tcPr>
            <w:tcW w:w="3466" w:type="dxa"/>
            <w:tcBorders>
              <w:top w:val="single" w:sz="4" w:space="0" w:color="000000"/>
              <w:left w:val="single" w:sz="4" w:space="0" w:color="000000"/>
              <w:bottom w:val="single" w:sz="4" w:space="0" w:color="000000"/>
              <w:right w:val="single" w:sz="4" w:space="0" w:color="000000"/>
            </w:tcBorders>
          </w:tcPr>
          <w:p w14:paraId="00000257"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Akım</w:t>
            </w:r>
          </w:p>
        </w:tc>
        <w:tc>
          <w:tcPr>
            <w:tcW w:w="3587" w:type="dxa"/>
            <w:tcBorders>
              <w:top w:val="single" w:sz="4" w:space="0" w:color="000000"/>
              <w:left w:val="single" w:sz="4" w:space="0" w:color="000000"/>
              <w:bottom w:val="single" w:sz="4" w:space="0" w:color="000000"/>
              <w:right w:val="single" w:sz="4" w:space="0" w:color="000000"/>
            </w:tcBorders>
          </w:tcPr>
          <w:p w14:paraId="00000258"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40mA</w:t>
            </w:r>
          </w:p>
        </w:tc>
      </w:tr>
      <w:tr w:rsidR="00CB53E3" w14:paraId="247E30DE" w14:textId="77777777">
        <w:trPr>
          <w:trHeight w:val="386"/>
        </w:trPr>
        <w:tc>
          <w:tcPr>
            <w:tcW w:w="3466" w:type="dxa"/>
            <w:tcBorders>
              <w:top w:val="single" w:sz="4" w:space="0" w:color="000000"/>
              <w:left w:val="single" w:sz="4" w:space="0" w:color="000000"/>
              <w:bottom w:val="single" w:sz="4" w:space="0" w:color="000000"/>
              <w:right w:val="single" w:sz="4" w:space="0" w:color="000000"/>
            </w:tcBorders>
          </w:tcPr>
          <w:p w14:paraId="00000259"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Kristal Osilatör</w:t>
            </w:r>
          </w:p>
        </w:tc>
        <w:tc>
          <w:tcPr>
            <w:tcW w:w="3587" w:type="dxa"/>
            <w:tcBorders>
              <w:top w:val="single" w:sz="4" w:space="0" w:color="000000"/>
              <w:left w:val="single" w:sz="4" w:space="0" w:color="000000"/>
              <w:bottom w:val="single" w:sz="4" w:space="0" w:color="000000"/>
              <w:right w:val="single" w:sz="4" w:space="0" w:color="000000"/>
            </w:tcBorders>
          </w:tcPr>
          <w:p w14:paraId="0000025A"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16MHz</w:t>
            </w:r>
          </w:p>
        </w:tc>
      </w:tr>
      <w:tr w:rsidR="00CB53E3" w14:paraId="18258D71" w14:textId="77777777">
        <w:trPr>
          <w:trHeight w:val="392"/>
        </w:trPr>
        <w:tc>
          <w:tcPr>
            <w:tcW w:w="3466" w:type="dxa"/>
            <w:tcBorders>
              <w:top w:val="single" w:sz="4" w:space="0" w:color="000000"/>
              <w:left w:val="single" w:sz="4" w:space="0" w:color="000000"/>
              <w:bottom w:val="single" w:sz="4" w:space="0" w:color="000000"/>
              <w:right w:val="single" w:sz="4" w:space="0" w:color="000000"/>
            </w:tcBorders>
          </w:tcPr>
          <w:p w14:paraId="0000025B"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Flash Bellek</w:t>
            </w:r>
          </w:p>
        </w:tc>
        <w:tc>
          <w:tcPr>
            <w:tcW w:w="3587" w:type="dxa"/>
            <w:tcBorders>
              <w:top w:val="single" w:sz="4" w:space="0" w:color="000000"/>
              <w:left w:val="single" w:sz="4" w:space="0" w:color="000000"/>
              <w:bottom w:val="single" w:sz="4" w:space="0" w:color="000000"/>
              <w:right w:val="single" w:sz="4" w:space="0" w:color="000000"/>
            </w:tcBorders>
          </w:tcPr>
          <w:p w14:paraId="0000025C"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16KB- 32KB</w:t>
            </w:r>
          </w:p>
        </w:tc>
      </w:tr>
      <w:tr w:rsidR="00CB53E3" w14:paraId="73AFE4E4" w14:textId="77777777">
        <w:trPr>
          <w:trHeight w:val="398"/>
        </w:trPr>
        <w:tc>
          <w:tcPr>
            <w:tcW w:w="3466" w:type="dxa"/>
            <w:tcBorders>
              <w:top w:val="single" w:sz="4" w:space="0" w:color="000000"/>
              <w:left w:val="single" w:sz="4" w:space="0" w:color="000000"/>
              <w:bottom w:val="single" w:sz="4" w:space="0" w:color="000000"/>
              <w:right w:val="single" w:sz="4" w:space="0" w:color="000000"/>
            </w:tcBorders>
          </w:tcPr>
          <w:p w14:paraId="0000025D"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Boyutları</w:t>
            </w:r>
          </w:p>
        </w:tc>
        <w:tc>
          <w:tcPr>
            <w:tcW w:w="3587" w:type="dxa"/>
            <w:tcBorders>
              <w:top w:val="single" w:sz="4" w:space="0" w:color="000000"/>
              <w:left w:val="single" w:sz="4" w:space="0" w:color="000000"/>
              <w:bottom w:val="single" w:sz="4" w:space="0" w:color="000000"/>
              <w:right w:val="single" w:sz="4" w:space="0" w:color="000000"/>
            </w:tcBorders>
          </w:tcPr>
          <w:p w14:paraId="0000025E"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18mm*45mm</w:t>
            </w:r>
          </w:p>
        </w:tc>
      </w:tr>
      <w:tr w:rsidR="00CB53E3" w14:paraId="3DECEB8D" w14:textId="77777777">
        <w:trPr>
          <w:trHeight w:val="389"/>
        </w:trPr>
        <w:tc>
          <w:tcPr>
            <w:tcW w:w="3466" w:type="dxa"/>
            <w:tcBorders>
              <w:top w:val="single" w:sz="4" w:space="0" w:color="000000"/>
              <w:left w:val="single" w:sz="4" w:space="0" w:color="000000"/>
              <w:bottom w:val="single" w:sz="4" w:space="0" w:color="000000"/>
              <w:right w:val="single" w:sz="4" w:space="0" w:color="000000"/>
            </w:tcBorders>
          </w:tcPr>
          <w:p w14:paraId="0000025F"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Ağırlık</w:t>
            </w:r>
          </w:p>
        </w:tc>
        <w:tc>
          <w:tcPr>
            <w:tcW w:w="3587" w:type="dxa"/>
            <w:tcBorders>
              <w:top w:val="single" w:sz="4" w:space="0" w:color="000000"/>
              <w:left w:val="single" w:sz="4" w:space="0" w:color="000000"/>
              <w:bottom w:val="single" w:sz="4" w:space="0" w:color="000000"/>
              <w:right w:val="single" w:sz="4" w:space="0" w:color="000000"/>
            </w:tcBorders>
          </w:tcPr>
          <w:p w14:paraId="00000260" w14:textId="77777777" w:rsidR="00CB53E3" w:rsidRDefault="00AE6A6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5g</w:t>
            </w:r>
          </w:p>
        </w:tc>
      </w:tr>
    </w:tbl>
    <w:p w14:paraId="00000261" w14:textId="77777777" w:rsidR="00CB53E3" w:rsidRDefault="00CB53E3">
      <w:pPr>
        <w:spacing w:line="360" w:lineRule="auto"/>
        <w:jc w:val="both"/>
        <w:rPr>
          <w:rFonts w:ascii="Times New Roman" w:eastAsia="Times New Roman" w:hAnsi="Times New Roman" w:cs="Times New Roman"/>
          <w:sz w:val="24"/>
          <w:szCs w:val="24"/>
        </w:rPr>
      </w:pPr>
    </w:p>
    <w:p w14:paraId="00000262" w14:textId="77777777" w:rsidR="00CB53E3" w:rsidRDefault="00CB53E3">
      <w:pPr>
        <w:spacing w:line="360" w:lineRule="auto"/>
        <w:jc w:val="center"/>
        <w:rPr>
          <w:rFonts w:ascii="Times New Roman" w:eastAsia="Times New Roman" w:hAnsi="Times New Roman" w:cs="Times New Roman"/>
          <w:b/>
          <w:sz w:val="28"/>
          <w:szCs w:val="28"/>
        </w:rPr>
      </w:pPr>
    </w:p>
    <w:p w14:paraId="00000263" w14:textId="77777777" w:rsidR="00CB53E3" w:rsidRDefault="00CB53E3">
      <w:pPr>
        <w:spacing w:line="360" w:lineRule="auto"/>
        <w:jc w:val="center"/>
        <w:rPr>
          <w:rFonts w:ascii="Times New Roman" w:eastAsia="Times New Roman" w:hAnsi="Times New Roman" w:cs="Times New Roman"/>
          <w:b/>
          <w:sz w:val="28"/>
          <w:szCs w:val="28"/>
        </w:rPr>
      </w:pPr>
    </w:p>
    <w:p w14:paraId="00000264" w14:textId="77777777" w:rsidR="00CB53E3" w:rsidRDefault="00CB53E3">
      <w:pPr>
        <w:spacing w:after="0" w:line="360" w:lineRule="auto"/>
        <w:jc w:val="both"/>
        <w:rPr>
          <w:rFonts w:ascii="Times New Roman" w:eastAsia="Times New Roman" w:hAnsi="Times New Roman" w:cs="Times New Roman"/>
          <w:sz w:val="24"/>
          <w:szCs w:val="24"/>
        </w:rPr>
      </w:pPr>
    </w:p>
    <w:p w14:paraId="00000265" w14:textId="77777777" w:rsidR="00CB53E3" w:rsidRDefault="00CB53E3">
      <w:pPr>
        <w:spacing w:after="0" w:line="360" w:lineRule="auto"/>
        <w:jc w:val="both"/>
        <w:rPr>
          <w:rFonts w:ascii="Times New Roman" w:eastAsia="Times New Roman" w:hAnsi="Times New Roman" w:cs="Times New Roman"/>
          <w:sz w:val="24"/>
          <w:szCs w:val="24"/>
        </w:rPr>
      </w:pPr>
    </w:p>
    <w:p w14:paraId="00000266"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267" w14:textId="77777777" w:rsidR="00CB53E3" w:rsidRDefault="00CB53E3">
      <w:pPr>
        <w:spacing w:after="0" w:line="360" w:lineRule="auto"/>
        <w:jc w:val="both"/>
        <w:rPr>
          <w:rFonts w:ascii="Times New Roman" w:eastAsia="Times New Roman" w:hAnsi="Times New Roman" w:cs="Times New Roman"/>
          <w:sz w:val="24"/>
          <w:szCs w:val="24"/>
        </w:rPr>
      </w:pPr>
    </w:p>
    <w:p w14:paraId="00000268" w14:textId="77777777" w:rsidR="00CB53E3" w:rsidRDefault="00CB53E3">
      <w:pPr>
        <w:spacing w:after="0" w:line="360" w:lineRule="auto"/>
        <w:jc w:val="both"/>
        <w:rPr>
          <w:rFonts w:ascii="Times New Roman" w:eastAsia="Times New Roman" w:hAnsi="Times New Roman" w:cs="Times New Roman"/>
          <w:sz w:val="24"/>
          <w:szCs w:val="24"/>
        </w:rPr>
      </w:pPr>
    </w:p>
    <w:p w14:paraId="00000269" w14:textId="77777777" w:rsidR="00CB53E3" w:rsidRDefault="00CB53E3">
      <w:pPr>
        <w:spacing w:after="0" w:line="360" w:lineRule="auto"/>
        <w:jc w:val="both"/>
        <w:rPr>
          <w:rFonts w:ascii="Times New Roman" w:eastAsia="Times New Roman" w:hAnsi="Times New Roman" w:cs="Times New Roman"/>
          <w:sz w:val="24"/>
          <w:szCs w:val="24"/>
        </w:rPr>
      </w:pPr>
    </w:p>
    <w:p w14:paraId="0000026A" w14:textId="77777777" w:rsidR="00CB53E3" w:rsidRDefault="00CB53E3">
      <w:pPr>
        <w:spacing w:after="0" w:line="360" w:lineRule="auto"/>
        <w:jc w:val="both"/>
        <w:rPr>
          <w:rFonts w:ascii="Times New Roman" w:eastAsia="Times New Roman" w:hAnsi="Times New Roman" w:cs="Times New Roman"/>
          <w:sz w:val="24"/>
          <w:szCs w:val="24"/>
        </w:rPr>
      </w:pPr>
    </w:p>
    <w:p w14:paraId="0000026B" w14:textId="77777777" w:rsidR="00CB53E3" w:rsidRDefault="00CB53E3">
      <w:pPr>
        <w:spacing w:after="0" w:line="360" w:lineRule="auto"/>
        <w:jc w:val="both"/>
        <w:rPr>
          <w:rFonts w:ascii="Times New Roman" w:eastAsia="Times New Roman" w:hAnsi="Times New Roman" w:cs="Times New Roman"/>
          <w:sz w:val="24"/>
          <w:szCs w:val="24"/>
        </w:rPr>
      </w:pPr>
    </w:p>
    <w:p w14:paraId="0000026C" w14:textId="77777777" w:rsidR="00CB53E3" w:rsidRDefault="00CB53E3">
      <w:pPr>
        <w:spacing w:after="0" w:line="360" w:lineRule="auto"/>
        <w:jc w:val="both"/>
        <w:rPr>
          <w:rFonts w:ascii="Times New Roman" w:eastAsia="Times New Roman" w:hAnsi="Times New Roman" w:cs="Times New Roman"/>
          <w:sz w:val="24"/>
          <w:szCs w:val="24"/>
        </w:rPr>
      </w:pPr>
    </w:p>
    <w:p w14:paraId="0000026D"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Arduino Nano bir B tipi mini USB kablosu ile bilgisayar bağlanarak çalıştırılabilir ya da harici bir güç kaynağından beslenebilir. Arduino Nano'da bulunan 14 tane dijital giriş / çıkış pininin tamamı, pinMode (), digitalWrite() ve dig</w:t>
      </w:r>
      <w:r>
        <w:rPr>
          <w:rFonts w:ascii="Times New Roman" w:eastAsia="Times New Roman" w:hAnsi="Times New Roman" w:cs="Times New Roman"/>
          <w:sz w:val="24"/>
          <w:szCs w:val="24"/>
        </w:rPr>
        <w:t>italRead() fonksiyonları ile giriş ya da çıkış olarak kullanılabilir. Bu pinler 5 V ile çalışır. Her pin maksimum 40 mA çekebilir ya da sağlayabilir ve 20-50KOhm dahili pull- up dirençleri vardır. Ayrıca bazı pinlerin özel fonksiyonları vardır. Arduino Nan</w:t>
      </w:r>
      <w:r>
        <w:rPr>
          <w:rFonts w:ascii="Times New Roman" w:eastAsia="Times New Roman" w:hAnsi="Times New Roman" w:cs="Times New Roman"/>
          <w:sz w:val="24"/>
          <w:szCs w:val="24"/>
        </w:rPr>
        <w:t>o bir bilgisayar ile, başka bir Arduino ile ya da diğer mikrodenetleyiciler ile haberleşme için çeşitli imkanlar sunmaktadır. ATmega328p ve ATmega168 mikrodenetleyicileri, RX ve TX pinlerinden erişilebilen UART TTL (5V) seri haberleşmeyi destekler. Kart üz</w:t>
      </w:r>
      <w:r>
        <w:rPr>
          <w:rFonts w:ascii="Times New Roman" w:eastAsia="Times New Roman" w:hAnsi="Times New Roman" w:cs="Times New Roman"/>
          <w:sz w:val="24"/>
          <w:szCs w:val="24"/>
        </w:rPr>
        <w:t>erindeki bir FTDI FT232RL seri haberleşmeyi USB üzerinden kanalize eder ve FTDI sürücüleri ile bilgisayardaki yazılıma sanal bir com portu olarak görünür. Kart üzerindeki RX ve TX ledleri FTDI çipi üzerinden USB den seri çipe ve USB den bilgisayara veri gi</w:t>
      </w:r>
      <w:r>
        <w:rPr>
          <w:rFonts w:ascii="Times New Roman" w:eastAsia="Times New Roman" w:hAnsi="Times New Roman" w:cs="Times New Roman"/>
          <w:sz w:val="24"/>
          <w:szCs w:val="24"/>
        </w:rPr>
        <w:t>derken yanıp söner.</w:t>
      </w:r>
      <w:r>
        <w:rPr>
          <w:rFonts w:ascii="Times New Roman" w:eastAsia="Times New Roman" w:hAnsi="Times New Roman" w:cs="Times New Roman"/>
          <w:b/>
          <w:sz w:val="28"/>
          <w:szCs w:val="28"/>
        </w:rPr>
        <w:t xml:space="preserve"> </w:t>
      </w:r>
      <w:r>
        <w:rPr>
          <w:rFonts w:ascii="Times New Roman" w:eastAsia="Times New Roman" w:hAnsi="Times New Roman" w:cs="Times New Roman"/>
          <w:color w:val="000000"/>
          <w:sz w:val="24"/>
          <w:szCs w:val="24"/>
          <w:highlight w:val="white"/>
        </w:rPr>
        <w:t>Atmega; yüksek performanslı, düşük güç tüketimine sahip 8 bitlik bir mikrodenetleyicidir. Değişik boyutlarda SRAM, EEPROM ve FLASH belleğe sahiptir. FLASH belleğe 10000 defa yazma/okuma yapılabilmektedir.</w:t>
      </w:r>
      <w:r>
        <w:rPr>
          <w:rFonts w:ascii="Times New Roman" w:eastAsia="Times New Roman" w:hAnsi="Times New Roman" w:cs="Times New Roman"/>
          <w:color w:val="000000"/>
          <w:sz w:val="24"/>
          <w:szCs w:val="24"/>
        </w:rPr>
        <w:t xml:space="preserve"> Yüksek performanslı, düşük güç </w:t>
      </w:r>
      <w:r>
        <w:rPr>
          <w:rFonts w:ascii="Times New Roman" w:eastAsia="Times New Roman" w:hAnsi="Times New Roman" w:cs="Times New Roman"/>
          <w:color w:val="000000"/>
          <w:sz w:val="24"/>
          <w:szCs w:val="24"/>
        </w:rPr>
        <w:t>tüketimli 8 bitlik RISC işlemciye sahiptir.</w:t>
      </w:r>
    </w:p>
    <w:p w14:paraId="0000026E" w14:textId="77777777" w:rsidR="00CB53E3" w:rsidRDefault="00CB53E3">
      <w:pPr>
        <w:spacing w:after="0" w:line="360" w:lineRule="auto"/>
        <w:rPr>
          <w:rFonts w:ascii="Times New Roman" w:eastAsia="Times New Roman" w:hAnsi="Times New Roman" w:cs="Times New Roman"/>
          <w:b/>
          <w:sz w:val="28"/>
          <w:szCs w:val="28"/>
        </w:rPr>
      </w:pPr>
    </w:p>
    <w:p w14:paraId="0000026F" w14:textId="77777777" w:rsidR="00CB53E3" w:rsidRDefault="00CB53E3">
      <w:pPr>
        <w:spacing w:after="0" w:line="360" w:lineRule="auto"/>
        <w:jc w:val="both"/>
        <w:rPr>
          <w:rFonts w:ascii="Times New Roman" w:eastAsia="Times New Roman" w:hAnsi="Times New Roman" w:cs="Times New Roman"/>
          <w:sz w:val="24"/>
          <w:szCs w:val="24"/>
        </w:rPr>
      </w:pPr>
    </w:p>
    <w:p w14:paraId="00000270"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Arduino; bir Giriş /Çıkış kartından ve açık kaynaklı bir donanım teknolojisinden oluşan bir fiziksel programlama platformu olarak adlandırılır. Arduino birçok ihtiyaca yönelik farklı kullanım alanlarına</w:t>
      </w:r>
      <w:r>
        <w:rPr>
          <w:rFonts w:ascii="Times New Roman" w:eastAsia="Times New Roman" w:hAnsi="Times New Roman" w:cs="Times New Roman"/>
          <w:sz w:val="24"/>
          <w:szCs w:val="24"/>
        </w:rPr>
        <w:t xml:space="preserve"> göre çeşitli modellere sahiptir. Arduino-IDE geliştirme ortamında basitleştirilmiş C tabanlı programlama dili ile programlanabilir. Yazılım geliştirme ortamı olan Arduino IDE Windows, Macintosh OSX ve Linux işletim sistemi gibi pek çok platformda kullanıl</w:t>
      </w:r>
      <w:r>
        <w:rPr>
          <w:rFonts w:ascii="Times New Roman" w:eastAsia="Times New Roman" w:hAnsi="Times New Roman" w:cs="Times New Roman"/>
          <w:sz w:val="24"/>
          <w:szCs w:val="24"/>
        </w:rPr>
        <w:t xml:space="preserve">abilmektedir. </w:t>
      </w:r>
    </w:p>
    <w:p w14:paraId="00000271" w14:textId="77777777" w:rsidR="00CB53E3" w:rsidRDefault="00CB53E3">
      <w:pPr>
        <w:spacing w:after="0" w:line="360" w:lineRule="auto"/>
        <w:jc w:val="both"/>
        <w:rPr>
          <w:rFonts w:ascii="Times New Roman" w:eastAsia="Times New Roman" w:hAnsi="Times New Roman" w:cs="Times New Roman"/>
          <w:sz w:val="24"/>
          <w:szCs w:val="24"/>
        </w:rPr>
      </w:pPr>
    </w:p>
    <w:p w14:paraId="00000272"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Arduino</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rPr>
        <w:t>kullanarak çeşitli sensörlerden gelen sinyalleri okuyabilir, ışık yakıp söndürebilir, motor çalıştırabilir;mkısacası aklımıza gelebilecek tüm elektronik uygulamalar yapılabilmektedir. Kendi üzerinde iletişim yapabilmesi için birçok port, giriş ve çıkış pin</w:t>
      </w:r>
      <w:r>
        <w:rPr>
          <w:rFonts w:ascii="Times New Roman" w:eastAsia="Times New Roman" w:hAnsi="Times New Roman" w:cs="Times New Roman"/>
          <w:sz w:val="24"/>
          <w:szCs w:val="24"/>
        </w:rPr>
        <w:t>lerine sahiptir. Arduino mikrodenetleyici kartları bilgisayardan kontrol edilebilmektedir, bu sayede yazılım kullanılarak programlanabilmektedir. Arduino üzerinde dijital ve analog türde olmak üzere iki farklı pin girişleri bulunmaktadır. Bu sayede, bu pin</w:t>
      </w:r>
      <w:r>
        <w:rPr>
          <w:rFonts w:ascii="Times New Roman" w:eastAsia="Times New Roman" w:hAnsi="Times New Roman" w:cs="Times New Roman"/>
          <w:sz w:val="24"/>
          <w:szCs w:val="24"/>
        </w:rPr>
        <w:t xml:space="preserve">ler ile istenilen sinyaller kolaylıkla işlenebilmektedir. Şekil3. ‘de Arduino Nano pin bağlantıları verimiştir.Bu özelliklerden </w:t>
      </w:r>
      <w:r>
        <w:rPr>
          <w:rFonts w:ascii="Times New Roman" w:eastAsia="Times New Roman" w:hAnsi="Times New Roman" w:cs="Times New Roman"/>
          <w:sz w:val="24"/>
          <w:szCs w:val="24"/>
        </w:rPr>
        <w:lastRenderedPageBreak/>
        <w:t>yararlanılarak Arduino ile park sensörleri yapılabilir, eng</w:t>
      </w:r>
      <w:r>
        <w:rPr>
          <w:rFonts w:ascii="Times New Roman" w:eastAsia="Times New Roman" w:hAnsi="Times New Roman" w:cs="Times New Roman"/>
          <w:b/>
          <w:sz w:val="28"/>
          <w:szCs w:val="28"/>
          <w:highlight w:val="white"/>
        </w:rPr>
        <w:t xml:space="preserve"> </w:t>
      </w:r>
      <w:hyperlink r:id="rId79">
        <w:r>
          <w:rPr>
            <w:color w:val="000000"/>
            <w:sz w:val="24"/>
            <w:szCs w:val="24"/>
          </w:rPr>
          <w:t>Arduino</w:t>
        </w:r>
      </w:hyperlink>
      <w:r>
        <w:rPr>
          <w:rFonts w:ascii="Times New Roman" w:eastAsia="Times New Roman" w:hAnsi="Times New Roman" w:cs="Times New Roman"/>
          <w:sz w:val="24"/>
          <w:szCs w:val="24"/>
        </w:rPr>
        <w:t>elden kaçan araçlar geliştirilebilir. Arduino iletişim aracı olarakda kullanılabilmektedir. Buna bağlı olarak wi-fi shield vb. shieldler ile kablosuz iletişim kurup, uzaktan kontrol gerçekleştirebilir ve bu bağlantılar yö</w:t>
      </w:r>
      <w:r>
        <w:rPr>
          <w:rFonts w:ascii="Times New Roman" w:eastAsia="Times New Roman" w:hAnsi="Times New Roman" w:cs="Times New Roman"/>
          <w:sz w:val="24"/>
          <w:szCs w:val="24"/>
        </w:rPr>
        <w:t>netilebilir.Akıllı ev sistemlerimde, ışıklandırma sistemlerine, güvenlik sistemlerine ve daha birçok farklı sisteme dahil edilebilir.</w:t>
      </w:r>
    </w:p>
    <w:p w14:paraId="00000273"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274" w14:textId="77777777" w:rsidR="00CB53E3" w:rsidRDefault="00CB53E3">
      <w:pPr>
        <w:spacing w:line="360" w:lineRule="auto"/>
        <w:jc w:val="center"/>
        <w:rPr>
          <w:rFonts w:ascii="Times New Roman" w:eastAsia="Times New Roman" w:hAnsi="Times New Roman" w:cs="Times New Roman"/>
          <w:b/>
          <w:sz w:val="28"/>
          <w:szCs w:val="28"/>
        </w:rPr>
      </w:pPr>
    </w:p>
    <w:p w14:paraId="00000275" w14:textId="77777777" w:rsidR="00CB53E3" w:rsidRDefault="00CB53E3">
      <w:pPr>
        <w:shd w:val="clear" w:color="auto" w:fill="FFFFFF"/>
        <w:spacing w:after="0" w:line="240" w:lineRule="auto"/>
        <w:jc w:val="center"/>
        <w:rPr>
          <w:rFonts w:ascii="Times New Roman" w:eastAsia="Times New Roman" w:hAnsi="Times New Roman" w:cs="Times New Roman"/>
          <w:sz w:val="24"/>
          <w:szCs w:val="24"/>
        </w:rPr>
      </w:pPr>
    </w:p>
    <w:p w14:paraId="00000276" w14:textId="77777777" w:rsidR="00CB53E3" w:rsidRDefault="00CB53E3">
      <w:pPr>
        <w:shd w:val="clear" w:color="auto" w:fill="FFFFFF"/>
        <w:spacing w:after="0" w:line="240" w:lineRule="auto"/>
        <w:jc w:val="center"/>
        <w:rPr>
          <w:rFonts w:ascii="Times New Roman" w:eastAsia="Times New Roman" w:hAnsi="Times New Roman" w:cs="Times New Roman"/>
          <w:sz w:val="24"/>
          <w:szCs w:val="24"/>
        </w:rPr>
      </w:pPr>
    </w:p>
    <w:p w14:paraId="00000277" w14:textId="77777777" w:rsidR="00CB53E3" w:rsidRDefault="00CB53E3">
      <w:pPr>
        <w:shd w:val="clear" w:color="auto" w:fill="FFFFFF"/>
        <w:spacing w:after="0" w:line="240" w:lineRule="auto"/>
        <w:jc w:val="center"/>
        <w:rPr>
          <w:rFonts w:ascii="Times New Roman" w:eastAsia="Times New Roman" w:hAnsi="Times New Roman" w:cs="Times New Roman"/>
          <w:sz w:val="24"/>
          <w:szCs w:val="24"/>
        </w:rPr>
      </w:pPr>
    </w:p>
    <w:p w14:paraId="00000278" w14:textId="77777777" w:rsidR="00CB53E3" w:rsidRDefault="00CB53E3">
      <w:pPr>
        <w:shd w:val="clear" w:color="auto" w:fill="FFFFFF"/>
        <w:spacing w:after="0" w:line="240" w:lineRule="auto"/>
        <w:jc w:val="center"/>
        <w:rPr>
          <w:rFonts w:ascii="Times New Roman" w:eastAsia="Times New Roman" w:hAnsi="Times New Roman" w:cs="Times New Roman"/>
          <w:sz w:val="24"/>
          <w:szCs w:val="24"/>
        </w:rPr>
      </w:pPr>
    </w:p>
    <w:p w14:paraId="00000279" w14:textId="77777777" w:rsidR="00CB53E3" w:rsidRDefault="00CB53E3">
      <w:pPr>
        <w:shd w:val="clear" w:color="auto" w:fill="FFFFFF"/>
        <w:spacing w:after="0" w:line="240" w:lineRule="auto"/>
        <w:jc w:val="center"/>
        <w:rPr>
          <w:rFonts w:ascii="Times New Roman" w:eastAsia="Times New Roman" w:hAnsi="Times New Roman" w:cs="Times New Roman"/>
          <w:sz w:val="24"/>
          <w:szCs w:val="24"/>
        </w:rPr>
      </w:pPr>
    </w:p>
    <w:p w14:paraId="0000027A" w14:textId="77777777" w:rsidR="00CB53E3" w:rsidRDefault="00CB53E3">
      <w:pPr>
        <w:shd w:val="clear" w:color="auto" w:fill="FFFFFF"/>
        <w:spacing w:after="0" w:line="240" w:lineRule="auto"/>
        <w:jc w:val="center"/>
        <w:rPr>
          <w:rFonts w:ascii="Times New Roman" w:eastAsia="Times New Roman" w:hAnsi="Times New Roman" w:cs="Times New Roman"/>
          <w:sz w:val="24"/>
          <w:szCs w:val="24"/>
        </w:rPr>
      </w:pPr>
    </w:p>
    <w:p w14:paraId="0000027B" w14:textId="77777777" w:rsidR="00CB53E3" w:rsidRDefault="00CB53E3">
      <w:pPr>
        <w:spacing w:after="0" w:line="240" w:lineRule="auto"/>
        <w:jc w:val="both"/>
        <w:rPr>
          <w:rFonts w:ascii="Times New Roman" w:eastAsia="Times New Roman" w:hAnsi="Times New Roman" w:cs="Times New Roman"/>
          <w:sz w:val="24"/>
          <w:szCs w:val="24"/>
        </w:rPr>
      </w:pPr>
    </w:p>
    <w:p w14:paraId="0000027C" w14:textId="77777777" w:rsidR="00CB53E3" w:rsidRDefault="00CB53E3">
      <w:pPr>
        <w:spacing w:after="0" w:line="240" w:lineRule="auto"/>
        <w:jc w:val="both"/>
        <w:rPr>
          <w:rFonts w:ascii="Times New Roman" w:eastAsia="Times New Roman" w:hAnsi="Times New Roman" w:cs="Times New Roman"/>
          <w:sz w:val="24"/>
          <w:szCs w:val="24"/>
        </w:rPr>
      </w:pPr>
    </w:p>
    <w:p w14:paraId="0000027D" w14:textId="77777777" w:rsidR="00CB53E3" w:rsidRDefault="00AE6A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1AB772" wp14:editId="5AFC642F">
            <wp:extent cx="5976993" cy="4229091"/>
            <wp:effectExtent l="0" t="0" r="0" b="0"/>
            <wp:docPr id="28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0"/>
                    <a:srcRect/>
                    <a:stretch>
                      <a:fillRect/>
                    </a:stretch>
                  </pic:blipFill>
                  <pic:spPr>
                    <a:xfrm>
                      <a:off x="0" y="0"/>
                      <a:ext cx="5976993" cy="4229091"/>
                    </a:xfrm>
                    <a:prstGeom prst="rect">
                      <a:avLst/>
                    </a:prstGeom>
                    <a:ln/>
                  </pic:spPr>
                </pic:pic>
              </a:graphicData>
            </a:graphic>
          </wp:inline>
        </w:drawing>
      </w:r>
    </w:p>
    <w:p w14:paraId="0000027E" w14:textId="77777777" w:rsidR="00CB53E3" w:rsidRDefault="00CB53E3">
      <w:pPr>
        <w:spacing w:after="0" w:line="240" w:lineRule="auto"/>
        <w:rPr>
          <w:rFonts w:ascii="Times New Roman" w:eastAsia="Times New Roman" w:hAnsi="Times New Roman" w:cs="Times New Roman"/>
          <w:sz w:val="24"/>
          <w:szCs w:val="24"/>
        </w:rPr>
      </w:pPr>
    </w:p>
    <w:p w14:paraId="0000027F" w14:textId="77777777" w:rsidR="00CB53E3" w:rsidRDefault="00AE6A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3.11 Arduino Nano Pin Yapısı</w:t>
      </w:r>
    </w:p>
    <w:p w14:paraId="00000280" w14:textId="77777777" w:rsidR="00CB53E3" w:rsidRDefault="00CB53E3">
      <w:pPr>
        <w:rPr>
          <w:rFonts w:ascii="Times New Roman" w:eastAsia="Times New Roman" w:hAnsi="Times New Roman" w:cs="Times New Roman"/>
          <w:b/>
          <w:sz w:val="28"/>
          <w:szCs w:val="28"/>
        </w:rPr>
      </w:pPr>
    </w:p>
    <w:p w14:paraId="00000281" w14:textId="77777777" w:rsidR="00CB53E3" w:rsidRDefault="00CB53E3">
      <w:pPr>
        <w:rPr>
          <w:rFonts w:ascii="Times New Roman" w:eastAsia="Times New Roman" w:hAnsi="Times New Roman" w:cs="Times New Roman"/>
          <w:b/>
          <w:sz w:val="28"/>
          <w:szCs w:val="28"/>
        </w:rPr>
      </w:pPr>
    </w:p>
    <w:p w14:paraId="00000282" w14:textId="77777777" w:rsidR="00CB53E3" w:rsidRDefault="00CB53E3">
      <w:pPr>
        <w:rPr>
          <w:rFonts w:ascii="Times New Roman" w:eastAsia="Times New Roman" w:hAnsi="Times New Roman" w:cs="Times New Roman"/>
          <w:b/>
          <w:sz w:val="28"/>
          <w:szCs w:val="28"/>
        </w:rPr>
      </w:pPr>
    </w:p>
    <w:p w14:paraId="00000283" w14:textId="77777777" w:rsidR="00CB53E3" w:rsidRDefault="00CB53E3">
      <w:pPr>
        <w:ind w:left="708"/>
        <w:rPr>
          <w:rFonts w:ascii="Times New Roman" w:eastAsia="Times New Roman" w:hAnsi="Times New Roman" w:cs="Times New Roman"/>
          <w:b/>
          <w:sz w:val="28"/>
          <w:szCs w:val="28"/>
        </w:rPr>
      </w:pPr>
    </w:p>
    <w:p w14:paraId="00000284" w14:textId="77777777" w:rsidR="00CB53E3" w:rsidRDefault="00AE6A6D">
      <w:pPr>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3.2.5 Motor Sürücü Devresi</w:t>
      </w:r>
    </w:p>
    <w:p w14:paraId="00000285" w14:textId="77777777" w:rsidR="00CB53E3" w:rsidRDefault="00CB53E3">
      <w:pPr>
        <w:spacing w:after="0" w:line="360" w:lineRule="auto"/>
        <w:rPr>
          <w:rFonts w:ascii="Times New Roman" w:eastAsia="Times New Roman" w:hAnsi="Times New Roman" w:cs="Times New Roman"/>
          <w:b/>
          <w:sz w:val="28"/>
          <w:szCs w:val="28"/>
        </w:rPr>
      </w:pPr>
    </w:p>
    <w:p w14:paraId="00000286"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 çalışmada sensörlerden gelen verileri motorlara iletmek ve motorların kontrolü için motor sürücü devresine ihtiyaç duyulmuştur. Bu kapsamda kullanım ve gereksinimleri karşılayabilmesinden dolayı L293D motor sürücü devresi tercih edilmiştir.</w:t>
      </w:r>
      <w:r>
        <w:rPr>
          <w:rFonts w:ascii="Times New Roman" w:eastAsia="Times New Roman" w:hAnsi="Times New Roman" w:cs="Times New Roman"/>
          <w:b/>
          <w:color w:val="080E14"/>
          <w:sz w:val="24"/>
          <w:szCs w:val="24"/>
          <w:highlight w:val="white"/>
        </w:rPr>
        <w:t xml:space="preserve"> </w:t>
      </w:r>
      <w:r>
        <w:rPr>
          <w:rFonts w:ascii="Times New Roman" w:eastAsia="Times New Roman" w:hAnsi="Times New Roman" w:cs="Times New Roman"/>
          <w:color w:val="000000"/>
          <w:sz w:val="24"/>
          <w:szCs w:val="24"/>
        </w:rPr>
        <w:t>L29</w:t>
      </w:r>
      <w:r>
        <w:rPr>
          <w:rFonts w:ascii="Times New Roman" w:eastAsia="Times New Roman" w:hAnsi="Times New Roman" w:cs="Times New Roman"/>
          <w:color w:val="000000"/>
          <w:sz w:val="24"/>
          <w:szCs w:val="24"/>
        </w:rPr>
        <w:t>3D motor sürücü devleri içlerinde iki adet H köprüsü barındıran 16 bacaklı motor sürücü devrelerdir. Genellikle DC motor kontrolünde tercih edilen motor sürücü entegreler olan L293D ile iki motor birbirinden bağımsız olarak çift yönlü kontrol edilebilmekte</w:t>
      </w:r>
      <w:r>
        <w:rPr>
          <w:rFonts w:ascii="Times New Roman" w:eastAsia="Times New Roman" w:hAnsi="Times New Roman" w:cs="Times New Roman"/>
          <w:color w:val="000000"/>
          <w:sz w:val="24"/>
          <w:szCs w:val="24"/>
        </w:rPr>
        <w:t xml:space="preserve">dir. Ayrıca L293D motor sürücü devreler ile PWM kontrolü de yapılabilmektedir. </w:t>
      </w:r>
      <w:r>
        <w:rPr>
          <w:rFonts w:ascii="Times New Roman" w:eastAsia="Times New Roman" w:hAnsi="Times New Roman" w:cs="Times New Roman"/>
          <w:color w:val="080E14"/>
          <w:sz w:val="24"/>
          <w:szCs w:val="24"/>
          <w:highlight w:val="white"/>
        </w:rPr>
        <w:t>L293D motor sürücü devresi en çok kullanılan çeşitlerindendir. Kart üzerinde dört adet DC motor çıkışı, iki adet bipolar step motor ve bunlara ek olarak iki adet servo motor sür</w:t>
      </w:r>
      <w:r>
        <w:rPr>
          <w:rFonts w:ascii="Times New Roman" w:eastAsia="Times New Roman" w:hAnsi="Times New Roman" w:cs="Times New Roman"/>
          <w:color w:val="080E14"/>
          <w:sz w:val="24"/>
          <w:szCs w:val="24"/>
          <w:highlight w:val="white"/>
        </w:rPr>
        <w:t>mek için çıkış vardır.</w:t>
      </w:r>
      <w:r>
        <w:rPr>
          <w:rFonts w:ascii="Times New Roman" w:eastAsia="Times New Roman" w:hAnsi="Times New Roman" w:cs="Times New Roman"/>
          <w:color w:val="000000"/>
          <w:sz w:val="24"/>
          <w:szCs w:val="24"/>
          <w:highlight w:val="white"/>
        </w:rPr>
        <w:t xml:space="preserve"> Kart üzerinde iki adet L293D motor sürücü devresi mevcuttur. Yani 0.6A ile dört ayrı DC motor veya 0.6A ile iki ayrı step motor sürülebilir. Motorların hız ve yönlerini birbirinden bağımsız olarak kontrol edilebilmektedir</w:t>
      </w:r>
      <w:r>
        <w:rPr>
          <w:rFonts w:ascii="Times New Roman" w:eastAsia="Times New Roman" w:hAnsi="Times New Roman" w:cs="Times New Roman"/>
          <w:sz w:val="24"/>
          <w:szCs w:val="24"/>
        </w:rPr>
        <w:t>.[13]</w:t>
      </w:r>
    </w:p>
    <w:p w14:paraId="00000287" w14:textId="77777777" w:rsidR="00CB53E3" w:rsidRDefault="00CB53E3">
      <w:pPr>
        <w:spacing w:after="0" w:line="360" w:lineRule="auto"/>
        <w:rPr>
          <w:rFonts w:ascii="Times New Roman" w:eastAsia="Times New Roman" w:hAnsi="Times New Roman" w:cs="Times New Roman"/>
          <w:b/>
          <w:sz w:val="28"/>
          <w:szCs w:val="28"/>
        </w:rPr>
      </w:pPr>
    </w:p>
    <w:p w14:paraId="00000288" w14:textId="77777777" w:rsidR="00CB53E3" w:rsidRDefault="00AE6A6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4"/>
          <w:szCs w:val="24"/>
          <w:highlight w:val="white"/>
        </w:rPr>
        <w:t>Motor sürücüsü asenkron motorların hızını ve frekansını değiştirerek ayarlayan bir devredir. Asenkron motorun ortaya çıkışından bu yana, değişken frekanslı çalışma, her zaman bir gereksinim olmuştur. Bir asenkron motorun dönüş hızını değiştirmek için</w:t>
      </w:r>
      <w:r>
        <w:rPr>
          <w:rFonts w:ascii="Times New Roman" w:eastAsia="Times New Roman" w:hAnsi="Times New Roman" w:cs="Times New Roman"/>
          <w:color w:val="000000"/>
          <w:sz w:val="24"/>
          <w:szCs w:val="24"/>
          <w:highlight w:val="white"/>
        </w:rPr>
        <w:t xml:space="preserve"> çıkış frekansını değiştirmek yeterlidir. Bir başka deyişle frekans konvertörü olan motor sürücüsü bu işi yapmaktadır.</w:t>
      </w:r>
      <w:r>
        <w:rPr>
          <w:rFonts w:ascii="Arial" w:eastAsia="Arial" w:hAnsi="Arial" w:cs="Arial"/>
          <w:color w:val="4A4A4A"/>
          <w:sz w:val="24"/>
          <w:szCs w:val="24"/>
          <w:highlight w:val="white"/>
        </w:rPr>
        <w:t xml:space="preserve"> </w:t>
      </w:r>
    </w:p>
    <w:p w14:paraId="00000289" w14:textId="77777777" w:rsidR="00CB53E3" w:rsidRDefault="00CB53E3">
      <w:pPr>
        <w:spacing w:after="0" w:line="360" w:lineRule="auto"/>
        <w:rPr>
          <w:rFonts w:ascii="Times New Roman" w:eastAsia="Times New Roman" w:hAnsi="Times New Roman" w:cs="Times New Roman"/>
          <w:color w:val="000000"/>
          <w:sz w:val="24"/>
          <w:szCs w:val="24"/>
          <w:highlight w:val="white"/>
        </w:rPr>
      </w:pPr>
    </w:p>
    <w:p w14:paraId="0000028A"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Mikrodenetleyicilerin çıkışları DC motorları veya step motorları direkt olarak kontrol edebilmek için yetersiz olduğundan motor </w:t>
      </w:r>
      <w:r>
        <w:rPr>
          <w:rFonts w:ascii="Times New Roman" w:eastAsia="Times New Roman" w:hAnsi="Times New Roman" w:cs="Times New Roman"/>
          <w:sz w:val="24"/>
          <w:szCs w:val="24"/>
        </w:rPr>
        <w:t>sürücü devreler kullanılmaktadır. Motor sürücü devreler ile mikrodenetleyicilerin çıkışlarından alınan sinyaller, yükseltilerek motorların kontrolü sağlanır. Motor sürücü devreler transistörler kullanılarak H köprüsü ve benzeri şekillerde hazırlanabilir. A</w:t>
      </w:r>
      <w:r>
        <w:rPr>
          <w:rFonts w:ascii="Times New Roman" w:eastAsia="Times New Roman" w:hAnsi="Times New Roman" w:cs="Times New Roman"/>
          <w:sz w:val="24"/>
          <w:szCs w:val="24"/>
        </w:rPr>
        <w:t>ncak genellikle kullanım ve kolaylık açısından motor sürücü devreler tercih edilmektedir.</w:t>
      </w:r>
    </w:p>
    <w:p w14:paraId="0000028B" w14:textId="77777777" w:rsidR="00CB53E3" w:rsidRDefault="00CB53E3">
      <w:pPr>
        <w:spacing w:after="0" w:line="360" w:lineRule="auto"/>
        <w:rPr>
          <w:rFonts w:ascii="Times New Roman" w:eastAsia="Times New Roman" w:hAnsi="Times New Roman" w:cs="Times New Roman"/>
          <w:sz w:val="24"/>
          <w:szCs w:val="24"/>
        </w:rPr>
      </w:pPr>
    </w:p>
    <w:p w14:paraId="0000028C"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Robotikte en sık kullanılan motor sürücü devreler; DC motor kontrolleri için L293D, L293B, L298 motor sürücü entegrelerdir. Motor sürücü devre seçiminde t</w:t>
      </w:r>
      <w:r>
        <w:rPr>
          <w:rFonts w:ascii="Times New Roman" w:eastAsia="Times New Roman" w:hAnsi="Times New Roman" w:cs="Times New Roman"/>
          <w:sz w:val="24"/>
          <w:szCs w:val="24"/>
        </w:rPr>
        <w:t xml:space="preserve">emel özellik sürücü </w:t>
      </w:r>
      <w:r>
        <w:rPr>
          <w:rFonts w:ascii="Times New Roman" w:eastAsia="Times New Roman" w:hAnsi="Times New Roman" w:cs="Times New Roman"/>
          <w:sz w:val="24"/>
          <w:szCs w:val="24"/>
        </w:rPr>
        <w:lastRenderedPageBreak/>
        <w:t>devrenin kullanım voltajı ve akım sınırı gibi özellikleridir. Şekil 3. ‘de L293D motor sürücüsünün pin yapısı verilmiştir. [14]</w:t>
      </w:r>
    </w:p>
    <w:p w14:paraId="0000028D" w14:textId="77777777" w:rsidR="00CB53E3" w:rsidRDefault="00CB53E3">
      <w:pPr>
        <w:spacing w:after="0" w:line="360" w:lineRule="auto"/>
        <w:jc w:val="both"/>
        <w:rPr>
          <w:rFonts w:ascii="Times New Roman" w:eastAsia="Times New Roman" w:hAnsi="Times New Roman" w:cs="Times New Roman"/>
          <w:sz w:val="24"/>
          <w:szCs w:val="24"/>
        </w:rPr>
      </w:pPr>
    </w:p>
    <w:p w14:paraId="0000028E" w14:textId="77777777" w:rsidR="00CB53E3" w:rsidRDefault="00CB53E3">
      <w:pPr>
        <w:spacing w:after="0" w:line="360" w:lineRule="auto"/>
        <w:jc w:val="both"/>
        <w:rPr>
          <w:rFonts w:ascii="Times New Roman" w:eastAsia="Times New Roman" w:hAnsi="Times New Roman" w:cs="Times New Roman"/>
          <w:sz w:val="24"/>
          <w:szCs w:val="24"/>
        </w:rPr>
      </w:pPr>
    </w:p>
    <w:p w14:paraId="0000028F" w14:textId="77777777" w:rsidR="00CB53E3" w:rsidRDefault="00AE6A6D">
      <w:pPr>
        <w:shd w:val="clear" w:color="auto" w:fill="FFFFFF"/>
        <w:spacing w:after="0" w:line="360" w:lineRule="auto"/>
        <w:jc w:val="both"/>
        <w:rPr>
          <w:rFonts w:ascii="Open Sans" w:eastAsia="Open Sans" w:hAnsi="Open Sans" w:cs="Open Sans"/>
          <w:color w:val="000000"/>
          <w:sz w:val="20"/>
          <w:szCs w:val="20"/>
        </w:rPr>
      </w:pPr>
      <w:r>
        <w:rPr>
          <w:rFonts w:ascii="Arial" w:eastAsia="Arial" w:hAnsi="Arial" w:cs="Arial"/>
          <w:color w:val="333333"/>
          <w:sz w:val="24"/>
          <w:szCs w:val="24"/>
        </w:rPr>
        <w:t> </w:t>
      </w:r>
    </w:p>
    <w:p w14:paraId="00000290" w14:textId="77777777" w:rsidR="00CB53E3" w:rsidRDefault="00AE6A6D">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noProof/>
          <w:sz w:val="28"/>
          <w:szCs w:val="28"/>
        </w:rPr>
        <w:drawing>
          <wp:inline distT="0" distB="0" distL="0" distR="0" wp14:anchorId="1F9C3BC3" wp14:editId="47AD75C4">
            <wp:extent cx="3848567" cy="2748915"/>
            <wp:effectExtent l="0" t="0" r="0" b="0"/>
            <wp:docPr id="281"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81"/>
                    <a:srcRect/>
                    <a:stretch>
                      <a:fillRect/>
                    </a:stretch>
                  </pic:blipFill>
                  <pic:spPr>
                    <a:xfrm>
                      <a:off x="0" y="0"/>
                      <a:ext cx="3848567" cy="2748915"/>
                    </a:xfrm>
                    <a:prstGeom prst="rect">
                      <a:avLst/>
                    </a:prstGeom>
                    <a:ln/>
                  </pic:spPr>
                </pic:pic>
              </a:graphicData>
            </a:graphic>
          </wp:inline>
        </w:drawing>
      </w:r>
    </w:p>
    <w:p w14:paraId="00000291" w14:textId="77777777" w:rsidR="00CB53E3" w:rsidRDefault="00CB53E3">
      <w:pPr>
        <w:spacing w:after="0" w:line="240" w:lineRule="auto"/>
        <w:jc w:val="center"/>
        <w:rPr>
          <w:rFonts w:ascii="Times New Roman" w:eastAsia="Times New Roman" w:hAnsi="Times New Roman" w:cs="Times New Roman"/>
        </w:rPr>
      </w:pPr>
    </w:p>
    <w:p w14:paraId="00000292" w14:textId="77777777" w:rsidR="00CB53E3" w:rsidRDefault="00AE6A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3.12 L293D Motor Sürücü Pin yapısı</w:t>
      </w:r>
    </w:p>
    <w:p w14:paraId="00000293" w14:textId="77777777" w:rsidR="00CB53E3" w:rsidRDefault="00CB53E3">
      <w:pPr>
        <w:spacing w:after="0" w:line="360" w:lineRule="auto"/>
        <w:rPr>
          <w:rFonts w:ascii="Times New Roman" w:eastAsia="Times New Roman" w:hAnsi="Times New Roman" w:cs="Times New Roman"/>
        </w:rPr>
      </w:pPr>
    </w:p>
    <w:p w14:paraId="00000294" w14:textId="77777777" w:rsidR="00CB53E3" w:rsidRDefault="00CB53E3">
      <w:pPr>
        <w:spacing w:after="0" w:line="360" w:lineRule="auto"/>
        <w:jc w:val="both"/>
        <w:rPr>
          <w:rFonts w:ascii="Times New Roman" w:eastAsia="Times New Roman" w:hAnsi="Times New Roman" w:cs="Times New Roman"/>
        </w:rPr>
      </w:pPr>
    </w:p>
    <w:p w14:paraId="00000295" w14:textId="77777777" w:rsidR="00CB53E3" w:rsidRDefault="00AE6A6D">
      <w:pP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L293D motor sürücü entegresi 4,5 V ile 36 V aralığında maksimum 600 mA akım sınırına kadar kullanılabilir.</w:t>
      </w:r>
      <w:r>
        <w:rPr>
          <w:rFonts w:ascii="Times New Roman" w:eastAsia="Times New Roman" w:hAnsi="Times New Roman" w:cs="Times New Roman"/>
          <w:color w:val="000000"/>
          <w:sz w:val="24"/>
          <w:szCs w:val="24"/>
          <w:highlight w:val="white"/>
        </w:rPr>
        <w:t xml:space="preserve"> Burada lojik voltaj değeri 5 V, motor voltajı ise kullanılan motoru sürmek için gerekli voltaj değeri olup bu değer 36 V geçmemelidir. Tablo3.5.’de L</w:t>
      </w:r>
      <w:r>
        <w:rPr>
          <w:rFonts w:ascii="Times New Roman" w:eastAsia="Times New Roman" w:hAnsi="Times New Roman" w:cs="Times New Roman"/>
          <w:color w:val="000000"/>
          <w:sz w:val="24"/>
          <w:szCs w:val="24"/>
          <w:highlight w:val="white"/>
        </w:rPr>
        <w:t>293D motor sürücü devresinin teknik özelliklerinden bahsedilmiştir.</w:t>
      </w:r>
    </w:p>
    <w:p w14:paraId="00000296" w14:textId="77777777" w:rsidR="00CB53E3" w:rsidRDefault="00CB53E3">
      <w:pPr>
        <w:spacing w:after="0" w:line="360" w:lineRule="auto"/>
        <w:rPr>
          <w:rFonts w:ascii="Times New Roman" w:eastAsia="Times New Roman" w:hAnsi="Times New Roman" w:cs="Times New Roman"/>
          <w:color w:val="000000"/>
          <w:sz w:val="24"/>
          <w:szCs w:val="24"/>
          <w:highlight w:val="white"/>
        </w:rPr>
      </w:pPr>
    </w:p>
    <w:p w14:paraId="00000297"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Tablo 3.5 L293D Motor Sürücüsü Teknik Özellikleri</w:t>
      </w:r>
    </w:p>
    <w:tbl>
      <w:tblPr>
        <w:tblStyle w:val="a3"/>
        <w:tblW w:w="64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97"/>
        <w:gridCol w:w="3378"/>
      </w:tblGrid>
      <w:tr w:rsidR="00CB53E3" w14:paraId="45154947" w14:textId="77777777">
        <w:trPr>
          <w:trHeight w:val="792"/>
        </w:trPr>
        <w:tc>
          <w:tcPr>
            <w:tcW w:w="3097" w:type="dxa"/>
            <w:tcBorders>
              <w:top w:val="single" w:sz="4" w:space="0" w:color="000000"/>
              <w:left w:val="single" w:sz="4" w:space="0" w:color="000000"/>
              <w:bottom w:val="single" w:sz="4" w:space="0" w:color="000000"/>
              <w:right w:val="single" w:sz="4" w:space="0" w:color="000000"/>
            </w:tcBorders>
          </w:tcPr>
          <w:p w14:paraId="00000298" w14:textId="77777777" w:rsidR="00CB53E3" w:rsidRDefault="00AE6A6D">
            <w:pPr>
              <w:jc w:val="center"/>
              <w:rPr>
                <w:rFonts w:ascii="Times New Roman" w:eastAsia="Times New Roman" w:hAnsi="Times New Roman" w:cs="Times New Roman"/>
                <w:b/>
              </w:rPr>
            </w:pPr>
            <w:r>
              <w:rPr>
                <w:rFonts w:ascii="Times New Roman" w:eastAsia="Times New Roman" w:hAnsi="Times New Roman" w:cs="Times New Roman"/>
                <w:b/>
                <w:sz w:val="24"/>
                <w:szCs w:val="24"/>
              </w:rPr>
              <w:t>Voltaj Aralığı (Vcc)</w:t>
            </w:r>
          </w:p>
        </w:tc>
        <w:tc>
          <w:tcPr>
            <w:tcW w:w="3378" w:type="dxa"/>
            <w:tcBorders>
              <w:top w:val="single" w:sz="4" w:space="0" w:color="000000"/>
              <w:left w:val="single" w:sz="4" w:space="0" w:color="000000"/>
              <w:bottom w:val="single" w:sz="4" w:space="0" w:color="000000"/>
              <w:right w:val="single" w:sz="4" w:space="0" w:color="000000"/>
            </w:tcBorders>
          </w:tcPr>
          <w:p w14:paraId="00000299"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4,5V-36 V</w:t>
            </w:r>
          </w:p>
        </w:tc>
      </w:tr>
      <w:tr w:rsidR="00CB53E3" w14:paraId="5CA90674" w14:textId="77777777">
        <w:trPr>
          <w:trHeight w:val="803"/>
        </w:trPr>
        <w:tc>
          <w:tcPr>
            <w:tcW w:w="3097" w:type="dxa"/>
            <w:tcBorders>
              <w:top w:val="single" w:sz="4" w:space="0" w:color="000000"/>
              <w:left w:val="single" w:sz="4" w:space="0" w:color="000000"/>
              <w:bottom w:val="single" w:sz="4" w:space="0" w:color="000000"/>
              <w:right w:val="single" w:sz="4" w:space="0" w:color="000000"/>
            </w:tcBorders>
          </w:tcPr>
          <w:p w14:paraId="0000029A"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Akım (Sürekli)</w:t>
            </w:r>
          </w:p>
        </w:tc>
        <w:tc>
          <w:tcPr>
            <w:tcW w:w="3378" w:type="dxa"/>
            <w:tcBorders>
              <w:top w:val="single" w:sz="4" w:space="0" w:color="000000"/>
              <w:left w:val="single" w:sz="4" w:space="0" w:color="000000"/>
              <w:bottom w:val="single" w:sz="4" w:space="0" w:color="000000"/>
              <w:right w:val="single" w:sz="4" w:space="0" w:color="000000"/>
            </w:tcBorders>
          </w:tcPr>
          <w:p w14:paraId="0000029B"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600mA</w:t>
            </w:r>
          </w:p>
        </w:tc>
      </w:tr>
      <w:tr w:rsidR="00CB53E3" w14:paraId="5B696BED" w14:textId="77777777">
        <w:trPr>
          <w:trHeight w:val="787"/>
        </w:trPr>
        <w:tc>
          <w:tcPr>
            <w:tcW w:w="3097" w:type="dxa"/>
            <w:tcBorders>
              <w:top w:val="single" w:sz="4" w:space="0" w:color="000000"/>
              <w:left w:val="single" w:sz="4" w:space="0" w:color="000000"/>
              <w:bottom w:val="single" w:sz="4" w:space="0" w:color="000000"/>
              <w:right w:val="single" w:sz="4" w:space="0" w:color="000000"/>
            </w:tcBorders>
          </w:tcPr>
          <w:p w14:paraId="0000029C"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Akım (Anlık)</w:t>
            </w:r>
          </w:p>
        </w:tc>
        <w:tc>
          <w:tcPr>
            <w:tcW w:w="3378" w:type="dxa"/>
            <w:tcBorders>
              <w:top w:val="single" w:sz="4" w:space="0" w:color="000000"/>
              <w:left w:val="single" w:sz="4" w:space="0" w:color="000000"/>
              <w:bottom w:val="single" w:sz="4" w:space="0" w:color="000000"/>
              <w:right w:val="single" w:sz="4" w:space="0" w:color="000000"/>
            </w:tcBorders>
          </w:tcPr>
          <w:p w14:paraId="0000029D"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1.2A</w:t>
            </w:r>
          </w:p>
        </w:tc>
      </w:tr>
      <w:tr w:rsidR="00CB53E3" w14:paraId="765E507D" w14:textId="77777777">
        <w:trPr>
          <w:trHeight w:val="769"/>
        </w:trPr>
        <w:tc>
          <w:tcPr>
            <w:tcW w:w="3097" w:type="dxa"/>
            <w:tcBorders>
              <w:top w:val="single" w:sz="4" w:space="0" w:color="000000"/>
              <w:left w:val="single" w:sz="4" w:space="0" w:color="000000"/>
              <w:bottom w:val="single" w:sz="4" w:space="0" w:color="000000"/>
              <w:right w:val="single" w:sz="4" w:space="0" w:color="000000"/>
            </w:tcBorders>
          </w:tcPr>
          <w:p w14:paraId="0000029E"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Sıcaklık</w:t>
            </w:r>
          </w:p>
        </w:tc>
        <w:tc>
          <w:tcPr>
            <w:tcW w:w="3378" w:type="dxa"/>
            <w:tcBorders>
              <w:top w:val="single" w:sz="4" w:space="0" w:color="000000"/>
              <w:left w:val="single" w:sz="4" w:space="0" w:color="000000"/>
              <w:bottom w:val="single" w:sz="4" w:space="0" w:color="000000"/>
              <w:right w:val="single" w:sz="4" w:space="0" w:color="000000"/>
            </w:tcBorders>
          </w:tcPr>
          <w:p w14:paraId="0000029F"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-25◦C </w:t>
            </w:r>
            <w:r>
              <w:rPr>
                <w:rFonts w:ascii="Arial" w:eastAsia="Arial" w:hAnsi="Arial" w:cs="Arial"/>
                <w:b/>
                <w:color w:val="333333"/>
                <w:sz w:val="24"/>
                <w:szCs w:val="24"/>
                <w:highlight w:val="white"/>
              </w:rPr>
              <w:t>~+</w:t>
            </w:r>
            <w:r>
              <w:rPr>
                <w:rFonts w:ascii="Times New Roman" w:eastAsia="Times New Roman" w:hAnsi="Times New Roman" w:cs="Times New Roman"/>
                <w:b/>
                <w:color w:val="333333"/>
                <w:sz w:val="24"/>
                <w:szCs w:val="24"/>
                <w:highlight w:val="white"/>
              </w:rPr>
              <w:t xml:space="preserve"> 130</w:t>
            </w:r>
            <w:r>
              <w:rPr>
                <w:rFonts w:ascii="Times New Roman" w:eastAsia="Times New Roman" w:hAnsi="Times New Roman" w:cs="Times New Roman"/>
                <w:b/>
                <w:sz w:val="24"/>
                <w:szCs w:val="24"/>
              </w:rPr>
              <w:t>◦C</w:t>
            </w:r>
          </w:p>
        </w:tc>
      </w:tr>
      <w:tr w:rsidR="00CB53E3" w14:paraId="1B42D31C" w14:textId="77777777">
        <w:trPr>
          <w:trHeight w:val="550"/>
        </w:trPr>
        <w:tc>
          <w:tcPr>
            <w:tcW w:w="3097" w:type="dxa"/>
            <w:tcBorders>
              <w:top w:val="single" w:sz="4" w:space="0" w:color="000000"/>
              <w:left w:val="single" w:sz="4" w:space="0" w:color="000000"/>
              <w:bottom w:val="single" w:sz="4" w:space="0" w:color="000000"/>
              <w:right w:val="single" w:sz="4" w:space="0" w:color="000000"/>
            </w:tcBorders>
          </w:tcPr>
          <w:p w14:paraId="000002A0"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Boyutlar</w:t>
            </w:r>
          </w:p>
        </w:tc>
        <w:tc>
          <w:tcPr>
            <w:tcW w:w="3378" w:type="dxa"/>
            <w:tcBorders>
              <w:top w:val="single" w:sz="4" w:space="0" w:color="000000"/>
              <w:left w:val="single" w:sz="4" w:space="0" w:color="000000"/>
              <w:bottom w:val="single" w:sz="4" w:space="0" w:color="000000"/>
              <w:right w:val="single" w:sz="4" w:space="0" w:color="000000"/>
            </w:tcBorders>
          </w:tcPr>
          <w:p w14:paraId="000002A1"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43mm*27mm</w:t>
            </w:r>
          </w:p>
        </w:tc>
      </w:tr>
    </w:tbl>
    <w:p w14:paraId="000002A2" w14:textId="77777777" w:rsidR="00CB53E3" w:rsidRDefault="00CB53E3">
      <w:pPr>
        <w:spacing w:after="0" w:line="360" w:lineRule="auto"/>
        <w:jc w:val="center"/>
        <w:rPr>
          <w:rFonts w:ascii="Times New Roman" w:eastAsia="Times New Roman" w:hAnsi="Times New Roman" w:cs="Times New Roman"/>
          <w:color w:val="000000"/>
          <w:sz w:val="24"/>
          <w:szCs w:val="24"/>
          <w:highlight w:val="white"/>
        </w:rPr>
      </w:pPr>
    </w:p>
    <w:p w14:paraId="000002A3" w14:textId="77777777" w:rsidR="00CB53E3" w:rsidRDefault="00CB53E3">
      <w:pPr>
        <w:spacing w:after="0" w:line="360" w:lineRule="auto"/>
        <w:jc w:val="center"/>
        <w:rPr>
          <w:rFonts w:ascii="Times New Roman" w:eastAsia="Times New Roman" w:hAnsi="Times New Roman" w:cs="Times New Roman"/>
          <w:sz w:val="24"/>
          <w:szCs w:val="24"/>
        </w:rPr>
      </w:pPr>
    </w:p>
    <w:p w14:paraId="000002A4" w14:textId="77777777" w:rsidR="00CB53E3" w:rsidRDefault="00CB53E3">
      <w:pPr>
        <w:spacing w:after="0" w:line="360" w:lineRule="auto"/>
        <w:jc w:val="center"/>
        <w:rPr>
          <w:rFonts w:ascii="Times New Roman" w:eastAsia="Times New Roman" w:hAnsi="Times New Roman" w:cs="Times New Roman"/>
          <w:sz w:val="24"/>
          <w:szCs w:val="24"/>
        </w:rPr>
      </w:pPr>
    </w:p>
    <w:p w14:paraId="000002A5" w14:textId="77777777" w:rsidR="00CB53E3" w:rsidRDefault="00CB53E3">
      <w:pPr>
        <w:spacing w:after="0" w:line="360" w:lineRule="auto"/>
        <w:jc w:val="center"/>
        <w:rPr>
          <w:rFonts w:ascii="Times New Roman" w:eastAsia="Times New Roman" w:hAnsi="Times New Roman" w:cs="Times New Roman"/>
          <w:sz w:val="24"/>
          <w:szCs w:val="24"/>
        </w:rPr>
      </w:pPr>
    </w:p>
    <w:p w14:paraId="000002A6" w14:textId="77777777" w:rsidR="00CB53E3" w:rsidRDefault="00CB53E3">
      <w:pPr>
        <w:spacing w:after="0" w:line="240" w:lineRule="auto"/>
        <w:rPr>
          <w:rFonts w:ascii="Times New Roman" w:eastAsia="Times New Roman" w:hAnsi="Times New Roman" w:cs="Times New Roman"/>
          <w:sz w:val="24"/>
          <w:szCs w:val="24"/>
        </w:rPr>
      </w:pPr>
    </w:p>
    <w:p w14:paraId="000002A7" w14:textId="77777777" w:rsidR="00CB53E3" w:rsidRDefault="00AE6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0002A8" w14:textId="77777777" w:rsidR="00CB53E3" w:rsidRDefault="00CB53E3">
      <w:pPr>
        <w:rPr>
          <w:rFonts w:ascii="Times New Roman" w:eastAsia="Times New Roman" w:hAnsi="Times New Roman" w:cs="Times New Roman"/>
          <w:b/>
          <w:sz w:val="28"/>
          <w:szCs w:val="28"/>
        </w:rPr>
      </w:pPr>
    </w:p>
    <w:p w14:paraId="000002A9" w14:textId="77777777" w:rsidR="00CB53E3" w:rsidRDefault="00CB53E3">
      <w:pPr>
        <w:rPr>
          <w:rFonts w:ascii="Times New Roman" w:eastAsia="Times New Roman" w:hAnsi="Times New Roman" w:cs="Times New Roman"/>
          <w:b/>
          <w:sz w:val="28"/>
          <w:szCs w:val="28"/>
        </w:rPr>
      </w:pPr>
    </w:p>
    <w:p w14:paraId="000002AA" w14:textId="77777777" w:rsidR="00CB53E3" w:rsidRDefault="00CB53E3">
      <w:pPr>
        <w:rPr>
          <w:rFonts w:ascii="Times New Roman" w:eastAsia="Times New Roman" w:hAnsi="Times New Roman" w:cs="Times New Roman"/>
          <w:b/>
          <w:sz w:val="28"/>
          <w:szCs w:val="28"/>
        </w:rPr>
      </w:pPr>
    </w:p>
    <w:p w14:paraId="000002AB" w14:textId="77777777" w:rsidR="00CB53E3" w:rsidRDefault="00CB53E3">
      <w:pPr>
        <w:rPr>
          <w:rFonts w:ascii="Times New Roman" w:eastAsia="Times New Roman" w:hAnsi="Times New Roman" w:cs="Times New Roman"/>
          <w:b/>
          <w:sz w:val="28"/>
          <w:szCs w:val="28"/>
        </w:rPr>
      </w:pPr>
    </w:p>
    <w:p w14:paraId="000002AC" w14:textId="77777777" w:rsidR="00CB53E3" w:rsidRDefault="00CB53E3">
      <w:pPr>
        <w:rPr>
          <w:rFonts w:ascii="Times New Roman" w:eastAsia="Times New Roman" w:hAnsi="Times New Roman" w:cs="Times New Roman"/>
          <w:b/>
          <w:sz w:val="28"/>
          <w:szCs w:val="28"/>
        </w:rPr>
      </w:pPr>
    </w:p>
    <w:p w14:paraId="000002AD" w14:textId="77777777" w:rsidR="00CB53E3" w:rsidRDefault="00AE6A6D">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48BB672" wp14:editId="5EE30FE0">
            <wp:extent cx="4417788" cy="2899174"/>
            <wp:effectExtent l="0" t="0" r="0" b="0"/>
            <wp:docPr id="28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2"/>
                    <a:srcRect/>
                    <a:stretch>
                      <a:fillRect/>
                    </a:stretch>
                  </pic:blipFill>
                  <pic:spPr>
                    <a:xfrm>
                      <a:off x="0" y="0"/>
                      <a:ext cx="4417788" cy="2899174"/>
                    </a:xfrm>
                    <a:prstGeom prst="rect">
                      <a:avLst/>
                    </a:prstGeom>
                    <a:ln/>
                  </pic:spPr>
                </pic:pic>
              </a:graphicData>
            </a:graphic>
          </wp:inline>
        </w:drawing>
      </w:r>
    </w:p>
    <w:p w14:paraId="000002AE"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Şekil 3.13 L293D Motor Sürücü Devre Şeması</w:t>
      </w:r>
    </w:p>
    <w:p w14:paraId="000002AF" w14:textId="77777777" w:rsidR="00CB53E3" w:rsidRDefault="00CB53E3">
      <w:pPr>
        <w:rPr>
          <w:rFonts w:ascii="Times New Roman" w:eastAsia="Times New Roman" w:hAnsi="Times New Roman" w:cs="Times New Roman"/>
          <w:b/>
          <w:sz w:val="28"/>
          <w:szCs w:val="28"/>
        </w:rPr>
      </w:pPr>
    </w:p>
    <w:p w14:paraId="000002B0" w14:textId="77777777" w:rsidR="00CB53E3" w:rsidRDefault="00CB53E3">
      <w:pPr>
        <w:rPr>
          <w:rFonts w:ascii="Times New Roman" w:eastAsia="Times New Roman" w:hAnsi="Times New Roman" w:cs="Times New Roman"/>
          <w:b/>
          <w:sz w:val="28"/>
          <w:szCs w:val="28"/>
        </w:rPr>
      </w:pPr>
    </w:p>
    <w:p w14:paraId="000002B1" w14:textId="77777777" w:rsidR="00CB53E3" w:rsidRDefault="00CB53E3">
      <w:pPr>
        <w:rPr>
          <w:rFonts w:ascii="Times New Roman" w:eastAsia="Times New Roman" w:hAnsi="Times New Roman" w:cs="Times New Roman"/>
          <w:b/>
          <w:sz w:val="28"/>
          <w:szCs w:val="28"/>
        </w:rPr>
      </w:pPr>
    </w:p>
    <w:p w14:paraId="000002B2" w14:textId="77777777" w:rsidR="00CB53E3" w:rsidRDefault="00AE6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3.2.6 Motorlar</w:t>
      </w:r>
    </w:p>
    <w:p w14:paraId="000002B3" w14:textId="77777777" w:rsidR="00CB53E3" w:rsidRDefault="00AE6A6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Bu projede robotun hareket etmesini ve yön değiştirmesini sağlamak amacıyla DC motor kullanılmıştır. Bu DC motorlar redüktörlüdür. Robotun sağ ve sol kısmında olmak üzere iki adet DC motor bulunmaktadır. Bu motorlar 6V olup, maksimum 250 rpm değerine sahip</w:t>
      </w:r>
      <w:r>
        <w:rPr>
          <w:rFonts w:ascii="Times New Roman" w:eastAsia="Times New Roman" w:hAnsi="Times New Roman" w:cs="Times New Roman"/>
          <w:sz w:val="24"/>
          <w:szCs w:val="24"/>
        </w:rPr>
        <w:t xml:space="preserve">tir. Redüktörlü DC motorlar ile az güçle yüksek tork elde edilebilir. Robotik projelerde sıklıkla </w:t>
      </w:r>
      <w:r>
        <w:rPr>
          <w:rFonts w:ascii="Times New Roman" w:eastAsia="Times New Roman" w:hAnsi="Times New Roman" w:cs="Times New Roman"/>
          <w:sz w:val="24"/>
          <w:szCs w:val="24"/>
        </w:rPr>
        <w:lastRenderedPageBreak/>
        <w:t>redüktörlü DC motor kullanılmaktadır.</w:t>
      </w:r>
      <w:r>
        <w:rPr>
          <w:rFonts w:ascii="Poppins" w:eastAsia="Poppins" w:hAnsi="Poppins" w:cs="Poppins"/>
          <w:color w:val="3A464D"/>
          <w:sz w:val="24"/>
          <w:szCs w:val="24"/>
          <w:highlight w:val="white"/>
        </w:rPr>
        <w:t xml:space="preserve"> </w:t>
      </w:r>
      <w:r>
        <w:rPr>
          <w:rFonts w:ascii="Times New Roman" w:eastAsia="Times New Roman" w:hAnsi="Times New Roman" w:cs="Times New Roman"/>
          <w:sz w:val="24"/>
          <w:szCs w:val="24"/>
        </w:rPr>
        <w:t>Redüktör, motorlarda devir-güç ayarını değiştirmeye yarayan bir dişli sistemidir. Motorlara redüktör bağlanarak devir dü</w:t>
      </w:r>
      <w:r>
        <w:rPr>
          <w:rFonts w:ascii="Times New Roman" w:eastAsia="Times New Roman" w:hAnsi="Times New Roman" w:cs="Times New Roman"/>
          <w:sz w:val="24"/>
          <w:szCs w:val="24"/>
        </w:rPr>
        <w:t>şürülerek tork yükseltilebilir. Böylece motorun hızını ya da gücünü ayarlamaya olanak sağlanır. DC motorlara ek olarak, temizlik fırçalarının kontolünün sağlanması için step motor kullanılmıştır. Fırçalara bir röle yardımıyla tetik verilmiştir.</w:t>
      </w:r>
    </w:p>
    <w:p w14:paraId="000002B4" w14:textId="77777777" w:rsidR="00CB53E3" w:rsidRDefault="00CB53E3">
      <w:pPr>
        <w:spacing w:line="360" w:lineRule="auto"/>
        <w:jc w:val="center"/>
        <w:rPr>
          <w:rFonts w:ascii="Times New Roman" w:eastAsia="Times New Roman" w:hAnsi="Times New Roman" w:cs="Times New Roman"/>
          <w:b/>
          <w:sz w:val="28"/>
          <w:szCs w:val="28"/>
        </w:rPr>
      </w:pPr>
    </w:p>
    <w:p w14:paraId="000002B5"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Doğru</w:t>
      </w:r>
      <w:r>
        <w:rPr>
          <w:rFonts w:ascii="Times New Roman" w:eastAsia="Times New Roman" w:hAnsi="Times New Roman" w:cs="Times New Roman"/>
          <w:sz w:val="24"/>
          <w:szCs w:val="24"/>
        </w:rPr>
        <w:t xml:space="preserve"> akım (DC) motoru, elektrik enerjisini mekanik enerjiye dönüştüren bir elektrik makinesi türüdür. DC motorlar, elektrik gücünü doğru akım yoluyla alır ve bu enerjiyi mekanik dönmeye dönüştürür. DC motorlar, çıkış miline sabitlenmiş bir rotorun hareketine g</w:t>
      </w:r>
      <w:r>
        <w:rPr>
          <w:rFonts w:ascii="Times New Roman" w:eastAsia="Times New Roman" w:hAnsi="Times New Roman" w:cs="Times New Roman"/>
          <w:sz w:val="24"/>
          <w:szCs w:val="24"/>
        </w:rPr>
        <w:t>üç sağlayan, üretilen elektrik akımlarından oluşan manyetik alanları kullanır. Çıkış torku ve hızı hem elektrik girişine hem de motorun tasarımına bağlıdır.</w:t>
      </w:r>
    </w:p>
    <w:p w14:paraId="000002B6" w14:textId="77777777" w:rsidR="00CB53E3" w:rsidRDefault="00CB53E3">
      <w:pPr>
        <w:spacing w:after="0" w:line="360" w:lineRule="auto"/>
        <w:jc w:val="both"/>
        <w:rPr>
          <w:rFonts w:ascii="Times New Roman" w:eastAsia="Times New Roman" w:hAnsi="Times New Roman" w:cs="Times New Roman"/>
          <w:sz w:val="24"/>
          <w:szCs w:val="24"/>
        </w:rPr>
      </w:pPr>
    </w:p>
    <w:p w14:paraId="000002B7"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E4E3C2" wp14:editId="33026C15">
            <wp:extent cx="2533477" cy="2533477"/>
            <wp:effectExtent l="0" t="0" r="0" b="0"/>
            <wp:docPr id="283" name="image83.jp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jpg" descr="A picture containing metalware&#10;&#10;Description automatically generated"/>
                    <pic:cNvPicPr preferRelativeResize="0"/>
                  </pic:nvPicPr>
                  <pic:blipFill>
                    <a:blip r:embed="rId83"/>
                    <a:srcRect/>
                    <a:stretch>
                      <a:fillRect/>
                    </a:stretch>
                  </pic:blipFill>
                  <pic:spPr>
                    <a:xfrm>
                      <a:off x="0" y="0"/>
                      <a:ext cx="2533477" cy="2533477"/>
                    </a:xfrm>
                    <a:prstGeom prst="rect">
                      <a:avLst/>
                    </a:prstGeom>
                    <a:ln/>
                  </pic:spPr>
                </pic:pic>
              </a:graphicData>
            </a:graphic>
          </wp:inline>
        </w:drawing>
      </w:r>
    </w:p>
    <w:p w14:paraId="000002B8"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3.14 Redüktörlü DC Motor</w:t>
      </w:r>
    </w:p>
    <w:p w14:paraId="000002B9" w14:textId="77777777" w:rsidR="00CB53E3" w:rsidRDefault="00CB53E3">
      <w:pPr>
        <w:spacing w:after="0" w:line="360" w:lineRule="auto"/>
        <w:jc w:val="center"/>
        <w:rPr>
          <w:rFonts w:ascii="Times New Roman" w:eastAsia="Times New Roman" w:hAnsi="Times New Roman" w:cs="Times New Roman"/>
          <w:sz w:val="24"/>
          <w:szCs w:val="24"/>
        </w:rPr>
      </w:pPr>
    </w:p>
    <w:p w14:paraId="000002BA"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 motor' terimi, doğru akım elektrik enerjisini mekanik </w:t>
      </w:r>
      <w:r>
        <w:rPr>
          <w:rFonts w:ascii="Times New Roman" w:eastAsia="Times New Roman" w:hAnsi="Times New Roman" w:cs="Times New Roman"/>
          <w:sz w:val="24"/>
          <w:szCs w:val="24"/>
        </w:rPr>
        <w:t>enerjiye dönüştüren herhangi bir döner elektrikli makineyi ifade etmek için kullanılır. DC motorlar, oyuncak ve ev aletlerindeki küçük motorlardan araçlara güç sağlayan, asansörleri ve yük asansörlerini çeken ve çelik haddehaneleri çalıştıran büyük mekaniz</w:t>
      </w:r>
      <w:r>
        <w:rPr>
          <w:rFonts w:ascii="Times New Roman" w:eastAsia="Times New Roman" w:hAnsi="Times New Roman" w:cs="Times New Roman"/>
          <w:sz w:val="24"/>
          <w:szCs w:val="24"/>
        </w:rPr>
        <w:t>malara kadar boyut ve güç bakımından farklılık gösterebilir.</w:t>
      </w:r>
    </w:p>
    <w:p w14:paraId="000002BB" w14:textId="77777777" w:rsidR="00CB53E3" w:rsidRDefault="00CB53E3">
      <w:pPr>
        <w:spacing w:after="0" w:line="360" w:lineRule="auto"/>
        <w:jc w:val="both"/>
        <w:rPr>
          <w:rFonts w:ascii="Times New Roman" w:eastAsia="Times New Roman" w:hAnsi="Times New Roman" w:cs="Times New Roman"/>
          <w:sz w:val="24"/>
          <w:szCs w:val="24"/>
        </w:rPr>
      </w:pPr>
    </w:p>
    <w:p w14:paraId="000002BC" w14:textId="77777777" w:rsidR="00CB53E3" w:rsidRDefault="00AE6A6D">
      <w:pPr>
        <w:spacing w:after="0" w:line="36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      Bobinler sırayla açılıp kapatıldığında, statordaki sabit mıknatısların farklı alanlarıyla etkileşime giren ve dönmeye neden olan tork oluşturmak için dönen bir manyetik alan oluşturulur. D</w:t>
      </w:r>
      <w:r>
        <w:rPr>
          <w:rFonts w:ascii="Times New Roman" w:eastAsia="Times New Roman" w:hAnsi="Times New Roman" w:cs="Times New Roman"/>
          <w:sz w:val="24"/>
          <w:szCs w:val="24"/>
        </w:rPr>
        <w:t xml:space="preserve">C motorların bu temel çalışma prensipleri, elektrik enerjisini doğru akımdan </w:t>
      </w:r>
      <w:r>
        <w:rPr>
          <w:rFonts w:ascii="Times New Roman" w:eastAsia="Times New Roman" w:hAnsi="Times New Roman" w:cs="Times New Roman"/>
          <w:sz w:val="24"/>
          <w:szCs w:val="24"/>
        </w:rPr>
        <w:lastRenderedPageBreak/>
        <w:t>dönen hareket yoluyla mekanik enerjiye dönüştürmelerini sağlar, bu da daha sonra nesnelerin itilmesi için kullanılabilir.</w:t>
      </w:r>
    </w:p>
    <w:p w14:paraId="000002BD" w14:textId="77777777" w:rsidR="00CB53E3" w:rsidRDefault="00CB53E3">
      <w:pPr>
        <w:spacing w:after="0" w:line="360" w:lineRule="auto"/>
        <w:jc w:val="both"/>
        <w:rPr>
          <w:rFonts w:ascii="Times New Roman" w:eastAsia="Times New Roman" w:hAnsi="Times New Roman" w:cs="Times New Roman"/>
          <w:sz w:val="24"/>
          <w:szCs w:val="24"/>
        </w:rPr>
      </w:pPr>
    </w:p>
    <w:p w14:paraId="000002BE"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3.2.7 Güç Kaynağı</w:t>
      </w: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 xml:space="preserve">     </w:t>
      </w:r>
    </w:p>
    <w:p w14:paraId="000002BF" w14:textId="77777777" w:rsidR="00CB53E3" w:rsidRDefault="00AE6A6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 robotta en önemli </w:t>
      </w:r>
      <w:r>
        <w:rPr>
          <w:rFonts w:ascii="Times New Roman" w:eastAsia="Times New Roman" w:hAnsi="Times New Roman" w:cs="Times New Roman"/>
          <w:sz w:val="24"/>
          <w:szCs w:val="24"/>
        </w:rPr>
        <w:t>unsurlardan biri güç kaynağıdır. Bu robotta hem motorların hem süpürücü aksanların hem de Arduino NANO’nun beslenmesi için 5000mAhlik gücü ve 3.7 V’luk çıkış gerilimi olan ve şarj edilebilir lipo pil kullanılmıştır. Bu güç kaynağı tüm birimleri besleyebild</w:t>
      </w:r>
      <w:r>
        <w:rPr>
          <w:rFonts w:ascii="Times New Roman" w:eastAsia="Times New Roman" w:hAnsi="Times New Roman" w:cs="Times New Roman"/>
          <w:sz w:val="24"/>
          <w:szCs w:val="24"/>
        </w:rPr>
        <w:t>iği için bu güç kaynağı uygun görülmüştür.Montaj esnasında boyutlarının da uygun olması bir diğer kullanım sebebidir.</w:t>
      </w:r>
    </w:p>
    <w:p w14:paraId="000002C0"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2C1"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Lityum Polimer bataryaların kısaltılması ile Li-Po terimi ortaya çıkmıştır. Sıvı elektrolit yerine polimer elektroliti kullana</w:t>
      </w:r>
      <w:r>
        <w:rPr>
          <w:rFonts w:ascii="Times New Roman" w:eastAsia="Times New Roman" w:hAnsi="Times New Roman" w:cs="Times New Roman"/>
          <w:sz w:val="24"/>
          <w:szCs w:val="24"/>
        </w:rPr>
        <w:t>n, tekrar şarj edilebilir bir Lityum İyon batarya çeşididir. Lipo piller hücrelerden oluşmaktadırlar. Tek bir hücrenin boş hali 3V dolu hali ise 4.2V olmalıdır. Lipo pillerin hücreleri seri(S) veya paralel(P) bağlı olabilir. LiPo piller bağlantı şekillerin</w:t>
      </w:r>
      <w:r>
        <w:rPr>
          <w:rFonts w:ascii="Times New Roman" w:eastAsia="Times New Roman" w:hAnsi="Times New Roman" w:cs="Times New Roman"/>
          <w:sz w:val="24"/>
          <w:szCs w:val="24"/>
        </w:rPr>
        <w:t>e göre adlandırılırlar. Örneğin; LiPo pildeki 5 hücre seri bağlı ise ‘5S’,2 hücre paralel bağlı ise ‘2P’, 4 hücre seri bağlı ve bunlara paralel bağlı 2 hücre daha var ise ‘4S2P’olarak adlandırılırlar. ’S’ değeri arttıkça pilin voltaj değeri, ‘P’ değeri art</w:t>
      </w:r>
      <w:r>
        <w:rPr>
          <w:rFonts w:ascii="Times New Roman" w:eastAsia="Times New Roman" w:hAnsi="Times New Roman" w:cs="Times New Roman"/>
          <w:sz w:val="24"/>
          <w:szCs w:val="24"/>
        </w:rPr>
        <w:t>ıkça da pilin kapasite değeri artıyor demektir. Lipo piller yaygın olarak RC araçlarda (uzaktan kumandalı araba, drone vb.) ve robotik uygulamalarda kullanılmaktadırlar. Ayrıca akıllı telefonlarda, laptoplarda ve taşınabilir birçok elektronik cihazlarda ku</w:t>
      </w:r>
      <w:r>
        <w:rPr>
          <w:rFonts w:ascii="Times New Roman" w:eastAsia="Times New Roman" w:hAnsi="Times New Roman" w:cs="Times New Roman"/>
          <w:sz w:val="24"/>
          <w:szCs w:val="24"/>
        </w:rPr>
        <w:t>llanılabilmektedir.</w:t>
      </w:r>
    </w:p>
    <w:p w14:paraId="000002C2" w14:textId="77777777" w:rsidR="00CB53E3" w:rsidRDefault="00CB53E3">
      <w:pPr>
        <w:spacing w:after="0" w:line="360" w:lineRule="auto"/>
        <w:jc w:val="both"/>
        <w:rPr>
          <w:rFonts w:ascii="Times New Roman" w:eastAsia="Times New Roman" w:hAnsi="Times New Roman" w:cs="Times New Roman"/>
          <w:sz w:val="24"/>
          <w:szCs w:val="24"/>
        </w:rPr>
      </w:pPr>
    </w:p>
    <w:p w14:paraId="000002C3"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EF93CF7" wp14:editId="3AA4B9AE">
            <wp:extent cx="3457598" cy="3457598"/>
            <wp:effectExtent l="0" t="0" r="0" b="0"/>
            <wp:docPr id="255" name="image48.jp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48.jpg" descr="metin içeren bir resim&#10;&#10;Açıklama otomatik olarak oluşturuldu"/>
                    <pic:cNvPicPr preferRelativeResize="0"/>
                  </pic:nvPicPr>
                  <pic:blipFill>
                    <a:blip r:embed="rId84"/>
                    <a:srcRect/>
                    <a:stretch>
                      <a:fillRect/>
                    </a:stretch>
                  </pic:blipFill>
                  <pic:spPr>
                    <a:xfrm>
                      <a:off x="0" y="0"/>
                      <a:ext cx="3457598" cy="3457598"/>
                    </a:xfrm>
                    <a:prstGeom prst="rect">
                      <a:avLst/>
                    </a:prstGeom>
                    <a:ln/>
                  </pic:spPr>
                </pic:pic>
              </a:graphicData>
            </a:graphic>
          </wp:inline>
        </w:drawing>
      </w:r>
    </w:p>
    <w:p w14:paraId="000002C4" w14:textId="77777777" w:rsidR="00CB53E3" w:rsidRDefault="00CB53E3">
      <w:pPr>
        <w:spacing w:after="0" w:line="360" w:lineRule="auto"/>
        <w:jc w:val="center"/>
        <w:rPr>
          <w:rFonts w:ascii="Times New Roman" w:eastAsia="Times New Roman" w:hAnsi="Times New Roman" w:cs="Times New Roman"/>
          <w:sz w:val="24"/>
          <w:szCs w:val="24"/>
        </w:rPr>
      </w:pPr>
    </w:p>
    <w:p w14:paraId="000002C5"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3.15 Li-Po Pil</w:t>
      </w:r>
    </w:p>
    <w:p w14:paraId="000002C6" w14:textId="77777777" w:rsidR="00CB53E3" w:rsidRDefault="00CB53E3">
      <w:pPr>
        <w:spacing w:after="0" w:line="360" w:lineRule="auto"/>
        <w:rPr>
          <w:rFonts w:ascii="Times New Roman" w:eastAsia="Times New Roman" w:hAnsi="Times New Roman" w:cs="Times New Roman"/>
          <w:sz w:val="24"/>
          <w:szCs w:val="24"/>
          <w:u w:val="single"/>
        </w:rPr>
      </w:pPr>
    </w:p>
    <w:p w14:paraId="000002C7" w14:textId="77777777" w:rsidR="00CB53E3" w:rsidRDefault="00AE6A6D">
      <w:pPr>
        <w:spacing w:after="0" w:line="360" w:lineRule="auto"/>
        <w:rPr>
          <w:rFonts w:ascii="Times New Roman" w:eastAsia="Times New Roman" w:hAnsi="Times New Roman" w:cs="Times New Roman"/>
          <w:u w:val="single"/>
        </w:rPr>
      </w:pPr>
      <w:r>
        <w:rPr>
          <w:rFonts w:ascii="Times New Roman" w:eastAsia="Times New Roman" w:hAnsi="Times New Roman" w:cs="Times New Roman"/>
          <w:sz w:val="24"/>
          <w:szCs w:val="24"/>
          <w:u w:val="single"/>
        </w:rPr>
        <w:t>Güç kaynağının teknik özellikleri:</w:t>
      </w:r>
    </w:p>
    <w:p w14:paraId="000002C8" w14:textId="77777777" w:rsidR="00CB53E3" w:rsidRDefault="00CB53E3">
      <w:pPr>
        <w:spacing w:after="0" w:line="240" w:lineRule="auto"/>
        <w:rPr>
          <w:rFonts w:ascii="Times New Roman" w:eastAsia="Times New Roman" w:hAnsi="Times New Roman" w:cs="Times New Roman"/>
          <w:sz w:val="24"/>
          <w:szCs w:val="24"/>
        </w:rPr>
      </w:pPr>
    </w:p>
    <w:p w14:paraId="000002C9" w14:textId="77777777" w:rsidR="00CB53E3" w:rsidRDefault="00AE6A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Şarj edilebilirdir</w:t>
      </w:r>
    </w:p>
    <w:p w14:paraId="000002CA" w14:textId="77777777" w:rsidR="00CB53E3" w:rsidRDefault="00CB53E3">
      <w:pPr>
        <w:spacing w:after="0" w:line="240" w:lineRule="auto"/>
        <w:rPr>
          <w:rFonts w:ascii="Times New Roman" w:eastAsia="Times New Roman" w:hAnsi="Times New Roman" w:cs="Times New Roman"/>
          <w:sz w:val="24"/>
          <w:szCs w:val="24"/>
        </w:rPr>
      </w:pPr>
    </w:p>
    <w:p w14:paraId="000002CB" w14:textId="77777777" w:rsidR="00CB53E3" w:rsidRDefault="00AE6A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- 7.6 mm x 51.9 mm x 115.2 mm boyutlarındadır</w:t>
      </w:r>
    </w:p>
    <w:p w14:paraId="000002CC" w14:textId="77777777" w:rsidR="00CB53E3" w:rsidRDefault="00CB53E3">
      <w:pPr>
        <w:spacing w:after="0" w:line="240" w:lineRule="auto"/>
        <w:rPr>
          <w:rFonts w:ascii="Times New Roman" w:eastAsia="Times New Roman" w:hAnsi="Times New Roman" w:cs="Times New Roman"/>
          <w:sz w:val="24"/>
          <w:szCs w:val="24"/>
        </w:rPr>
      </w:pPr>
    </w:p>
    <w:p w14:paraId="000002CD" w14:textId="77777777" w:rsidR="00CB53E3" w:rsidRDefault="00AE6A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Akım koruma devresi bulunmaktadır (PCM)</w:t>
      </w:r>
    </w:p>
    <w:p w14:paraId="000002CE" w14:textId="77777777" w:rsidR="00CB53E3" w:rsidRDefault="00CB53E3">
      <w:pPr>
        <w:spacing w:after="0" w:line="240" w:lineRule="auto"/>
        <w:rPr>
          <w:rFonts w:ascii="Times New Roman" w:eastAsia="Times New Roman" w:hAnsi="Times New Roman" w:cs="Times New Roman"/>
          <w:sz w:val="24"/>
          <w:szCs w:val="24"/>
        </w:rPr>
      </w:pPr>
    </w:p>
    <w:p w14:paraId="000002CF" w14:textId="77777777" w:rsidR="00CB53E3" w:rsidRDefault="00AE6A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Termistör (NTC)</w:t>
      </w:r>
    </w:p>
    <w:p w14:paraId="000002D0" w14:textId="77777777" w:rsidR="00CB53E3" w:rsidRDefault="00CB53E3">
      <w:pPr>
        <w:spacing w:after="0" w:line="240" w:lineRule="auto"/>
        <w:rPr>
          <w:rFonts w:ascii="Times New Roman" w:eastAsia="Times New Roman" w:hAnsi="Times New Roman" w:cs="Times New Roman"/>
          <w:sz w:val="24"/>
          <w:szCs w:val="24"/>
        </w:rPr>
      </w:pPr>
    </w:p>
    <w:p w14:paraId="000002D1" w14:textId="77777777" w:rsidR="00CB53E3" w:rsidRDefault="00AE6A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- 2.75V- 4.2V çalışma voltajı</w:t>
      </w:r>
    </w:p>
    <w:p w14:paraId="000002D2" w14:textId="77777777" w:rsidR="00CB53E3" w:rsidRDefault="00CB53E3">
      <w:pPr>
        <w:spacing w:after="0" w:line="240" w:lineRule="auto"/>
        <w:rPr>
          <w:rFonts w:ascii="Times New Roman" w:eastAsia="Times New Roman" w:hAnsi="Times New Roman" w:cs="Times New Roman"/>
          <w:sz w:val="24"/>
          <w:szCs w:val="24"/>
        </w:rPr>
      </w:pPr>
    </w:p>
    <w:p w14:paraId="000002D3" w14:textId="77777777" w:rsidR="00CB53E3" w:rsidRDefault="00AE6A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-3.7 V nominal voltaj </w:t>
      </w:r>
    </w:p>
    <w:p w14:paraId="000002D4" w14:textId="77777777" w:rsidR="00CB53E3" w:rsidRDefault="00CB53E3">
      <w:pPr>
        <w:spacing w:after="0" w:line="240" w:lineRule="auto"/>
        <w:rPr>
          <w:rFonts w:ascii="Times New Roman" w:eastAsia="Times New Roman" w:hAnsi="Times New Roman" w:cs="Times New Roman"/>
          <w:sz w:val="24"/>
          <w:szCs w:val="24"/>
        </w:rPr>
      </w:pPr>
    </w:p>
    <w:p w14:paraId="000002D5" w14:textId="77777777" w:rsidR="00CB53E3" w:rsidRDefault="00AE6A6D">
      <w:pPr>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- 5000mAh kapasite</w:t>
      </w:r>
    </w:p>
    <w:p w14:paraId="000002D6" w14:textId="77777777" w:rsidR="00CB53E3" w:rsidRDefault="00CB53E3">
      <w:pPr>
        <w:spacing w:after="0" w:line="240" w:lineRule="auto"/>
        <w:rPr>
          <w:rFonts w:ascii="Times New Roman" w:eastAsia="Times New Roman" w:hAnsi="Times New Roman" w:cs="Times New Roman"/>
          <w:sz w:val="24"/>
          <w:szCs w:val="24"/>
        </w:rPr>
      </w:pPr>
    </w:p>
    <w:p w14:paraId="000002D7" w14:textId="77777777" w:rsidR="00CB53E3" w:rsidRDefault="00AE6A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-1S1P konfigürasyon</w:t>
      </w:r>
    </w:p>
    <w:p w14:paraId="000002D8" w14:textId="77777777" w:rsidR="00CB53E3" w:rsidRDefault="00CB53E3">
      <w:pPr>
        <w:rPr>
          <w:rFonts w:ascii="Times New Roman" w:eastAsia="Times New Roman" w:hAnsi="Times New Roman" w:cs="Times New Roman"/>
          <w:b/>
          <w:sz w:val="28"/>
          <w:szCs w:val="28"/>
        </w:rPr>
      </w:pPr>
    </w:p>
    <w:p w14:paraId="000002D9" w14:textId="77777777" w:rsidR="00CB53E3" w:rsidRDefault="00AE6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3.2.8 Süpürücü Aparatı ve Fırçalar</w:t>
      </w:r>
    </w:p>
    <w:p w14:paraId="000002DA"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Tasarlanan robot engelleri algılayarak, otomatik ve manuel modda kullanılabilen bir temizlik robotudur. Bu nede</w:t>
      </w:r>
      <w:r>
        <w:rPr>
          <w:rFonts w:ascii="Times New Roman" w:eastAsia="Times New Roman" w:hAnsi="Times New Roman" w:cs="Times New Roman"/>
          <w:sz w:val="24"/>
          <w:szCs w:val="24"/>
        </w:rPr>
        <w:t xml:space="preserve">nden dolayı robotu tasarlarken bir temizleyici birime ihtiyaç duyulmuştur. Bu ihtiyacın karşılanması için çeşitli alternatifler arasından en uygun olan yöntem </w:t>
      </w:r>
      <w:r>
        <w:rPr>
          <w:rFonts w:ascii="Times New Roman" w:eastAsia="Times New Roman" w:hAnsi="Times New Roman" w:cs="Times New Roman"/>
          <w:sz w:val="24"/>
          <w:szCs w:val="24"/>
        </w:rPr>
        <w:lastRenderedPageBreak/>
        <w:t>seçilmiştir. Pil ile çalışan ve kendi fanına sahip olan hazır bir süpücü kiti satın alınarak robo</w:t>
      </w:r>
      <w:r>
        <w:rPr>
          <w:rFonts w:ascii="Times New Roman" w:eastAsia="Times New Roman" w:hAnsi="Times New Roman" w:cs="Times New Roman"/>
          <w:sz w:val="24"/>
          <w:szCs w:val="24"/>
        </w:rPr>
        <w:t>ta monte edilmiştir. Bu kite ek olarak temizleme işlemini kolaylaştırmak adına iki adet dönebilen fırça yerleştirilmiştir. Süpürücü konum itibariyle toz veya partikülleri içine hapsetmesi ve robotun hareketine engel teşkil etmemesi açısından uygun bir yere</w:t>
      </w:r>
      <w:r>
        <w:rPr>
          <w:rFonts w:ascii="Times New Roman" w:eastAsia="Times New Roman" w:hAnsi="Times New Roman" w:cs="Times New Roman"/>
          <w:sz w:val="24"/>
          <w:szCs w:val="24"/>
        </w:rPr>
        <w:t xml:space="preserve"> montajı yapılmıştır. Süpürülen tanecikler, bir hazne içine dolmaktadır ve daha sonra bu hazne içerisinden boşaltılabilmektedir. Genişliği 8 cm, derinliği 8 cm, yüksekliği ise 6 cm’dir. Çalışma voltajı ise 5V’dur.Vakum ve fırçalar bir röle yardımıyla tetik</w:t>
      </w:r>
      <w:r>
        <w:rPr>
          <w:rFonts w:ascii="Times New Roman" w:eastAsia="Times New Roman" w:hAnsi="Times New Roman" w:cs="Times New Roman"/>
          <w:sz w:val="24"/>
          <w:szCs w:val="24"/>
        </w:rPr>
        <w:t>lenmektedir. Şekil 3.16 ve Şekil 3.17 ‘de gösterilmiştir.</w:t>
      </w:r>
    </w:p>
    <w:p w14:paraId="000002DB"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741C0E" wp14:editId="6D6528BD">
            <wp:extent cx="3662476" cy="3013648"/>
            <wp:effectExtent l="0" t="0" r="0" b="0"/>
            <wp:docPr id="2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5"/>
                    <a:srcRect/>
                    <a:stretch>
                      <a:fillRect/>
                    </a:stretch>
                  </pic:blipFill>
                  <pic:spPr>
                    <a:xfrm>
                      <a:off x="0" y="0"/>
                      <a:ext cx="3662476" cy="3013648"/>
                    </a:xfrm>
                    <a:prstGeom prst="rect">
                      <a:avLst/>
                    </a:prstGeom>
                    <a:ln/>
                  </pic:spPr>
                </pic:pic>
              </a:graphicData>
            </a:graphic>
          </wp:inline>
        </w:drawing>
      </w:r>
    </w:p>
    <w:p w14:paraId="000002DC"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3.16 Kullanılan Fırçalar</w:t>
      </w:r>
    </w:p>
    <w:p w14:paraId="000002DD"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D8CAD4" wp14:editId="03E9FDB6">
            <wp:extent cx="4433079" cy="3014622"/>
            <wp:effectExtent l="0" t="0" r="0" b="0"/>
            <wp:docPr id="257" name="image50.png" descr="iç mekan, farklı, projektör, dişl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50.png" descr="iç mekan, farklı, projektör, dişli içeren bir resim&#10;&#10;Açıklama otomatik olarak oluşturuldu"/>
                    <pic:cNvPicPr preferRelativeResize="0"/>
                  </pic:nvPicPr>
                  <pic:blipFill>
                    <a:blip r:embed="rId86"/>
                    <a:srcRect/>
                    <a:stretch>
                      <a:fillRect/>
                    </a:stretch>
                  </pic:blipFill>
                  <pic:spPr>
                    <a:xfrm>
                      <a:off x="0" y="0"/>
                      <a:ext cx="4433079" cy="3014622"/>
                    </a:xfrm>
                    <a:prstGeom prst="rect">
                      <a:avLst/>
                    </a:prstGeom>
                    <a:ln/>
                  </pic:spPr>
                </pic:pic>
              </a:graphicData>
            </a:graphic>
          </wp:inline>
        </w:drawing>
      </w:r>
    </w:p>
    <w:p w14:paraId="000002DE"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3.17 Kullanılan Mini Süpürücü Aparat</w:t>
      </w:r>
    </w:p>
    <w:p w14:paraId="000002DF" w14:textId="77777777" w:rsidR="00CB53E3" w:rsidRDefault="00CB53E3">
      <w:pPr>
        <w:spacing w:after="0" w:line="360" w:lineRule="auto"/>
        <w:rPr>
          <w:rFonts w:ascii="Times New Roman" w:eastAsia="Times New Roman" w:hAnsi="Times New Roman" w:cs="Times New Roman"/>
          <w:b/>
          <w:sz w:val="28"/>
          <w:szCs w:val="28"/>
        </w:rPr>
      </w:pPr>
    </w:p>
    <w:p w14:paraId="000002E0" w14:textId="77777777" w:rsidR="00CB53E3" w:rsidRDefault="00AE6A6D">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0002E1" w14:textId="77777777" w:rsidR="00CB53E3" w:rsidRDefault="00AE6A6D">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3.2.9 Tekerlekler</w:t>
      </w:r>
    </w:p>
    <w:p w14:paraId="000002E2"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Bir motorlu araçta, iki teker arasındaki devir dengesini sağlayan parçaya diferansiyel denir. Robotlarda hareket için, tekerlekleri ayrı ayrı kontrol eden diferansiyel kullanılır. Böylece robotta, her bir tekerleğin farklı hızlarda dönme yönünü değiş</w:t>
      </w:r>
      <w:r>
        <w:rPr>
          <w:rFonts w:ascii="Times New Roman" w:eastAsia="Times New Roman" w:hAnsi="Times New Roman" w:cs="Times New Roman"/>
          <w:sz w:val="24"/>
          <w:szCs w:val="24"/>
        </w:rPr>
        <w:t>tirebiliriz ve dişlilerle bağlantısı olmayan ek tekerlekler ekleyerek robotun dengesini sağlayabiliriz. İki tekerlek ve bir küçük tekerlek yapısı veya dört tekerlek yapısı robotlarda en yaygın kullanılan tekerlek kombinasyonlarıdır. İki tekerlek ve bir küç</w:t>
      </w:r>
      <w:r>
        <w:rPr>
          <w:rFonts w:ascii="Times New Roman" w:eastAsia="Times New Roman" w:hAnsi="Times New Roman" w:cs="Times New Roman"/>
          <w:sz w:val="24"/>
          <w:szCs w:val="24"/>
        </w:rPr>
        <w:t>ük tekerlek yapısına hareketi ölçmek için enkoder eklenebilmesi gibi bir avantajı vardır. Dört tekerlek yapısı için, bir enkoderin eklenmesi, robotun gerçek hareketlerine kıyasla yanlış ölçümler üretebilir. Fakat bu sistem, kapalı çevrim kontrolü ve yüksek</w:t>
      </w:r>
      <w:r>
        <w:rPr>
          <w:rFonts w:ascii="Times New Roman" w:eastAsia="Times New Roman" w:hAnsi="Times New Roman" w:cs="Times New Roman"/>
          <w:sz w:val="24"/>
          <w:szCs w:val="24"/>
        </w:rPr>
        <w:t xml:space="preserve"> yol tutuşu için en iyi sistemdir.</w:t>
      </w:r>
    </w:p>
    <w:p w14:paraId="000002E3"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2E4"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Tasarlanan robotta, robotun hareketinin etkili bir şekilde gerçekleşmesi için tekerleklerin konumu ve boyutu çok önemli bir faktör olmuştur. Hem tüm mekanik parçaların ağırlığına uygun hem de robotun hareketin</w:t>
      </w:r>
      <w:r>
        <w:rPr>
          <w:rFonts w:ascii="Times New Roman" w:eastAsia="Times New Roman" w:hAnsi="Times New Roman" w:cs="Times New Roman"/>
          <w:sz w:val="24"/>
          <w:szCs w:val="24"/>
        </w:rPr>
        <w:t>i kolaylıkla sağlayabilmesi için uygun ölçülerde bir tekerlek uygun görülmüştür. Robotta iki adet tekerlek bulunmaktadır. Bunlardan biri sağ biri sol kısımda yer almaktadır. Bu tekerleklerle ek olarak, robotun iyi manevralar yapmasını sağlayabilmek için or</w:t>
      </w:r>
      <w:r>
        <w:rPr>
          <w:rFonts w:ascii="Times New Roman" w:eastAsia="Times New Roman" w:hAnsi="Times New Roman" w:cs="Times New Roman"/>
          <w:sz w:val="24"/>
          <w:szCs w:val="24"/>
        </w:rPr>
        <w:t>ta kısmına sarhoş tekerlek monte edilmiştir. (Şekil 3.18) Robotta kullanılan tekerlekler 42mm çaplı ve 19mm genişliğindedir. Motorlara doğrudan takılabilmektedir. Yumuşak bir lastiğe sahiptir.</w:t>
      </w:r>
    </w:p>
    <w:p w14:paraId="000002E5" w14:textId="77777777" w:rsidR="00CB53E3" w:rsidRDefault="00CB53E3">
      <w:pPr>
        <w:spacing w:after="0" w:line="360" w:lineRule="auto"/>
        <w:jc w:val="both"/>
        <w:rPr>
          <w:rFonts w:ascii="Times New Roman" w:eastAsia="Times New Roman" w:hAnsi="Times New Roman" w:cs="Times New Roman"/>
          <w:sz w:val="24"/>
          <w:szCs w:val="24"/>
        </w:rPr>
      </w:pPr>
    </w:p>
    <w:p w14:paraId="000002E6" w14:textId="77777777" w:rsidR="00CB53E3" w:rsidRDefault="00CB53E3">
      <w:pPr>
        <w:spacing w:after="0" w:line="360" w:lineRule="auto"/>
        <w:jc w:val="both"/>
        <w:rPr>
          <w:rFonts w:ascii="Times New Roman" w:eastAsia="Times New Roman" w:hAnsi="Times New Roman" w:cs="Times New Roman"/>
          <w:sz w:val="24"/>
          <w:szCs w:val="24"/>
        </w:rPr>
      </w:pPr>
    </w:p>
    <w:p w14:paraId="000002E7" w14:textId="77777777" w:rsidR="00CB53E3" w:rsidRDefault="00CB53E3">
      <w:pPr>
        <w:rPr>
          <w:rFonts w:ascii="Times New Roman" w:eastAsia="Times New Roman" w:hAnsi="Times New Roman" w:cs="Times New Roman"/>
          <w:b/>
          <w:sz w:val="28"/>
          <w:szCs w:val="28"/>
        </w:rPr>
      </w:pPr>
    </w:p>
    <w:p w14:paraId="000002E8" w14:textId="77777777" w:rsidR="00CB53E3" w:rsidRDefault="00AE6A6D">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2B6E8AA" wp14:editId="7E088869">
            <wp:extent cx="3070440" cy="1494280"/>
            <wp:effectExtent l="0" t="0" r="0" b="0"/>
            <wp:docPr id="258" name="image52.jpg" descr="dişli, madeni eşyalar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52.jpg" descr="dişli, madeni eşyalar içeren bir resim&#10;&#10;Açıklama otomatik olarak oluşturuldu"/>
                    <pic:cNvPicPr preferRelativeResize="0"/>
                  </pic:nvPicPr>
                  <pic:blipFill>
                    <a:blip r:embed="rId87"/>
                    <a:srcRect/>
                    <a:stretch>
                      <a:fillRect/>
                    </a:stretch>
                  </pic:blipFill>
                  <pic:spPr>
                    <a:xfrm>
                      <a:off x="0" y="0"/>
                      <a:ext cx="3070440" cy="1494280"/>
                    </a:xfrm>
                    <a:prstGeom prst="rect">
                      <a:avLst/>
                    </a:prstGeom>
                    <a:ln/>
                  </pic:spPr>
                </pic:pic>
              </a:graphicData>
            </a:graphic>
          </wp:inline>
        </w:drawing>
      </w:r>
    </w:p>
    <w:p w14:paraId="000002E9" w14:textId="77777777" w:rsidR="00CB53E3" w:rsidRDefault="00CB53E3">
      <w:pPr>
        <w:jc w:val="center"/>
        <w:rPr>
          <w:rFonts w:ascii="Times New Roman" w:eastAsia="Times New Roman" w:hAnsi="Times New Roman" w:cs="Times New Roman"/>
          <w:b/>
          <w:sz w:val="28"/>
          <w:szCs w:val="28"/>
        </w:rPr>
      </w:pPr>
    </w:p>
    <w:p w14:paraId="000002EA" w14:textId="77777777" w:rsidR="00CB53E3" w:rsidRDefault="00AE6A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3.18 Kullanılan Tekerlekler</w:t>
      </w:r>
    </w:p>
    <w:p w14:paraId="000002EB" w14:textId="77777777" w:rsidR="00CB53E3" w:rsidRDefault="00CB53E3">
      <w:pPr>
        <w:rPr>
          <w:rFonts w:ascii="Times New Roman" w:eastAsia="Times New Roman" w:hAnsi="Times New Roman" w:cs="Times New Roman"/>
          <w:b/>
          <w:sz w:val="28"/>
          <w:szCs w:val="28"/>
        </w:rPr>
      </w:pPr>
    </w:p>
    <w:p w14:paraId="000002EC"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b/>
          <w:sz w:val="28"/>
          <w:szCs w:val="28"/>
        </w:rPr>
        <w:t>3.3 Robotun Yazılım Tasarımı</w:t>
      </w:r>
    </w:p>
    <w:p w14:paraId="000002ED" w14:textId="77777777" w:rsidR="00CB53E3" w:rsidRDefault="00AE6A6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Robotik projelerde donanım kısmının önemi olduğu kadar yazılım kısmı da oldukça önemlidir. Tasarlanan robotun manuel ve otonom modlarında çalışıp, engelleri algılayarak hareketini ve s</w:t>
      </w:r>
      <w:r>
        <w:rPr>
          <w:rFonts w:ascii="Times New Roman" w:eastAsia="Times New Roman" w:hAnsi="Times New Roman" w:cs="Times New Roman"/>
          <w:sz w:val="24"/>
          <w:szCs w:val="24"/>
        </w:rPr>
        <w:t>üpürme eylemini gerçekleştirebilmesi için çeşitli algoritmaların geliştirilmesine ihtiyaç duyulmuştur. Robotun yazılımı için Visual Studio içinde barınan Platform IO adlı IDE’den yararlanılmıştır. C programlama dili kullanılarak, tüm gereksinimlere karşılı</w:t>
      </w:r>
      <w:r>
        <w:rPr>
          <w:rFonts w:ascii="Times New Roman" w:eastAsia="Times New Roman" w:hAnsi="Times New Roman" w:cs="Times New Roman"/>
          <w:sz w:val="24"/>
          <w:szCs w:val="24"/>
        </w:rPr>
        <w:t xml:space="preserve">k verebilecek bir algoritma geliştirilmiştir. Ekler kısmında kodlara yer verilecektir. </w:t>
      </w:r>
    </w:p>
    <w:p w14:paraId="000002EE" w14:textId="77777777" w:rsidR="00CB53E3" w:rsidRDefault="00AE6A6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3.3.1 Manuel Mod</w:t>
      </w:r>
    </w:p>
    <w:p w14:paraId="000002EF" w14:textId="77777777" w:rsidR="00CB53E3" w:rsidRDefault="00AE6A6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Robotun manuel modunda Bluetooth haberleşmesi kullanılmıştır. Kullanıcı, Android telefon üzerindeki uygulamadan, robotu uzaktan kumanda</w:t>
      </w:r>
      <w:r>
        <w:rPr>
          <w:rFonts w:ascii="Times New Roman" w:eastAsia="Times New Roman" w:hAnsi="Times New Roman" w:cs="Times New Roman"/>
          <w:sz w:val="24"/>
          <w:szCs w:val="24"/>
        </w:rPr>
        <w:t xml:space="preserve"> yöntemiyle kullanabilmektedir. Uygulama üzerinden robotun ileri, geri, sağ ve sol gibi yönlere hareketi sağlanabilmekte ve temizliği başlatabilmektedir. Kullanıcı robotun hareketini, bu uzaktan kumanda yöntemi ile sonlandırabilmektedir. Öte yandan uygulam</w:t>
      </w:r>
      <w:r>
        <w:rPr>
          <w:rFonts w:ascii="Times New Roman" w:eastAsia="Times New Roman" w:hAnsi="Times New Roman" w:cs="Times New Roman"/>
          <w:sz w:val="24"/>
          <w:szCs w:val="24"/>
        </w:rPr>
        <w:t>a üzerinden aracın otomatik moduna geçişi de sağlanmaktadır. Örnek: Bluetooth kontrolü akış diyagramı Şekil 3.30’da gösterilmiştir.</w:t>
      </w:r>
    </w:p>
    <w:p w14:paraId="000002F0" w14:textId="77777777" w:rsidR="00CB53E3" w:rsidRDefault="00AE6A6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8662F5D" wp14:editId="7333C924">
            <wp:extent cx="2880277" cy="5662695"/>
            <wp:effectExtent l="0" t="0" r="0" b="0"/>
            <wp:docPr id="2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8"/>
                    <a:srcRect/>
                    <a:stretch>
                      <a:fillRect/>
                    </a:stretch>
                  </pic:blipFill>
                  <pic:spPr>
                    <a:xfrm>
                      <a:off x="0" y="0"/>
                      <a:ext cx="2880277" cy="5662695"/>
                    </a:xfrm>
                    <a:prstGeom prst="rect">
                      <a:avLst/>
                    </a:prstGeom>
                    <a:ln/>
                  </pic:spPr>
                </pic:pic>
              </a:graphicData>
            </a:graphic>
          </wp:inline>
        </w:drawing>
      </w:r>
    </w:p>
    <w:p w14:paraId="000002F1" w14:textId="77777777" w:rsidR="00CB53E3" w:rsidRDefault="00AE6A6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3.19 Bluetooth Kontrol Akış Diyagramı</w:t>
      </w:r>
    </w:p>
    <w:p w14:paraId="000002F2" w14:textId="77777777" w:rsidR="00CB53E3" w:rsidRDefault="00AE6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0002F3"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3.3.2 Otonom Mod</w:t>
      </w:r>
    </w:p>
    <w:p w14:paraId="000002F4" w14:textId="77777777" w:rsidR="00CB53E3" w:rsidRDefault="00AE6A6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Robotun diğer modu olan otonom modunda is</w:t>
      </w:r>
      <w:r>
        <w:rPr>
          <w:rFonts w:ascii="Times New Roman" w:eastAsia="Times New Roman" w:hAnsi="Times New Roman" w:cs="Times New Roman"/>
          <w:sz w:val="24"/>
          <w:szCs w:val="24"/>
        </w:rPr>
        <w:t>e hareketini üzerinde yer alan sensörlerden aldığı veriler sayesinde gerçekleştirmektedir. Etrafında ya da zemininde yer alan engellere takılmadan hareketini ve süpürme işlemini gerçekleştirmektedir. Tüm bu ihtiyaçlar göz önünde bulundurularak, robotun oto</w:t>
      </w:r>
      <w:r>
        <w:rPr>
          <w:rFonts w:ascii="Times New Roman" w:eastAsia="Times New Roman" w:hAnsi="Times New Roman" w:cs="Times New Roman"/>
          <w:sz w:val="24"/>
          <w:szCs w:val="24"/>
        </w:rPr>
        <w:t>matik modda kendi hareketini sağlayabilmesi için gerekli algoritmalar geliştirilmiştir. Algoritmalar C programlama diliyle, Arduino IDE derleyicisinde geliştirilmiştir. Ultrasonik sensörlerden alınan değerlerden yola çıkarak gerekli matematiksel hesaplamal</w:t>
      </w:r>
      <w:r>
        <w:rPr>
          <w:rFonts w:ascii="Times New Roman" w:eastAsia="Times New Roman" w:hAnsi="Times New Roman" w:cs="Times New Roman"/>
          <w:sz w:val="24"/>
          <w:szCs w:val="24"/>
        </w:rPr>
        <w:t xml:space="preserve">ar eşliğinde mesafe ölçümü yapılarak engel algılama algoritması geliştirilmiştir .Kullanlan diğer bir  sensör olan kızılötesi sensörden alınan ölçümler ile zemin </w:t>
      </w:r>
      <w:r>
        <w:rPr>
          <w:rFonts w:ascii="Times New Roman" w:eastAsia="Times New Roman" w:hAnsi="Times New Roman" w:cs="Times New Roman"/>
          <w:sz w:val="24"/>
          <w:szCs w:val="24"/>
        </w:rPr>
        <w:lastRenderedPageBreak/>
        <w:t>veya basamak engellerini tespit etmek için algoritma geliştirilmiştir.</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Mesafe sensörleri 15 cm</w:t>
      </w:r>
      <w:r>
        <w:rPr>
          <w:rFonts w:ascii="Times New Roman" w:eastAsia="Times New Roman" w:hAnsi="Times New Roman" w:cs="Times New Roman"/>
          <w:sz w:val="24"/>
          <w:szCs w:val="24"/>
        </w:rPr>
        <w:t xml:space="preserve"> altındaki değerleri engel olarak belirler. Öte yandan bu değer isteğe bağlı değiştirilebilir fakat sensör hassasiyetleri göz önüne alındığında bu değer, ideal bir değerdir. Algoritma random temizleme algoritmasıdır. Engellerden kaçarak random temizlik yap</w:t>
      </w:r>
      <w:r>
        <w:rPr>
          <w:rFonts w:ascii="Times New Roman" w:eastAsia="Times New Roman" w:hAnsi="Times New Roman" w:cs="Times New Roman"/>
          <w:sz w:val="24"/>
          <w:szCs w:val="24"/>
        </w:rPr>
        <w:t>ar. Örnek: Otonom modu akış diyagramı Şekil 3.31’de gösterilmiştir.</w:t>
      </w:r>
    </w:p>
    <w:p w14:paraId="000002F5" w14:textId="77777777" w:rsidR="00CB53E3" w:rsidRDefault="00AE6A6D">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4B8596C" wp14:editId="4F4B5B13">
            <wp:extent cx="5760720" cy="6118225"/>
            <wp:effectExtent l="0" t="0" r="0" b="0"/>
            <wp:docPr id="26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9"/>
                    <a:srcRect/>
                    <a:stretch>
                      <a:fillRect/>
                    </a:stretch>
                  </pic:blipFill>
                  <pic:spPr>
                    <a:xfrm>
                      <a:off x="0" y="0"/>
                      <a:ext cx="5760720" cy="6118225"/>
                    </a:xfrm>
                    <a:prstGeom prst="rect">
                      <a:avLst/>
                    </a:prstGeom>
                    <a:ln/>
                  </pic:spPr>
                </pic:pic>
              </a:graphicData>
            </a:graphic>
          </wp:inline>
        </w:drawing>
      </w:r>
    </w:p>
    <w:p w14:paraId="000002F6" w14:textId="77777777" w:rsidR="00CB53E3" w:rsidRDefault="00AE6A6D">
      <w:pPr>
        <w:spacing w:after="0" w:line="360" w:lineRule="auto"/>
        <w:ind w:firstLine="25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2F7" w14:textId="77777777" w:rsidR="00CB53E3" w:rsidRDefault="00AE6A6D">
      <w:pPr>
        <w:spacing w:after="0" w:line="360" w:lineRule="auto"/>
        <w:ind w:firstLine="25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2F8" w14:textId="77777777" w:rsidR="00CB53E3" w:rsidRDefault="00AE6A6D">
      <w:pPr>
        <w:spacing w:after="0" w:line="360" w:lineRule="auto"/>
        <w:ind w:firstLine="25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3.20 Otonom Mod Akış Diyagramı</w:t>
      </w:r>
    </w:p>
    <w:p w14:paraId="000002F9" w14:textId="77777777" w:rsidR="00CB53E3" w:rsidRDefault="00AE6A6D">
      <w:pPr>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4 PARÇALARIN ENTEGRASYONU</w:t>
      </w:r>
    </w:p>
    <w:p w14:paraId="000002FA" w14:textId="77777777" w:rsidR="00CB53E3" w:rsidRDefault="00AE6A6D">
      <w:pPr>
        <w:spacing w:after="0" w:line="360" w:lineRule="auto"/>
        <w:ind w:firstLine="25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Bu bölümde, tüm malzeme ve parçaların bir arada uyumlu bir şekilde nasıl çalıştığına ve tasarlanan robotun nasıl şekillendiğine değinilmiştir. İlk olarak geçici bir robot gövdesi üzerinde ultrasonik sensörler, kızılötesi sensör, bluetooth modül, mikrodenet</w:t>
      </w:r>
      <w:r>
        <w:rPr>
          <w:rFonts w:ascii="Times New Roman" w:eastAsia="Times New Roman" w:hAnsi="Times New Roman" w:cs="Times New Roman"/>
          <w:sz w:val="24"/>
          <w:szCs w:val="24"/>
        </w:rPr>
        <w:t>leyicinin bir araya getirilmesiyle robotun hareketleri test edilmiştir. Böylelikle çıkan hatalar tespit edilerek gerekli önlemler alınmıştır. Bluetooth ile uzaktan kumanda yöntemiyle kontrolü sağlanması için Arduino ile Bluetooth modülünün bağlantısı gerçe</w:t>
      </w:r>
      <w:r>
        <w:rPr>
          <w:rFonts w:ascii="Times New Roman" w:eastAsia="Times New Roman" w:hAnsi="Times New Roman" w:cs="Times New Roman"/>
          <w:sz w:val="24"/>
          <w:szCs w:val="24"/>
        </w:rPr>
        <w:t>kleştirilmiştir. Solid Works üzerinde tasarlanan gövde ve kapak 3D baskı ile elde edilmiştir.</w:t>
      </w:r>
    </w:p>
    <w:p w14:paraId="000002FB"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2FC" w14:textId="77777777" w:rsidR="00CB53E3" w:rsidRDefault="00CB53E3">
      <w:pPr>
        <w:spacing w:after="0" w:line="360" w:lineRule="auto"/>
        <w:jc w:val="both"/>
        <w:rPr>
          <w:rFonts w:ascii="Times New Roman" w:eastAsia="Times New Roman" w:hAnsi="Times New Roman" w:cs="Times New Roman"/>
          <w:sz w:val="24"/>
          <w:szCs w:val="24"/>
        </w:rPr>
      </w:pPr>
    </w:p>
    <w:p w14:paraId="000002FD" w14:textId="77777777" w:rsidR="00CB53E3" w:rsidRDefault="00AE6A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Robotun tasarımında kullanılan tüm birimler, baskıdan elde edilen gövde içerisine kolaylıkla yerleştirilip, montajı sağlanmıştır. Tasarım esnasında müd</w:t>
      </w:r>
      <w:r>
        <w:rPr>
          <w:rFonts w:ascii="Times New Roman" w:eastAsia="Times New Roman" w:hAnsi="Times New Roman" w:cs="Times New Roman"/>
          <w:sz w:val="24"/>
          <w:szCs w:val="24"/>
        </w:rPr>
        <w:t xml:space="preserve">ahale edilmesi gerekebilecek durumların olabileceği göz önüne alınarak, dış kabuk çıkarılabilir şekilde montajlanmıştır. </w:t>
      </w:r>
    </w:p>
    <w:p w14:paraId="000002FE" w14:textId="77777777" w:rsidR="00CB53E3" w:rsidRDefault="00CB53E3">
      <w:pPr>
        <w:spacing w:after="0" w:line="360" w:lineRule="auto"/>
        <w:jc w:val="both"/>
        <w:rPr>
          <w:rFonts w:ascii="Times New Roman" w:eastAsia="Times New Roman" w:hAnsi="Times New Roman" w:cs="Times New Roman"/>
          <w:sz w:val="24"/>
          <w:szCs w:val="24"/>
        </w:rPr>
      </w:pPr>
    </w:p>
    <w:p w14:paraId="000002FF" w14:textId="77777777" w:rsidR="00CB53E3" w:rsidRDefault="00CB53E3">
      <w:pPr>
        <w:spacing w:after="0" w:line="360" w:lineRule="auto"/>
        <w:jc w:val="center"/>
        <w:rPr>
          <w:rFonts w:ascii="Times New Roman" w:eastAsia="Times New Roman" w:hAnsi="Times New Roman" w:cs="Times New Roman"/>
          <w:sz w:val="24"/>
          <w:szCs w:val="24"/>
        </w:rPr>
      </w:pPr>
    </w:p>
    <w:p w14:paraId="00000300" w14:textId="77777777" w:rsidR="00CB53E3" w:rsidRDefault="00CB53E3">
      <w:pPr>
        <w:spacing w:after="0" w:line="360" w:lineRule="auto"/>
        <w:jc w:val="both"/>
        <w:rPr>
          <w:rFonts w:ascii="Times New Roman" w:eastAsia="Times New Roman" w:hAnsi="Times New Roman" w:cs="Times New Roman"/>
          <w:sz w:val="24"/>
          <w:szCs w:val="24"/>
        </w:rPr>
      </w:pPr>
    </w:p>
    <w:p w14:paraId="00000301" w14:textId="77777777" w:rsidR="00CB53E3" w:rsidRDefault="00CB53E3">
      <w:pPr>
        <w:spacing w:after="0" w:line="360" w:lineRule="auto"/>
        <w:jc w:val="both"/>
        <w:rPr>
          <w:rFonts w:ascii="Times New Roman" w:eastAsia="Times New Roman" w:hAnsi="Times New Roman" w:cs="Times New Roman"/>
          <w:sz w:val="24"/>
          <w:szCs w:val="24"/>
        </w:rPr>
      </w:pPr>
    </w:p>
    <w:p w14:paraId="00000302"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F1D5C0" wp14:editId="10A1E52B">
            <wp:extent cx="4324398" cy="3522379"/>
            <wp:effectExtent l="0" t="0" r="0" b="0"/>
            <wp:docPr id="26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0"/>
                    <a:srcRect/>
                    <a:stretch>
                      <a:fillRect/>
                    </a:stretch>
                  </pic:blipFill>
                  <pic:spPr>
                    <a:xfrm>
                      <a:off x="0" y="0"/>
                      <a:ext cx="4324398" cy="3522379"/>
                    </a:xfrm>
                    <a:prstGeom prst="rect">
                      <a:avLst/>
                    </a:prstGeom>
                    <a:ln/>
                  </pic:spPr>
                </pic:pic>
              </a:graphicData>
            </a:graphic>
          </wp:inline>
        </w:drawing>
      </w:r>
    </w:p>
    <w:p w14:paraId="00000303" w14:textId="77777777" w:rsidR="00CB53E3" w:rsidRDefault="00CB53E3">
      <w:pPr>
        <w:spacing w:after="0" w:line="360" w:lineRule="auto"/>
        <w:jc w:val="center"/>
        <w:rPr>
          <w:rFonts w:ascii="Times New Roman" w:eastAsia="Times New Roman" w:hAnsi="Times New Roman" w:cs="Times New Roman"/>
          <w:sz w:val="24"/>
          <w:szCs w:val="24"/>
        </w:rPr>
      </w:pPr>
    </w:p>
    <w:p w14:paraId="00000304" w14:textId="77777777" w:rsidR="00CB53E3" w:rsidRDefault="00AE6A6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4.1 Tekerlekler ve Vakum Aparatının Montajı</w:t>
      </w:r>
    </w:p>
    <w:p w14:paraId="00000305" w14:textId="77777777" w:rsidR="00CB53E3" w:rsidRDefault="00CB53E3">
      <w:pPr>
        <w:spacing w:after="0" w:line="360" w:lineRule="auto"/>
        <w:rPr>
          <w:rFonts w:ascii="Times New Roman" w:eastAsia="Times New Roman" w:hAnsi="Times New Roman" w:cs="Times New Roman"/>
          <w:sz w:val="24"/>
          <w:szCs w:val="24"/>
        </w:rPr>
      </w:pPr>
    </w:p>
    <w:p w14:paraId="00000306" w14:textId="77777777" w:rsidR="00CB53E3" w:rsidRDefault="00CB53E3">
      <w:pPr>
        <w:jc w:val="center"/>
        <w:rPr>
          <w:rFonts w:ascii="Times New Roman" w:eastAsia="Times New Roman" w:hAnsi="Times New Roman" w:cs="Times New Roman"/>
          <w:sz w:val="24"/>
          <w:szCs w:val="24"/>
        </w:rPr>
      </w:pPr>
    </w:p>
    <w:p w14:paraId="00000307" w14:textId="77777777" w:rsidR="00CB53E3" w:rsidRDefault="00AE6A6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E161DD" wp14:editId="3A741A73">
            <wp:extent cx="4281785" cy="3212999"/>
            <wp:effectExtent l="0" t="0" r="0" b="0"/>
            <wp:docPr id="2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1"/>
                    <a:srcRect/>
                    <a:stretch>
                      <a:fillRect/>
                    </a:stretch>
                  </pic:blipFill>
                  <pic:spPr>
                    <a:xfrm>
                      <a:off x="0" y="0"/>
                      <a:ext cx="4281785" cy="3212999"/>
                    </a:xfrm>
                    <a:prstGeom prst="rect">
                      <a:avLst/>
                    </a:prstGeom>
                    <a:ln/>
                  </pic:spPr>
                </pic:pic>
              </a:graphicData>
            </a:graphic>
          </wp:inline>
        </w:drawing>
      </w:r>
    </w:p>
    <w:p w14:paraId="00000308" w14:textId="77777777" w:rsidR="00CB53E3" w:rsidRDefault="00AE6A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4.2 Robotun Ön Görünümü</w:t>
      </w:r>
    </w:p>
    <w:p w14:paraId="00000309" w14:textId="77777777" w:rsidR="00CB53E3" w:rsidRDefault="00CB53E3">
      <w:pPr>
        <w:jc w:val="center"/>
        <w:rPr>
          <w:rFonts w:ascii="Times New Roman" w:eastAsia="Times New Roman" w:hAnsi="Times New Roman" w:cs="Times New Roman"/>
          <w:sz w:val="24"/>
          <w:szCs w:val="24"/>
        </w:rPr>
      </w:pPr>
    </w:p>
    <w:p w14:paraId="0000030A" w14:textId="77777777" w:rsidR="00CB53E3" w:rsidRDefault="00CB53E3">
      <w:pPr>
        <w:jc w:val="center"/>
        <w:rPr>
          <w:rFonts w:ascii="Times New Roman" w:eastAsia="Times New Roman" w:hAnsi="Times New Roman" w:cs="Times New Roman"/>
          <w:sz w:val="24"/>
          <w:szCs w:val="24"/>
        </w:rPr>
      </w:pPr>
    </w:p>
    <w:p w14:paraId="0000030B" w14:textId="77777777" w:rsidR="00CB53E3" w:rsidRDefault="00CB53E3">
      <w:pPr>
        <w:jc w:val="center"/>
        <w:rPr>
          <w:rFonts w:ascii="Times New Roman" w:eastAsia="Times New Roman" w:hAnsi="Times New Roman" w:cs="Times New Roman"/>
          <w:sz w:val="24"/>
          <w:szCs w:val="24"/>
        </w:rPr>
      </w:pPr>
    </w:p>
    <w:p w14:paraId="0000030C" w14:textId="77777777" w:rsidR="00CB53E3" w:rsidRDefault="00CB53E3">
      <w:pPr>
        <w:jc w:val="center"/>
        <w:rPr>
          <w:rFonts w:ascii="Times New Roman" w:eastAsia="Times New Roman" w:hAnsi="Times New Roman" w:cs="Times New Roman"/>
          <w:sz w:val="24"/>
          <w:szCs w:val="24"/>
        </w:rPr>
      </w:pPr>
    </w:p>
    <w:p w14:paraId="0000030D" w14:textId="77777777" w:rsidR="00CB53E3" w:rsidRDefault="00AE6A6D">
      <w:pPr>
        <w:jc w:val="center"/>
        <w:rPr>
          <w:rFonts w:ascii="Times New Roman" w:eastAsia="Times New Roman" w:hAnsi="Times New Roman" w:cs="Times New Roman"/>
          <w:sz w:val="24"/>
          <w:szCs w:val="24"/>
        </w:rPr>
      </w:pPr>
      <w:r>
        <w:rPr>
          <w:noProof/>
        </w:rPr>
        <w:drawing>
          <wp:anchor distT="0" distB="0" distL="114300" distR="114300" simplePos="0" relativeHeight="251713536" behindDoc="0" locked="0" layoutInCell="1" hidden="0" allowOverlap="1" wp14:anchorId="13278C57" wp14:editId="6F3FA1EC">
            <wp:simplePos x="0" y="0"/>
            <wp:positionH relativeFrom="column">
              <wp:posOffset>928838</wp:posOffset>
            </wp:positionH>
            <wp:positionV relativeFrom="paragraph">
              <wp:posOffset>-759536</wp:posOffset>
            </wp:positionV>
            <wp:extent cx="4069583" cy="3588546"/>
            <wp:effectExtent l="0" t="0" r="0" b="0"/>
            <wp:wrapNone/>
            <wp:docPr id="2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2"/>
                    <a:srcRect/>
                    <a:stretch>
                      <a:fillRect/>
                    </a:stretch>
                  </pic:blipFill>
                  <pic:spPr>
                    <a:xfrm>
                      <a:off x="0" y="0"/>
                      <a:ext cx="4069583" cy="3588546"/>
                    </a:xfrm>
                    <a:prstGeom prst="rect">
                      <a:avLst/>
                    </a:prstGeom>
                    <a:ln/>
                  </pic:spPr>
                </pic:pic>
              </a:graphicData>
            </a:graphic>
          </wp:anchor>
        </w:drawing>
      </w:r>
    </w:p>
    <w:p w14:paraId="0000030E" w14:textId="77777777" w:rsidR="00CB53E3" w:rsidRDefault="00CB53E3">
      <w:pPr>
        <w:jc w:val="center"/>
        <w:rPr>
          <w:rFonts w:ascii="Times New Roman" w:eastAsia="Times New Roman" w:hAnsi="Times New Roman" w:cs="Times New Roman"/>
          <w:sz w:val="24"/>
          <w:szCs w:val="24"/>
        </w:rPr>
      </w:pPr>
    </w:p>
    <w:p w14:paraId="0000030F" w14:textId="77777777" w:rsidR="00CB53E3" w:rsidRDefault="00CB53E3">
      <w:pPr>
        <w:jc w:val="center"/>
        <w:rPr>
          <w:rFonts w:ascii="Times New Roman" w:eastAsia="Times New Roman" w:hAnsi="Times New Roman" w:cs="Times New Roman"/>
          <w:sz w:val="24"/>
          <w:szCs w:val="24"/>
        </w:rPr>
      </w:pPr>
    </w:p>
    <w:p w14:paraId="00000310" w14:textId="77777777" w:rsidR="00CB53E3" w:rsidRDefault="00CB53E3">
      <w:pPr>
        <w:jc w:val="center"/>
        <w:rPr>
          <w:rFonts w:ascii="Times New Roman" w:eastAsia="Times New Roman" w:hAnsi="Times New Roman" w:cs="Times New Roman"/>
          <w:sz w:val="24"/>
          <w:szCs w:val="24"/>
        </w:rPr>
      </w:pPr>
    </w:p>
    <w:p w14:paraId="00000311" w14:textId="77777777" w:rsidR="00CB53E3" w:rsidRDefault="00CB53E3">
      <w:pPr>
        <w:jc w:val="center"/>
        <w:rPr>
          <w:rFonts w:ascii="Times New Roman" w:eastAsia="Times New Roman" w:hAnsi="Times New Roman" w:cs="Times New Roman"/>
          <w:sz w:val="24"/>
          <w:szCs w:val="24"/>
        </w:rPr>
      </w:pPr>
    </w:p>
    <w:p w14:paraId="00000312" w14:textId="77777777" w:rsidR="00CB53E3" w:rsidRDefault="00CB53E3">
      <w:pPr>
        <w:jc w:val="center"/>
        <w:rPr>
          <w:rFonts w:ascii="Times New Roman" w:eastAsia="Times New Roman" w:hAnsi="Times New Roman" w:cs="Times New Roman"/>
          <w:sz w:val="24"/>
          <w:szCs w:val="24"/>
        </w:rPr>
      </w:pPr>
    </w:p>
    <w:p w14:paraId="00000313" w14:textId="77777777" w:rsidR="00CB53E3" w:rsidRDefault="00CB53E3">
      <w:pPr>
        <w:jc w:val="center"/>
        <w:rPr>
          <w:rFonts w:ascii="Times New Roman" w:eastAsia="Times New Roman" w:hAnsi="Times New Roman" w:cs="Times New Roman"/>
          <w:sz w:val="24"/>
          <w:szCs w:val="24"/>
        </w:rPr>
      </w:pPr>
    </w:p>
    <w:p w14:paraId="00000314" w14:textId="77777777" w:rsidR="00CB53E3" w:rsidRDefault="00CB53E3">
      <w:pPr>
        <w:jc w:val="center"/>
        <w:rPr>
          <w:rFonts w:ascii="Times New Roman" w:eastAsia="Times New Roman" w:hAnsi="Times New Roman" w:cs="Times New Roman"/>
          <w:sz w:val="24"/>
          <w:szCs w:val="24"/>
        </w:rPr>
      </w:pPr>
    </w:p>
    <w:p w14:paraId="00000315" w14:textId="77777777" w:rsidR="00CB53E3" w:rsidRDefault="00CB53E3">
      <w:pPr>
        <w:jc w:val="center"/>
        <w:rPr>
          <w:rFonts w:ascii="Times New Roman" w:eastAsia="Times New Roman" w:hAnsi="Times New Roman" w:cs="Times New Roman"/>
          <w:sz w:val="24"/>
          <w:szCs w:val="24"/>
        </w:rPr>
      </w:pPr>
    </w:p>
    <w:p w14:paraId="00000316" w14:textId="77777777" w:rsidR="00CB53E3" w:rsidRDefault="00CB53E3">
      <w:pPr>
        <w:jc w:val="center"/>
        <w:rPr>
          <w:rFonts w:ascii="Times New Roman" w:eastAsia="Times New Roman" w:hAnsi="Times New Roman" w:cs="Times New Roman"/>
          <w:sz w:val="24"/>
          <w:szCs w:val="24"/>
        </w:rPr>
      </w:pPr>
    </w:p>
    <w:p w14:paraId="00000317" w14:textId="77777777" w:rsidR="00CB53E3" w:rsidRDefault="00AE6A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Şekil 4.3 Elektronik ve Mekanik Birimlerin Montajlanmış Hali</w:t>
      </w:r>
    </w:p>
    <w:p w14:paraId="00000318"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319"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Tasarlanan robotta, sistemin açılıp kapanabilir olması için, bir switch kullanılmıştır. Bu şekilde on/off sistemi sağlanmıştır. Butonlar, basılı olmadıkları sürece devrenin </w:t>
      </w:r>
      <w:r>
        <w:rPr>
          <w:rFonts w:ascii="Times New Roman" w:eastAsia="Times New Roman" w:hAnsi="Times New Roman" w:cs="Times New Roman"/>
          <w:sz w:val="24"/>
          <w:szCs w:val="24"/>
        </w:rPr>
        <w:t>açık kalmasını sağlayarak akım geçişini engelleyen devre elemanlarıdır.</w:t>
      </w:r>
    </w:p>
    <w:p w14:paraId="0000031A" w14:textId="77777777" w:rsidR="00CB53E3" w:rsidRDefault="00AE6A6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33BD0A" wp14:editId="16E80E77">
            <wp:extent cx="3909676" cy="3075336"/>
            <wp:effectExtent l="0" t="0" r="0" b="0"/>
            <wp:docPr id="263"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3"/>
                    <a:srcRect/>
                    <a:stretch>
                      <a:fillRect/>
                    </a:stretch>
                  </pic:blipFill>
                  <pic:spPr>
                    <a:xfrm>
                      <a:off x="0" y="0"/>
                      <a:ext cx="3909676" cy="3075336"/>
                    </a:xfrm>
                    <a:prstGeom prst="rect">
                      <a:avLst/>
                    </a:prstGeom>
                    <a:ln/>
                  </pic:spPr>
                </pic:pic>
              </a:graphicData>
            </a:graphic>
          </wp:inline>
        </w:drawing>
      </w:r>
      <w:r>
        <w:rPr>
          <w:noProof/>
        </w:rPr>
        <mc:AlternateContent>
          <mc:Choice Requires="wpg">
            <w:drawing>
              <wp:anchor distT="0" distB="0" distL="114300" distR="114300" simplePos="0" relativeHeight="251714560" behindDoc="0" locked="0" layoutInCell="1" hidden="0" allowOverlap="1" wp14:anchorId="5F7F9903" wp14:editId="3D1DE141">
                <wp:simplePos x="0" y="0"/>
                <wp:positionH relativeFrom="column">
                  <wp:posOffset>2946400</wp:posOffset>
                </wp:positionH>
                <wp:positionV relativeFrom="paragraph">
                  <wp:posOffset>1143000</wp:posOffset>
                </wp:positionV>
                <wp:extent cx="1517301" cy="25400"/>
                <wp:effectExtent l="0" t="0" r="0" b="0"/>
                <wp:wrapNone/>
                <wp:docPr id="222" name="Düz Ok Bağlayıcısı 222"/>
                <wp:cNvGraphicFramePr/>
                <a:graphic xmlns:a="http://schemas.openxmlformats.org/drawingml/2006/main">
                  <a:graphicData uri="http://schemas.microsoft.com/office/word/2010/wordprocessingShape">
                    <wps:wsp>
                      <wps:cNvCnPr/>
                      <wps:spPr>
                        <a:xfrm rot="10800000" flipH="1">
                          <a:off x="4587350" y="3774976"/>
                          <a:ext cx="1517301" cy="10048"/>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2946400</wp:posOffset>
                </wp:positionH>
                <wp:positionV relativeFrom="paragraph">
                  <wp:posOffset>1143000</wp:posOffset>
                </wp:positionV>
                <wp:extent cx="1517301" cy="25400"/>
                <wp:effectExtent b="0" l="0" r="0" t="0"/>
                <wp:wrapNone/>
                <wp:docPr id="222" name="image25.png"/>
                <a:graphic>
                  <a:graphicData uri="http://schemas.openxmlformats.org/drawingml/2006/picture">
                    <pic:pic>
                      <pic:nvPicPr>
                        <pic:cNvPr id="0" name="image25.png"/>
                        <pic:cNvPicPr preferRelativeResize="0"/>
                      </pic:nvPicPr>
                      <pic:blipFill>
                        <a:blip r:embed="rId94"/>
                        <a:srcRect/>
                        <a:stretch>
                          <a:fillRect/>
                        </a:stretch>
                      </pic:blipFill>
                      <pic:spPr>
                        <a:xfrm>
                          <a:off x="0" y="0"/>
                          <a:ext cx="1517301" cy="25400"/>
                        </a:xfrm>
                        <a:prstGeom prst="rect"/>
                        <a:ln/>
                      </pic:spPr>
                    </pic:pic>
                  </a:graphicData>
                </a:graphic>
              </wp:anchor>
            </w:drawing>
          </mc:Fallback>
        </mc:AlternateContent>
      </w:r>
      <w:r>
        <w:rPr>
          <w:noProof/>
        </w:rPr>
        <mc:AlternateContent>
          <mc:Choice Requires="wps">
            <w:drawing>
              <wp:anchor distT="0" distB="0" distL="114300" distR="114300" simplePos="0" relativeHeight="251715584" behindDoc="0" locked="0" layoutInCell="1" hidden="0" allowOverlap="1" wp14:anchorId="3E575A4C" wp14:editId="382FEDBA">
                <wp:simplePos x="0" y="0"/>
                <wp:positionH relativeFrom="column">
                  <wp:posOffset>3556000</wp:posOffset>
                </wp:positionH>
                <wp:positionV relativeFrom="paragraph">
                  <wp:posOffset>1231900</wp:posOffset>
                </wp:positionV>
                <wp:extent cx="1153900" cy="280830"/>
                <wp:effectExtent l="0" t="0" r="0" b="0"/>
                <wp:wrapNone/>
                <wp:docPr id="236" name="Dikdörtgen 236"/>
                <wp:cNvGraphicFramePr/>
                <a:graphic xmlns:a="http://schemas.openxmlformats.org/drawingml/2006/main">
                  <a:graphicData uri="http://schemas.microsoft.com/office/word/2010/wordprocessingShape">
                    <wps:wsp>
                      <wps:cNvSpPr/>
                      <wps:spPr>
                        <a:xfrm>
                          <a:off x="4773813" y="3644348"/>
                          <a:ext cx="1144375" cy="271305"/>
                        </a:xfrm>
                        <a:prstGeom prst="rect">
                          <a:avLst/>
                        </a:prstGeom>
                        <a:solidFill>
                          <a:schemeClr val="lt1"/>
                        </a:solidFill>
                        <a:ln w="9525" cap="flat" cmpd="sng">
                          <a:solidFill>
                            <a:srgbClr val="000000"/>
                          </a:solidFill>
                          <a:prstDash val="solid"/>
                          <a:round/>
                          <a:headEnd type="none" w="sm" len="sm"/>
                          <a:tailEnd type="none" w="sm" len="sm"/>
                        </a:ln>
                      </wps:spPr>
                      <wps:txbx>
                        <w:txbxContent>
                          <w:p w14:paraId="740A9BFB" w14:textId="77777777" w:rsidR="00CB53E3" w:rsidRDefault="00AE6A6D">
                            <w:pPr>
                              <w:spacing w:line="258" w:lineRule="auto"/>
                              <w:textDirection w:val="btLr"/>
                            </w:pPr>
                            <w:r>
                              <w:rPr>
                                <w:color w:val="000000"/>
                              </w:rPr>
                              <w:t>On/Off Düğmesi</w:t>
                            </w:r>
                          </w:p>
                        </w:txbxContent>
                      </wps:txbx>
                      <wps:bodyPr spcFirstLastPara="1" wrap="square" lIns="91425" tIns="45700" rIns="91425" bIns="45700" anchor="t" anchorCtr="0">
                        <a:noAutofit/>
                      </wps:bodyPr>
                    </wps:wsp>
                  </a:graphicData>
                </a:graphic>
              </wp:anchor>
            </w:drawing>
          </mc:Choice>
          <mc:Fallback>
            <w:pict>
              <v:rect w14:anchorId="3E575A4C" id="Dikdörtgen 236" o:spid="_x0000_s1055" style="position:absolute;left:0;text-align:left;margin-left:280pt;margin-top:97pt;width:90.85pt;height:22.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740A9BFB" w14:textId="77777777" w:rsidR="00CB53E3" w:rsidRDefault="00AE6A6D">
                      <w:pPr>
                        <w:spacing w:line="258" w:lineRule="auto"/>
                        <w:textDirection w:val="btLr"/>
                      </w:pPr>
                      <w:r>
                        <w:rPr>
                          <w:color w:val="000000"/>
                        </w:rPr>
                        <w:t>On/Off Düğmesi</w:t>
                      </w:r>
                    </w:p>
                  </w:txbxContent>
                </v:textbox>
              </v:rect>
            </w:pict>
          </mc:Fallback>
        </mc:AlternateContent>
      </w:r>
    </w:p>
    <w:p w14:paraId="0000031B" w14:textId="77777777" w:rsidR="00CB53E3" w:rsidRDefault="00AE6A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Şekil 4.4 On/Off Düğmesi</w:t>
      </w:r>
    </w:p>
    <w:p w14:paraId="0000031C"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31D"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31E"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Tasarlanan robot, Android uygulamasıyla manuel modda kullanıcı tarafından kullanabilmektedir. Google Play Store’</w:t>
      </w:r>
      <w:r>
        <w:rPr>
          <w:rFonts w:ascii="Times New Roman" w:eastAsia="Times New Roman" w:hAnsi="Times New Roman" w:cs="Times New Roman"/>
          <w:sz w:val="24"/>
          <w:szCs w:val="24"/>
        </w:rPr>
        <w:t>da bulunan Bluetooth Remote adlı uygulama ile uzaktan kumanda için gerekli butonlar oluşturulmuştur. Bunun için uygulama ile cihazda bulunan HC-06 Bluetooth modülünün eşleştirilmesi gerekmektedir. Öncelikle telefon ile HC-06 arasındaki bağlantı sağlanır. B</w:t>
      </w:r>
      <w:r>
        <w:rPr>
          <w:rFonts w:ascii="Times New Roman" w:eastAsia="Times New Roman" w:hAnsi="Times New Roman" w:cs="Times New Roman"/>
          <w:sz w:val="24"/>
          <w:szCs w:val="24"/>
        </w:rPr>
        <w:t>u bağlantı esnasında bir şifre istenir, genellikle bu şifre ‘1234’ şeklindedir.</w:t>
      </w:r>
    </w:p>
    <w:p w14:paraId="0000031F" w14:textId="77777777" w:rsidR="00CB53E3" w:rsidRDefault="00AE6A6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Uygulamada ihtiyaca göre butonlar oluşturulmuştur. İleri, geri, sağ ve sol olmak üzere dört adet yön butonu bulunmaktadır. Şekil 4.7’de bu butonlar gösterilmiştir. Bu but</w:t>
      </w:r>
      <w:r>
        <w:rPr>
          <w:rFonts w:ascii="Times New Roman" w:eastAsia="Times New Roman" w:hAnsi="Times New Roman" w:cs="Times New Roman"/>
          <w:sz w:val="24"/>
          <w:szCs w:val="24"/>
        </w:rPr>
        <w:t>onlar push buton olarak nitelendirilmektedir. Aynı yöndeki tuşa ikinci kez basınca hareket durmaktadır. Bu butonlara ek olarak, “toggle” buton olarak tasarlanan iki buton bulunmaktadır. Bu butonlar “otonom” ve “temizlik” butonları olarak ayarlanmıştır. Oto</w:t>
      </w:r>
      <w:r>
        <w:rPr>
          <w:rFonts w:ascii="Times New Roman" w:eastAsia="Times New Roman" w:hAnsi="Times New Roman" w:cs="Times New Roman"/>
          <w:sz w:val="24"/>
          <w:szCs w:val="24"/>
        </w:rPr>
        <w:t>nom butonuna bir kez basında otonom, ikinci kez basında manuel moduna geçmektedir. Temizleme butonunda bir kez basınca temizlik başlamakta ve ikinci kez basıldığında ise temizlik durmaktadır.</w:t>
      </w:r>
      <w:r>
        <w:rPr>
          <w:rFonts w:ascii="Times New Roman" w:eastAsia="Times New Roman" w:hAnsi="Times New Roman" w:cs="Times New Roman"/>
          <w:color w:val="4D5156"/>
          <w:sz w:val="24"/>
          <w:szCs w:val="24"/>
          <w:highlight w:val="white"/>
        </w:rPr>
        <w:t xml:space="preserve"> </w:t>
      </w:r>
      <w:r>
        <w:rPr>
          <w:rFonts w:ascii="Times New Roman" w:eastAsia="Times New Roman" w:hAnsi="Times New Roman" w:cs="Times New Roman"/>
          <w:sz w:val="24"/>
          <w:szCs w:val="24"/>
        </w:rPr>
        <w:t xml:space="preserve">Toggle buton, bir döngü düğmesi veya açma / kapatma düğmesi olarak kullanılmaktadır. Kullanıcının önceden tanımlanmış bir seçenek grubundan birini seçmesini sağlayan bir grafik kontrol öğesidir. Her </w:t>
      </w:r>
      <w:r>
        <w:rPr>
          <w:rFonts w:ascii="Times New Roman" w:eastAsia="Times New Roman" w:hAnsi="Times New Roman" w:cs="Times New Roman"/>
          <w:sz w:val="24"/>
          <w:szCs w:val="24"/>
        </w:rPr>
        <w:lastRenderedPageBreak/>
        <w:t>tıklamada içeriği değişen ve iki veya daha fazla değer ar</w:t>
      </w:r>
      <w:r>
        <w:rPr>
          <w:rFonts w:ascii="Times New Roman" w:eastAsia="Times New Roman" w:hAnsi="Times New Roman" w:cs="Times New Roman"/>
          <w:sz w:val="24"/>
          <w:szCs w:val="24"/>
        </w:rPr>
        <w:t>asında geçiş yapan bir düğme olarak kullanılır ve o anda görüntülenen değer kullanıcının seçimidir. Push butonda ise butona basıldığında önceden belirlenen seçenek aktif olurken, butona basma sonlandırıldığında ise diğer belirlenen seçenek aktif olmaktadır</w:t>
      </w:r>
      <w:r>
        <w:rPr>
          <w:rFonts w:ascii="Times New Roman" w:eastAsia="Times New Roman" w:hAnsi="Times New Roman" w:cs="Times New Roman"/>
          <w:sz w:val="24"/>
          <w:szCs w:val="24"/>
        </w:rPr>
        <w:t>.</w:t>
      </w:r>
    </w:p>
    <w:p w14:paraId="00000320" w14:textId="77777777" w:rsidR="00CB53E3" w:rsidRDefault="00CB53E3">
      <w:pPr>
        <w:jc w:val="center"/>
      </w:pPr>
    </w:p>
    <w:p w14:paraId="00000321" w14:textId="77777777" w:rsidR="00CB53E3" w:rsidRDefault="00AE6A6D">
      <w:pPr>
        <w:jc w:val="center"/>
        <w:rPr>
          <w:rFonts w:ascii="Times New Roman" w:eastAsia="Times New Roman" w:hAnsi="Times New Roman" w:cs="Times New Roman"/>
          <w:b/>
          <w:sz w:val="24"/>
          <w:szCs w:val="24"/>
        </w:rPr>
      </w:pPr>
      <w:r>
        <w:rPr>
          <w:noProof/>
        </w:rPr>
        <w:drawing>
          <wp:inline distT="0" distB="0" distL="0" distR="0" wp14:anchorId="21BFC36D" wp14:editId="54B8F1AE">
            <wp:extent cx="3150092" cy="5600418"/>
            <wp:effectExtent l="0" t="0" r="0" b="0"/>
            <wp:docPr id="25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5"/>
                    <a:srcRect/>
                    <a:stretch>
                      <a:fillRect/>
                    </a:stretch>
                  </pic:blipFill>
                  <pic:spPr>
                    <a:xfrm>
                      <a:off x="0" y="0"/>
                      <a:ext cx="3150092" cy="5600418"/>
                    </a:xfrm>
                    <a:prstGeom prst="rect">
                      <a:avLst/>
                    </a:prstGeom>
                    <a:ln/>
                  </pic:spPr>
                </pic:pic>
              </a:graphicData>
            </a:graphic>
          </wp:inline>
        </w:drawing>
      </w:r>
    </w:p>
    <w:p w14:paraId="00000322" w14:textId="77777777" w:rsidR="00CB53E3" w:rsidRDefault="00AE6A6D">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Şekil 4.5 Android Uygulaması ile Uzaktan Kontrol Sistemi</w:t>
      </w:r>
      <w:r>
        <w:rPr>
          <w:rFonts w:ascii="Times New Roman" w:eastAsia="Times New Roman" w:hAnsi="Times New Roman" w:cs="Times New Roman"/>
          <w:b/>
          <w:sz w:val="24"/>
          <w:szCs w:val="24"/>
        </w:rPr>
        <w:t xml:space="preserve"> </w:t>
      </w:r>
      <w:r>
        <w:br w:type="page"/>
      </w:r>
    </w:p>
    <w:p w14:paraId="00000323" w14:textId="77777777" w:rsidR="00CB53E3" w:rsidRDefault="00AE6A6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5.SONUÇ VE ÖNERİLER</w:t>
      </w:r>
    </w:p>
    <w:p w14:paraId="00000324" w14:textId="77777777" w:rsidR="00CB53E3" w:rsidRDefault="00CB53E3">
      <w:pPr>
        <w:jc w:val="center"/>
        <w:rPr>
          <w:rFonts w:ascii="Times New Roman" w:eastAsia="Times New Roman" w:hAnsi="Times New Roman" w:cs="Times New Roman"/>
          <w:b/>
          <w:sz w:val="28"/>
          <w:szCs w:val="28"/>
        </w:rPr>
      </w:pPr>
    </w:p>
    <w:p w14:paraId="00000325" w14:textId="77777777" w:rsidR="00CB53E3" w:rsidRDefault="00AE6A6D">
      <w:pPr>
        <w:tabs>
          <w:tab w:val="left" w:pos="3930"/>
          <w:tab w:val="left" w:pos="76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Son zamanlarda teknolojik gelişmelerle birlikte akıllı cihazlar ve otonom sistemlerin gelişimi büyük ölçüde hız kazanmıştır. Akıllı ev robotları da bu gelişmele</w:t>
      </w:r>
      <w:r>
        <w:rPr>
          <w:rFonts w:ascii="Times New Roman" w:eastAsia="Times New Roman" w:hAnsi="Times New Roman" w:cs="Times New Roman"/>
          <w:sz w:val="24"/>
          <w:szCs w:val="24"/>
        </w:rPr>
        <w:t>rden oldukça yararlanmıştır. Gündelik hayatımızı kolaylaştıran tüm cihazlarda bu teknolojilerden yararlanıldığını görmekteyiz. Modern hayatın getirdiği yoğunluk ve zamandan tasarruf sebepleriyle insanlar günlük işlerini yaptırmak için otonom robotlardan sı</w:t>
      </w:r>
      <w:r>
        <w:rPr>
          <w:rFonts w:ascii="Times New Roman" w:eastAsia="Times New Roman" w:hAnsi="Times New Roman" w:cs="Times New Roman"/>
          <w:sz w:val="24"/>
          <w:szCs w:val="24"/>
        </w:rPr>
        <w:t>klıkla faydalanmaktadır. Otonom robotlar, hayatı ve erişilebilirliği kolaylaştırmaktadır. Tekrarı olan birçok işte otonom robot kullanımı oldukça yaygın bir çözüm haline gelmiştir. Temizlik robotları da bu robotlardan biridir.</w:t>
      </w:r>
    </w:p>
    <w:p w14:paraId="00000326" w14:textId="77777777" w:rsidR="00CB53E3" w:rsidRDefault="00CB53E3">
      <w:pPr>
        <w:spacing w:line="360" w:lineRule="auto"/>
        <w:jc w:val="both"/>
        <w:rPr>
          <w:rFonts w:ascii="Times New Roman" w:eastAsia="Times New Roman" w:hAnsi="Times New Roman" w:cs="Times New Roman"/>
          <w:sz w:val="24"/>
          <w:szCs w:val="24"/>
        </w:rPr>
      </w:pPr>
    </w:p>
    <w:p w14:paraId="017E698A" w14:textId="1408CEFF" w:rsidR="000E148F" w:rsidRDefault="00AE6A6D">
      <w:pPr>
        <w:tabs>
          <w:tab w:val="left" w:pos="3930"/>
          <w:tab w:val="left" w:pos="7695"/>
        </w:tabs>
        <w:spacing w:line="360" w:lineRule="auto"/>
        <w:jc w:val="both"/>
        <w:rPr>
          <w:ins w:id="9" w:author="osman yılmaz" w:date="2022-04-02T02:39: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 tezde otonom ve bluetooth modunda çalışabilen, zemin süpüren bir robot tasarımı yapmak hedeflenmiştir. Daha basit ve düşük maliyetli çözümler ile otonom ve bluetooth kontrol olmak üzere iki ayrı modda çalışabilen,</w:t>
      </w:r>
      <w:r>
        <w:t xml:space="preserve"> </w:t>
      </w:r>
      <w:r>
        <w:rPr>
          <w:rFonts w:ascii="Times New Roman" w:eastAsia="Times New Roman" w:hAnsi="Times New Roman" w:cs="Times New Roman"/>
          <w:sz w:val="24"/>
          <w:szCs w:val="24"/>
        </w:rPr>
        <w:t>evlerde veya ofislerde kolaylık</w:t>
      </w:r>
      <w:r>
        <w:rPr>
          <w:rFonts w:ascii="Times New Roman" w:eastAsia="Times New Roman" w:hAnsi="Times New Roman" w:cs="Times New Roman"/>
          <w:sz w:val="24"/>
          <w:szCs w:val="24"/>
        </w:rPr>
        <w:t>la</w:t>
      </w:r>
      <w:r>
        <w:rPr>
          <w:rFonts w:ascii="Times New Roman" w:eastAsia="Times New Roman" w:hAnsi="Times New Roman" w:cs="Times New Roman"/>
          <w:sz w:val="24"/>
          <w:szCs w:val="24"/>
        </w:rPr>
        <w:t xml:space="preserve"> kullanılabilecek bir akıllı temizlik robotu tasarımı gerçekleştirilmiştir. Engel algılama algoritması</w:t>
      </w:r>
    </w:p>
    <w:p w14:paraId="00000327" w14:textId="41BC352B" w:rsidR="00CB53E3" w:rsidDel="000E148F" w:rsidRDefault="000E148F" w:rsidP="000E148F">
      <w:pPr>
        <w:tabs>
          <w:tab w:val="left" w:pos="450"/>
          <w:tab w:val="left" w:pos="7695"/>
        </w:tabs>
        <w:spacing w:line="360" w:lineRule="auto"/>
        <w:jc w:val="both"/>
        <w:rPr>
          <w:del w:id="10" w:author="osman yılmaz" w:date="2022-04-02T02:39:00Z"/>
          <w:rFonts w:ascii="Times New Roman" w:eastAsia="Times New Roman" w:hAnsi="Times New Roman" w:cs="Times New Roman"/>
          <w:sz w:val="24"/>
          <w:szCs w:val="24"/>
        </w:rPr>
        <w:pPrChange w:id="11" w:author="osman yılmaz" w:date="2022-04-02T02:39:00Z">
          <w:pPr>
            <w:tabs>
              <w:tab w:val="left" w:pos="3930"/>
              <w:tab w:val="left" w:pos="7695"/>
            </w:tabs>
            <w:spacing w:line="360" w:lineRule="auto"/>
            <w:jc w:val="both"/>
          </w:pPr>
        </w:pPrChange>
      </w:pPr>
      <w:ins w:id="12" w:author="osman yılmaz" w:date="2022-04-02T02:41:00Z">
        <w:r>
          <w:rPr>
            <w:rFonts w:ascii="Times New Roman" w:eastAsia="Times New Roman" w:hAnsi="Times New Roman" w:cs="Times New Roman"/>
            <w:sz w:val="24"/>
            <w:szCs w:val="24"/>
          </w:rPr>
          <w:tab/>
        </w:r>
      </w:ins>
      <w:del w:id="13" w:author="osman yılmaz" w:date="2022-04-02T02:39:00Z">
        <w:r w:rsidR="00AE6A6D" w:rsidDel="000E148F">
          <w:rPr>
            <w:rFonts w:ascii="Times New Roman" w:eastAsia="Times New Roman" w:hAnsi="Times New Roman" w:cs="Times New Roman"/>
            <w:sz w:val="24"/>
            <w:szCs w:val="24"/>
          </w:rPr>
          <w:delText xml:space="preserve"> </w:delText>
        </w:r>
      </w:del>
      <w:commentRangeStart w:id="14"/>
      <w:commentRangeEnd w:id="14"/>
      <w:r>
        <w:rPr>
          <w:rStyle w:val="AklamaBavurusu"/>
        </w:rPr>
        <w:commentReference w:id="14"/>
      </w:r>
      <w:ins w:id="15" w:author="osman yılmaz" w:date="2022-04-02T02:40:00Z">
        <w:r>
          <w:rPr>
            <w:rFonts w:ascii="Times New Roman" w:eastAsia="Times New Roman" w:hAnsi="Times New Roman" w:cs="Times New Roman"/>
            <w:sz w:val="24"/>
            <w:szCs w:val="24"/>
          </w:rPr>
          <w:t>Temi</w:t>
        </w:r>
      </w:ins>
      <w:ins w:id="16" w:author="osman yılmaz" w:date="2022-04-02T02:41:00Z">
        <w:r>
          <w:rPr>
            <w:rFonts w:ascii="Times New Roman" w:eastAsia="Times New Roman" w:hAnsi="Times New Roman" w:cs="Times New Roman"/>
            <w:sz w:val="24"/>
            <w:szCs w:val="24"/>
          </w:rPr>
          <w:t>z</w:t>
        </w:r>
      </w:ins>
      <w:ins w:id="17" w:author="osman yılmaz" w:date="2022-04-02T02:40:00Z">
        <w:r>
          <w:rPr>
            <w:rFonts w:ascii="Times New Roman" w:eastAsia="Times New Roman" w:hAnsi="Times New Roman" w:cs="Times New Roman"/>
            <w:sz w:val="24"/>
            <w:szCs w:val="24"/>
          </w:rPr>
          <w:t>lik</w:t>
        </w:r>
      </w:ins>
      <w:ins w:id="18" w:author="osman yılmaz" w:date="2022-04-02T02:41:00Z">
        <w:r>
          <w:rPr>
            <w:rFonts w:ascii="Times New Roman" w:eastAsia="Times New Roman" w:hAnsi="Times New Roman" w:cs="Times New Roman"/>
            <w:sz w:val="24"/>
            <w:szCs w:val="24"/>
          </w:rPr>
          <w:t xml:space="preserve"> robotları geliştirirken kullanılan önemli teknolo</w:t>
        </w:r>
      </w:ins>
      <w:ins w:id="19" w:author="osman yılmaz" w:date="2022-04-02T02:42:00Z">
        <w:r>
          <w:rPr>
            <w:rFonts w:ascii="Times New Roman" w:eastAsia="Times New Roman" w:hAnsi="Times New Roman" w:cs="Times New Roman"/>
            <w:sz w:val="24"/>
            <w:szCs w:val="24"/>
          </w:rPr>
          <w:t xml:space="preserve">jiler araştırılarak uygulanmaya çalışılmıştır. Bu kapsamda öncelikle robotun dış tasarımının </w:t>
        </w:r>
      </w:ins>
      <w:ins w:id="20" w:author="osman yılmaz" w:date="2022-04-02T02:43:00Z">
        <w:r>
          <w:rPr>
            <w:rFonts w:ascii="Times New Roman" w:eastAsia="Times New Roman" w:hAnsi="Times New Roman" w:cs="Times New Roman"/>
            <w:sz w:val="24"/>
            <w:szCs w:val="24"/>
          </w:rPr>
          <w:t>maliyeti ve başarıyı etkileyen önemli bir faktör olduğu görülmüştür. Gelişen 3d yazıcı teknolojisiyle düşük maliyetli dış tasarım oluştur</w:t>
        </w:r>
      </w:ins>
      <w:ins w:id="21" w:author="osman yılmaz" w:date="2022-04-02T02:44:00Z">
        <w:r>
          <w:rPr>
            <w:rFonts w:ascii="Times New Roman" w:eastAsia="Times New Roman" w:hAnsi="Times New Roman" w:cs="Times New Roman"/>
            <w:sz w:val="24"/>
            <w:szCs w:val="24"/>
          </w:rPr>
          <w:t xml:space="preserve">ulabilmiş </w:t>
        </w:r>
        <w:r w:rsidR="002B4EC4">
          <w:rPr>
            <w:rFonts w:ascii="Times New Roman" w:eastAsia="Times New Roman" w:hAnsi="Times New Roman" w:cs="Times New Roman"/>
            <w:sz w:val="24"/>
            <w:szCs w:val="24"/>
          </w:rPr>
          <w:t>ve robota yuvarlak hatlarla ergonomik bir şekil verilebilmiştir. Diğer bir önemli teknoloji</w:t>
        </w:r>
      </w:ins>
      <w:ins w:id="22" w:author="osman yılmaz" w:date="2022-04-02T02:45:00Z">
        <w:r w:rsidR="002B4EC4">
          <w:rPr>
            <w:rFonts w:ascii="Times New Roman" w:eastAsia="Times New Roman" w:hAnsi="Times New Roman" w:cs="Times New Roman"/>
            <w:sz w:val="24"/>
            <w:szCs w:val="24"/>
          </w:rPr>
          <w:t>nin</w:t>
        </w:r>
      </w:ins>
      <w:ins w:id="23" w:author="osman yılmaz" w:date="2022-04-02T02:44:00Z">
        <w:r w:rsidR="002B4EC4">
          <w:rPr>
            <w:rFonts w:ascii="Times New Roman" w:eastAsia="Times New Roman" w:hAnsi="Times New Roman" w:cs="Times New Roman"/>
            <w:sz w:val="24"/>
            <w:szCs w:val="24"/>
          </w:rPr>
          <w:t xml:space="preserve"> ise elektronik ka</w:t>
        </w:r>
      </w:ins>
      <w:ins w:id="24" w:author="osman yılmaz" w:date="2022-04-02T02:45:00Z">
        <w:r w:rsidR="002B4EC4">
          <w:rPr>
            <w:rFonts w:ascii="Times New Roman" w:eastAsia="Times New Roman" w:hAnsi="Times New Roman" w:cs="Times New Roman"/>
            <w:sz w:val="24"/>
            <w:szCs w:val="24"/>
          </w:rPr>
          <w:t>rt baskısı ve devre şeması olduğu değerlendirilmiştir. Cihaz içinde</w:t>
        </w:r>
      </w:ins>
      <w:ins w:id="25" w:author="osman yılmaz" w:date="2022-04-02T02:46:00Z">
        <w:r w:rsidR="002B4EC4">
          <w:rPr>
            <w:rFonts w:ascii="Times New Roman" w:eastAsia="Times New Roman" w:hAnsi="Times New Roman" w:cs="Times New Roman"/>
            <w:sz w:val="24"/>
            <w:szCs w:val="24"/>
          </w:rPr>
          <w:t xml:space="preserve"> çeşitli amaçlarda birçok farklı modül olduğunda kablo yükü ve bağlantılar önemli bir etken olmuştur. Bunların azaltılması ve küçültülmesi daha işlevsel robot</w:t>
        </w:r>
      </w:ins>
      <w:ins w:id="26" w:author="osman yılmaz" w:date="2022-04-02T02:47:00Z">
        <w:r w:rsidR="002B4EC4">
          <w:rPr>
            <w:rFonts w:ascii="Times New Roman" w:eastAsia="Times New Roman" w:hAnsi="Times New Roman" w:cs="Times New Roman"/>
            <w:sz w:val="24"/>
            <w:szCs w:val="24"/>
          </w:rPr>
          <w:t xml:space="preserve">lar için elzem öneme sahiptir. Önemli teknolojilerden son ve en önemlisi ise kapalı ortam haritalama özelliğidir. Bu </w:t>
        </w:r>
      </w:ins>
      <w:ins w:id="27" w:author="osman yılmaz" w:date="2022-04-02T02:48:00Z">
        <w:r w:rsidR="002B4EC4">
          <w:rPr>
            <w:rFonts w:ascii="Times New Roman" w:eastAsia="Times New Roman" w:hAnsi="Times New Roman" w:cs="Times New Roman"/>
            <w:sz w:val="24"/>
            <w:szCs w:val="24"/>
          </w:rPr>
          <w:t>konu</w:t>
        </w:r>
      </w:ins>
      <w:ins w:id="28" w:author="osman yılmaz" w:date="2022-04-02T02:47:00Z">
        <w:r w:rsidR="002B4EC4">
          <w:rPr>
            <w:rFonts w:ascii="Times New Roman" w:eastAsia="Times New Roman" w:hAnsi="Times New Roman" w:cs="Times New Roman"/>
            <w:sz w:val="24"/>
            <w:szCs w:val="24"/>
          </w:rPr>
          <w:t xml:space="preserve"> en çok çalışılması gereken </w:t>
        </w:r>
      </w:ins>
      <w:ins w:id="29" w:author="osman yılmaz" w:date="2022-04-02T02:48:00Z">
        <w:r w:rsidR="002B4EC4">
          <w:rPr>
            <w:rFonts w:ascii="Times New Roman" w:eastAsia="Times New Roman" w:hAnsi="Times New Roman" w:cs="Times New Roman"/>
            <w:sz w:val="24"/>
            <w:szCs w:val="24"/>
          </w:rPr>
          <w:t xml:space="preserve">ve başarımı katlayarak arttıran </w:t>
        </w:r>
      </w:ins>
      <w:ins w:id="30" w:author="osman yılmaz" w:date="2022-04-02T02:49:00Z">
        <w:r w:rsidR="002B4EC4">
          <w:rPr>
            <w:rFonts w:ascii="Times New Roman" w:eastAsia="Times New Roman" w:hAnsi="Times New Roman" w:cs="Times New Roman"/>
            <w:sz w:val="24"/>
            <w:szCs w:val="24"/>
          </w:rPr>
          <w:t xml:space="preserve">alandır. </w:t>
        </w:r>
      </w:ins>
      <w:ins w:id="31" w:author="osman yılmaz" w:date="2022-04-02T02:50:00Z">
        <w:r w:rsidR="00F205A7">
          <w:rPr>
            <w:rFonts w:ascii="Times New Roman" w:eastAsia="Times New Roman" w:hAnsi="Times New Roman" w:cs="Times New Roman"/>
            <w:sz w:val="24"/>
            <w:szCs w:val="24"/>
          </w:rPr>
          <w:t>Tez konusu robotta çeşitli</w:t>
        </w:r>
      </w:ins>
      <w:ins w:id="32" w:author="osman yılmaz" w:date="2022-04-02T02:49:00Z">
        <w:r w:rsidR="002B4EC4">
          <w:rPr>
            <w:rFonts w:ascii="Times New Roman" w:eastAsia="Times New Roman" w:hAnsi="Times New Roman" w:cs="Times New Roman"/>
            <w:sz w:val="24"/>
            <w:szCs w:val="24"/>
          </w:rPr>
          <w:t xml:space="preserve"> algoritmalar denenerek başarım arttırılmaya çalışılsada </w:t>
        </w:r>
        <w:r w:rsidR="00F205A7">
          <w:rPr>
            <w:rFonts w:ascii="Times New Roman" w:eastAsia="Times New Roman" w:hAnsi="Times New Roman" w:cs="Times New Roman"/>
            <w:sz w:val="24"/>
            <w:szCs w:val="24"/>
          </w:rPr>
          <w:t>labirent çözme, obje tanıma gibi özelli</w:t>
        </w:r>
      </w:ins>
      <w:ins w:id="33" w:author="osman yılmaz" w:date="2022-04-02T02:50:00Z">
        <w:r w:rsidR="00F205A7">
          <w:rPr>
            <w:rFonts w:ascii="Times New Roman" w:eastAsia="Times New Roman" w:hAnsi="Times New Roman" w:cs="Times New Roman"/>
            <w:sz w:val="24"/>
            <w:szCs w:val="24"/>
          </w:rPr>
          <w:t>klerin olmayışı başarıyı azaltan en önemli faktörler olduğu tespit edilmiştir.</w:t>
        </w:r>
      </w:ins>
    </w:p>
    <w:p w14:paraId="29FA48C9" w14:textId="7798E44E" w:rsidR="000E148F" w:rsidRDefault="000E148F" w:rsidP="000E148F">
      <w:pPr>
        <w:tabs>
          <w:tab w:val="left" w:pos="3930"/>
          <w:tab w:val="left" w:pos="7695"/>
        </w:tabs>
        <w:spacing w:line="360" w:lineRule="auto"/>
        <w:jc w:val="both"/>
        <w:rPr>
          <w:rFonts w:ascii="Times New Roman" w:eastAsia="Times New Roman" w:hAnsi="Times New Roman" w:cs="Times New Roman"/>
          <w:sz w:val="24"/>
          <w:szCs w:val="24"/>
        </w:rPr>
      </w:pPr>
    </w:p>
    <w:p w14:paraId="00000328" w14:textId="77777777" w:rsidR="00CB53E3" w:rsidRDefault="00CB53E3">
      <w:pPr>
        <w:tabs>
          <w:tab w:val="left" w:pos="3930"/>
          <w:tab w:val="left" w:pos="7695"/>
        </w:tabs>
        <w:spacing w:line="360" w:lineRule="auto"/>
        <w:jc w:val="both"/>
        <w:rPr>
          <w:rFonts w:ascii="Times New Roman" w:eastAsia="Times New Roman" w:hAnsi="Times New Roman" w:cs="Times New Roman"/>
          <w:sz w:val="24"/>
          <w:szCs w:val="24"/>
        </w:rPr>
      </w:pPr>
    </w:p>
    <w:p w14:paraId="00000329" w14:textId="52A6B212" w:rsidR="00CB53E3" w:rsidRDefault="00AE6A6D">
      <w:pPr>
        <w:tabs>
          <w:tab w:val="left" w:pos="3930"/>
          <w:tab w:val="left" w:pos="7695"/>
        </w:tabs>
        <w:spacing w:line="360" w:lineRule="auto"/>
        <w:jc w:val="both"/>
        <w:rPr>
          <w:ins w:id="34" w:author="osman yılmaz" w:date="2022-04-02T02:51:00Z"/>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Gelecekteki çalışmalar adına, otonom robot geliştirilirken daha yüksek işlemci gücü ve internet bağlantısı olan bir kartla birlikte gelişt</w:t>
      </w:r>
      <w:r>
        <w:rPr>
          <w:rFonts w:ascii="Times New Roman" w:eastAsia="Times New Roman" w:hAnsi="Times New Roman" w:cs="Times New Roman"/>
          <w:sz w:val="24"/>
          <w:szCs w:val="24"/>
        </w:rPr>
        <w:t xml:space="preserve">irilebilir. Robotun kendi kendini şarj etmesini </w:t>
      </w:r>
      <w:r>
        <w:rPr>
          <w:rFonts w:ascii="Times New Roman" w:eastAsia="Times New Roman" w:hAnsi="Times New Roman" w:cs="Times New Roman"/>
          <w:sz w:val="24"/>
          <w:szCs w:val="24"/>
        </w:rPr>
        <w:lastRenderedPageBreak/>
        <w:t>sağlayan bir istasyon geliştirilebilir. Wi-Fi teknolojisiyle birlikte robot uzaktan kontrol edilebilir, kullanıcı evde bulunmadığı zamanlarda açıp kapatabilir. Ayrıca lidar sensörler kullanılarak, robotun ken</w:t>
      </w:r>
      <w:r>
        <w:rPr>
          <w:rFonts w:ascii="Times New Roman" w:eastAsia="Times New Roman" w:hAnsi="Times New Roman" w:cs="Times New Roman"/>
          <w:sz w:val="24"/>
          <w:szCs w:val="24"/>
        </w:rPr>
        <w:t>di konumunu tespit edip haritalandırma sağlanabilir. Birden fazla robot için ise ROS (Robot Operating System ) sistemi kullanılarak robotların birbiri arasında haberleşmesi sağlanıp, iş bölümü yapılabilir. Robotun basit sensörler yardımı ile tozun yoğun ol</w:t>
      </w:r>
      <w:r>
        <w:rPr>
          <w:rFonts w:ascii="Times New Roman" w:eastAsia="Times New Roman" w:hAnsi="Times New Roman" w:cs="Times New Roman"/>
          <w:sz w:val="24"/>
          <w:szCs w:val="24"/>
        </w:rPr>
        <w:t>duğu alanlar algılanarak temizlenebilir</w:t>
      </w:r>
      <w:r>
        <w:rPr>
          <w:rFonts w:ascii="Times New Roman" w:eastAsia="Times New Roman" w:hAnsi="Times New Roman" w:cs="Times New Roman"/>
        </w:rPr>
        <w:t>.</w:t>
      </w:r>
    </w:p>
    <w:p w14:paraId="600A479C" w14:textId="056A1B2B" w:rsidR="0069434B" w:rsidRDefault="0069434B">
      <w:pPr>
        <w:tabs>
          <w:tab w:val="left" w:pos="3930"/>
          <w:tab w:val="left" w:pos="7695"/>
        </w:tabs>
        <w:spacing w:line="360" w:lineRule="auto"/>
        <w:jc w:val="both"/>
        <w:rPr>
          <w:ins w:id="35" w:author="osman yılmaz" w:date="2022-04-02T02:51:00Z"/>
          <w:rFonts w:ascii="Times New Roman" w:eastAsia="Times New Roman" w:hAnsi="Times New Roman" w:cs="Times New Roman"/>
        </w:rPr>
      </w:pPr>
    </w:p>
    <w:p w14:paraId="52A0FEE3" w14:textId="780C04E8" w:rsidR="0069434B" w:rsidRDefault="0069434B" w:rsidP="0069434B">
      <w:pPr>
        <w:tabs>
          <w:tab w:val="left" w:pos="720"/>
          <w:tab w:val="left" w:pos="7695"/>
        </w:tabs>
        <w:spacing w:line="360" w:lineRule="auto"/>
        <w:jc w:val="both"/>
        <w:rPr>
          <w:rFonts w:ascii="Times New Roman" w:eastAsia="Times New Roman" w:hAnsi="Times New Roman" w:cs="Times New Roman"/>
        </w:rPr>
        <w:pPrChange w:id="36" w:author="osman yılmaz" w:date="2022-04-02T02:52:00Z">
          <w:pPr>
            <w:tabs>
              <w:tab w:val="left" w:pos="3930"/>
              <w:tab w:val="left" w:pos="7695"/>
            </w:tabs>
            <w:spacing w:line="360" w:lineRule="auto"/>
            <w:jc w:val="both"/>
          </w:pPr>
        </w:pPrChange>
      </w:pPr>
      <w:ins w:id="37" w:author="osman yılmaz" w:date="2022-04-02T02:51:00Z">
        <w:r>
          <w:rPr>
            <w:rFonts w:ascii="Times New Roman" w:eastAsia="Times New Roman" w:hAnsi="Times New Roman" w:cs="Times New Roman"/>
          </w:rPr>
          <w:tab/>
        </w:r>
      </w:ins>
      <w:ins w:id="38" w:author="osman yılmaz" w:date="2022-04-02T02:52:00Z">
        <w:r>
          <w:rPr>
            <w:rFonts w:ascii="Times New Roman" w:eastAsia="Times New Roman" w:hAnsi="Times New Roman" w:cs="Times New Roman"/>
          </w:rPr>
          <w:t>Sonuç olarak tüm bu bilgiler ışığında</w:t>
        </w:r>
      </w:ins>
      <w:ins w:id="39" w:author="osman yılmaz" w:date="2022-04-02T02:55:00Z">
        <w:r w:rsidR="00C02F4D">
          <w:rPr>
            <w:rFonts w:ascii="Times New Roman" w:eastAsia="Times New Roman" w:hAnsi="Times New Roman" w:cs="Times New Roman"/>
          </w:rPr>
          <w:t>,</w:t>
        </w:r>
      </w:ins>
      <w:ins w:id="40" w:author="osman yılmaz" w:date="2022-04-02T02:52:00Z">
        <w:r>
          <w:rPr>
            <w:rFonts w:ascii="Times New Roman" w:eastAsia="Times New Roman" w:hAnsi="Times New Roman" w:cs="Times New Roman"/>
          </w:rPr>
          <w:t xml:space="preserve"> temizlik robotlarının günümüzün vazgeçilmez bir parçası</w:t>
        </w:r>
      </w:ins>
      <w:ins w:id="41" w:author="osman yılmaz" w:date="2022-04-02T02:56:00Z">
        <w:r w:rsidR="00C02F4D">
          <w:rPr>
            <w:rFonts w:ascii="Times New Roman" w:eastAsia="Times New Roman" w:hAnsi="Times New Roman" w:cs="Times New Roman"/>
          </w:rPr>
          <w:t xml:space="preserve"> olduğu</w:t>
        </w:r>
      </w:ins>
      <w:ins w:id="42" w:author="osman yılmaz" w:date="2022-04-02T02:52:00Z">
        <w:r>
          <w:rPr>
            <w:rFonts w:ascii="Times New Roman" w:eastAsia="Times New Roman" w:hAnsi="Times New Roman" w:cs="Times New Roman"/>
          </w:rPr>
          <w:t xml:space="preserve"> ve gelecekte evlerimizdeki yeri </w:t>
        </w:r>
      </w:ins>
      <w:ins w:id="43" w:author="osman yılmaz" w:date="2022-04-02T02:53:00Z">
        <w:r>
          <w:rPr>
            <w:rFonts w:ascii="Times New Roman" w:eastAsia="Times New Roman" w:hAnsi="Times New Roman" w:cs="Times New Roman"/>
          </w:rPr>
          <w:t>artarak devam edece</w:t>
        </w:r>
      </w:ins>
      <w:ins w:id="44" w:author="osman yılmaz" w:date="2022-04-02T02:56:00Z">
        <w:r w:rsidR="00C02F4D">
          <w:rPr>
            <w:rFonts w:ascii="Times New Roman" w:eastAsia="Times New Roman" w:hAnsi="Times New Roman" w:cs="Times New Roman"/>
          </w:rPr>
          <w:t>ği rahatlıkla söylenebilir</w:t>
        </w:r>
      </w:ins>
      <w:ins w:id="45" w:author="osman yılmaz" w:date="2022-04-02T02:53:00Z">
        <w:r>
          <w:rPr>
            <w:rFonts w:ascii="Times New Roman" w:eastAsia="Times New Roman" w:hAnsi="Times New Roman" w:cs="Times New Roman"/>
          </w:rPr>
          <w:t>.</w:t>
        </w:r>
      </w:ins>
      <w:ins w:id="46" w:author="osman yılmaz" w:date="2022-04-02T02:56:00Z">
        <w:r w:rsidR="00C02F4D">
          <w:rPr>
            <w:rFonts w:ascii="Times New Roman" w:eastAsia="Times New Roman" w:hAnsi="Times New Roman" w:cs="Times New Roman"/>
          </w:rPr>
          <w:t xml:space="preserve"> Bu kapsamda</w:t>
        </w:r>
      </w:ins>
      <w:ins w:id="47" w:author="osman yılmaz" w:date="2022-04-02T02:53:00Z">
        <w:r>
          <w:rPr>
            <w:rFonts w:ascii="Times New Roman" w:eastAsia="Times New Roman" w:hAnsi="Times New Roman" w:cs="Times New Roman"/>
          </w:rPr>
          <w:t xml:space="preserve"> robotta kullanılan temel teknolojiler </w:t>
        </w:r>
      </w:ins>
      <w:ins w:id="48" w:author="osman yılmaz" w:date="2022-04-02T02:54:00Z">
        <w:r>
          <w:rPr>
            <w:rFonts w:ascii="Times New Roman" w:eastAsia="Times New Roman" w:hAnsi="Times New Roman" w:cs="Times New Roman"/>
          </w:rPr>
          <w:t xml:space="preserve">olan tasarım, elektronik kart, haritalama gibi </w:t>
        </w:r>
        <w:r w:rsidR="00C02F4D">
          <w:rPr>
            <w:rFonts w:ascii="Times New Roman" w:eastAsia="Times New Roman" w:hAnsi="Times New Roman" w:cs="Times New Roman"/>
          </w:rPr>
          <w:t>özelliklere yoğun olarak çalışılmaktadır.</w:t>
        </w:r>
      </w:ins>
      <w:ins w:id="49" w:author="osman yılmaz" w:date="2022-04-02T02:55:00Z">
        <w:r w:rsidR="00C02F4D">
          <w:rPr>
            <w:rFonts w:ascii="Times New Roman" w:eastAsia="Times New Roman" w:hAnsi="Times New Roman" w:cs="Times New Roman"/>
          </w:rPr>
          <w:t xml:space="preserve"> </w:t>
        </w:r>
      </w:ins>
      <w:ins w:id="50" w:author="osman yılmaz" w:date="2022-04-02T02:58:00Z">
        <w:r w:rsidR="00C02F4D">
          <w:rPr>
            <w:rFonts w:ascii="Times New Roman" w:eastAsia="Times New Roman" w:hAnsi="Times New Roman" w:cs="Times New Roman"/>
          </w:rPr>
          <w:t>İleri teknoloji ürünü olan temizlik robotlarındaki gelişmeler yakından takip edilerek</w:t>
        </w:r>
      </w:ins>
      <w:ins w:id="51" w:author="osman yılmaz" w:date="2022-04-02T02:59:00Z">
        <w:r w:rsidR="00C02F4D">
          <w:rPr>
            <w:rFonts w:ascii="Times New Roman" w:eastAsia="Times New Roman" w:hAnsi="Times New Roman" w:cs="Times New Roman"/>
          </w:rPr>
          <w:t>,</w:t>
        </w:r>
      </w:ins>
      <w:ins w:id="52" w:author="osman yılmaz" w:date="2022-04-02T02:58:00Z">
        <w:r w:rsidR="00C02F4D">
          <w:rPr>
            <w:rFonts w:ascii="Times New Roman" w:eastAsia="Times New Roman" w:hAnsi="Times New Roman" w:cs="Times New Roman"/>
          </w:rPr>
          <w:t xml:space="preserve"> öz kaynaklarla yüksek katma değerli</w:t>
        </w:r>
      </w:ins>
      <w:ins w:id="53" w:author="osman yılmaz" w:date="2022-04-02T02:59:00Z">
        <w:r w:rsidR="00C02F4D">
          <w:rPr>
            <w:rFonts w:ascii="Times New Roman" w:eastAsia="Times New Roman" w:hAnsi="Times New Roman" w:cs="Times New Roman"/>
          </w:rPr>
          <w:t>kli</w:t>
        </w:r>
      </w:ins>
      <w:ins w:id="54" w:author="osman yılmaz" w:date="2022-04-02T02:58:00Z">
        <w:r w:rsidR="00C02F4D">
          <w:rPr>
            <w:rFonts w:ascii="Times New Roman" w:eastAsia="Times New Roman" w:hAnsi="Times New Roman" w:cs="Times New Roman"/>
          </w:rPr>
          <w:t xml:space="preserve"> ürünler ortaya çıkarılabilece</w:t>
        </w:r>
      </w:ins>
      <w:ins w:id="55" w:author="osman yılmaz" w:date="2022-04-02T02:59:00Z">
        <w:r w:rsidR="00C02F4D">
          <w:rPr>
            <w:rFonts w:ascii="Times New Roman" w:eastAsia="Times New Roman" w:hAnsi="Times New Roman" w:cs="Times New Roman"/>
          </w:rPr>
          <w:t>ği değerlendirilmiştir.</w:t>
        </w:r>
      </w:ins>
    </w:p>
    <w:p w14:paraId="0000032A" w14:textId="77777777" w:rsidR="00CB53E3" w:rsidRDefault="00CB53E3">
      <w:pPr>
        <w:spacing w:line="360" w:lineRule="auto"/>
        <w:rPr>
          <w:rFonts w:ascii="Times New Roman" w:eastAsia="Times New Roman" w:hAnsi="Times New Roman" w:cs="Times New Roman"/>
          <w:sz w:val="24"/>
          <w:szCs w:val="24"/>
        </w:rPr>
      </w:pPr>
    </w:p>
    <w:p w14:paraId="0000032B" w14:textId="77777777" w:rsidR="00CB53E3" w:rsidRDefault="00AE6A6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32C" w14:textId="77777777" w:rsidR="00CB53E3" w:rsidRDefault="00AE6A6D">
      <w:pPr>
        <w:rPr>
          <w:rFonts w:ascii="Times New Roman" w:eastAsia="Times New Roman" w:hAnsi="Times New Roman" w:cs="Times New Roman"/>
          <w:sz w:val="24"/>
          <w:szCs w:val="24"/>
        </w:rPr>
      </w:pPr>
      <w:r>
        <w:br w:type="page"/>
      </w:r>
    </w:p>
    <w:p w14:paraId="0000032D" w14:textId="77777777" w:rsidR="00CB53E3" w:rsidRDefault="00CB53E3">
      <w:pPr>
        <w:jc w:val="center"/>
        <w:rPr>
          <w:rFonts w:ascii="Times New Roman" w:eastAsia="Times New Roman" w:hAnsi="Times New Roman" w:cs="Times New Roman"/>
          <w:b/>
          <w:sz w:val="28"/>
          <w:szCs w:val="28"/>
        </w:rPr>
      </w:pPr>
    </w:p>
    <w:p w14:paraId="0000032E" w14:textId="77777777" w:rsidR="00CB53E3" w:rsidRDefault="00AE6A6D">
      <w:pPr>
        <w:rPr>
          <w:rFonts w:ascii="Times New Roman" w:eastAsia="Times New Roman" w:hAnsi="Times New Roman" w:cs="Times New Roman"/>
          <w:sz w:val="24"/>
          <w:szCs w:val="24"/>
        </w:rPr>
      </w:pPr>
      <w:r>
        <w:rPr>
          <w:rFonts w:ascii="Times New Roman" w:eastAsia="Times New Roman" w:hAnsi="Times New Roman" w:cs="Times New Roman"/>
          <w:b/>
          <w:sz w:val="28"/>
          <w:szCs w:val="28"/>
        </w:rPr>
        <w:t>KAYNAKLAR</w:t>
      </w:r>
    </w:p>
    <w:p w14:paraId="0000032F" w14:textId="77777777" w:rsidR="00CB53E3" w:rsidRDefault="00CB53E3">
      <w:pPr>
        <w:tabs>
          <w:tab w:val="left" w:pos="567"/>
        </w:tabs>
        <w:spacing w:after="0" w:line="480" w:lineRule="auto"/>
        <w:ind w:left="567" w:hanging="567"/>
        <w:jc w:val="center"/>
        <w:rPr>
          <w:rFonts w:ascii="Times New Roman" w:eastAsia="Times New Roman" w:hAnsi="Times New Roman" w:cs="Times New Roman"/>
          <w:sz w:val="24"/>
          <w:szCs w:val="24"/>
        </w:rPr>
      </w:pPr>
    </w:p>
    <w:p w14:paraId="00000330" w14:textId="77777777" w:rsidR="00CB53E3" w:rsidRDefault="00AE6A6D">
      <w:pPr>
        <w:shd w:val="clear" w:color="auto" w:fill="FFFFFF"/>
        <w:spacing w:after="0" w:line="240" w:lineRule="auto"/>
        <w:rPr>
          <w:rFonts w:ascii="Times New Roman" w:eastAsia="Times New Roman" w:hAnsi="Times New Roman" w:cs="Times New Roman"/>
          <w:color w:val="21282D"/>
          <w:sz w:val="24"/>
          <w:szCs w:val="24"/>
        </w:rPr>
      </w:pPr>
      <w:r>
        <w:rPr>
          <w:rFonts w:ascii="Times New Roman" w:eastAsia="Times New Roman" w:hAnsi="Times New Roman" w:cs="Times New Roman"/>
          <w:sz w:val="24"/>
          <w:szCs w:val="24"/>
        </w:rPr>
        <w:t>[1] https://vachunter.com/history-of-vacuum-cleaners</w:t>
      </w:r>
    </w:p>
    <w:p w14:paraId="00000331" w14:textId="77777777" w:rsidR="00CB53E3" w:rsidRDefault="00CB53E3">
      <w:pPr>
        <w:tabs>
          <w:tab w:val="left" w:pos="567"/>
        </w:tabs>
        <w:spacing w:after="0" w:line="360" w:lineRule="auto"/>
        <w:ind w:left="567" w:hanging="567"/>
        <w:jc w:val="both"/>
        <w:rPr>
          <w:rFonts w:ascii="Times New Roman" w:eastAsia="Times New Roman" w:hAnsi="Times New Roman" w:cs="Times New Roman"/>
          <w:sz w:val="24"/>
          <w:szCs w:val="24"/>
        </w:rPr>
      </w:pPr>
    </w:p>
    <w:p w14:paraId="00000332" w14:textId="77777777" w:rsidR="00CB53E3" w:rsidRDefault="00AE6A6D">
      <w:pPr>
        <w:tabs>
          <w:tab w:val="left" w:pos="567"/>
        </w:tabs>
        <w:spacing w:after="0" w:line="360" w:lineRule="auto"/>
        <w:ind w:left="567" w:hanging="567"/>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sz w:val="24"/>
          <w:szCs w:val="24"/>
        </w:rPr>
        <w:t xml:space="preserve">[2] </w:t>
      </w:r>
      <w:r>
        <w:rPr>
          <w:rFonts w:ascii="Arial" w:eastAsia="Arial" w:hAnsi="Arial" w:cs="Arial"/>
          <w:color w:val="222222"/>
          <w:sz w:val="20"/>
          <w:szCs w:val="20"/>
          <w:highlight w:val="white"/>
        </w:rPr>
        <w:t>Asafa, T. B., Afonja, T. M., Olaniyan, E. A., &amp; Alade, H. O. (2018). Development of a vacuum cleaner   robot. </w:t>
      </w:r>
      <w:r>
        <w:rPr>
          <w:rFonts w:ascii="Arial" w:eastAsia="Arial" w:hAnsi="Arial" w:cs="Arial"/>
          <w:i/>
          <w:color w:val="222222"/>
          <w:sz w:val="20"/>
          <w:szCs w:val="20"/>
          <w:highlight w:val="white"/>
        </w:rPr>
        <w:t>Alexandria engineering journal</w:t>
      </w:r>
      <w:r>
        <w:rPr>
          <w:rFonts w:ascii="Arial" w:eastAsia="Arial" w:hAnsi="Arial" w:cs="Arial"/>
          <w:color w:val="222222"/>
          <w:sz w:val="20"/>
          <w:szCs w:val="20"/>
          <w:highlight w:val="white"/>
        </w:rPr>
        <w:t>, </w:t>
      </w:r>
      <w:r>
        <w:rPr>
          <w:rFonts w:ascii="Arial" w:eastAsia="Arial" w:hAnsi="Arial" w:cs="Arial"/>
          <w:i/>
          <w:color w:val="222222"/>
          <w:sz w:val="20"/>
          <w:szCs w:val="20"/>
          <w:highlight w:val="white"/>
        </w:rPr>
        <w:t>57</w:t>
      </w:r>
      <w:r>
        <w:rPr>
          <w:rFonts w:ascii="Arial" w:eastAsia="Arial" w:hAnsi="Arial" w:cs="Arial"/>
          <w:color w:val="222222"/>
          <w:sz w:val="20"/>
          <w:szCs w:val="20"/>
          <w:highlight w:val="white"/>
        </w:rPr>
        <w:t>(4), 2911-2920.</w:t>
      </w:r>
    </w:p>
    <w:p w14:paraId="00000333" w14:textId="77777777" w:rsidR="00CB53E3" w:rsidRDefault="00CB53E3">
      <w:pPr>
        <w:tabs>
          <w:tab w:val="left" w:pos="567"/>
        </w:tabs>
        <w:spacing w:after="0" w:line="360" w:lineRule="auto"/>
        <w:ind w:left="567" w:hanging="567"/>
        <w:rPr>
          <w:rFonts w:ascii="Times New Roman" w:eastAsia="Times New Roman" w:hAnsi="Times New Roman" w:cs="Times New Roman"/>
          <w:color w:val="202124"/>
          <w:sz w:val="24"/>
          <w:szCs w:val="24"/>
          <w:highlight w:val="white"/>
        </w:rPr>
      </w:pPr>
    </w:p>
    <w:p w14:paraId="00000334" w14:textId="77777777" w:rsidR="00CB53E3" w:rsidRDefault="00AE6A6D">
      <w:pPr>
        <w:tabs>
          <w:tab w:val="left" w:pos="567"/>
        </w:tabs>
        <w:spacing w:after="0" w:line="36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 xml:space="preserve">[3] </w:t>
      </w:r>
      <w:r>
        <w:rPr>
          <w:rFonts w:ascii="Times New Roman" w:eastAsia="Times New Roman" w:hAnsi="Times New Roman" w:cs="Times New Roman"/>
          <w:color w:val="333333"/>
          <w:sz w:val="24"/>
          <w:szCs w:val="24"/>
          <w:highlight w:val="white"/>
        </w:rPr>
        <w:t>Robin Murphy, Robin R.. Murphy, Ronald C. Arkin,”Introduction to AI Robotics”2000,s.(152)</w:t>
      </w:r>
    </w:p>
    <w:p w14:paraId="00000335" w14:textId="77777777" w:rsidR="00CB53E3" w:rsidRDefault="00AE6A6D">
      <w:pPr>
        <w:tabs>
          <w:tab w:val="left" w:pos="567"/>
        </w:tabs>
        <w:spacing w:after="0" w:line="36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4] (PDF) Mikrodenetleyicili Temizlik Robotu Tasarımı. Available from: </w:t>
      </w:r>
      <w:hyperlink r:id="rId96">
        <w:r>
          <w:rPr>
            <w:rFonts w:ascii="Times New Roman" w:eastAsia="Times New Roman" w:hAnsi="Times New Roman" w:cs="Times New Roman"/>
            <w:color w:val="0000FF"/>
            <w:sz w:val="24"/>
            <w:szCs w:val="24"/>
            <w:u w:val="single"/>
          </w:rPr>
          <w:t>https://www.researchgate.net/publication/320677671_Mikrodenetleyicili_Te</w:t>
        </w:r>
        <w:r>
          <w:rPr>
            <w:rFonts w:ascii="Times New Roman" w:eastAsia="Times New Roman" w:hAnsi="Times New Roman" w:cs="Times New Roman"/>
            <w:color w:val="0000FF"/>
            <w:sz w:val="24"/>
            <w:szCs w:val="24"/>
            <w:u w:val="single"/>
          </w:rPr>
          <w:t>mizlik_Robotu_Tasarimi</w:t>
        </w:r>
      </w:hyperlink>
      <w:r>
        <w:rPr>
          <w:rFonts w:ascii="Times New Roman" w:eastAsia="Times New Roman" w:hAnsi="Times New Roman" w:cs="Times New Roman"/>
          <w:sz w:val="24"/>
          <w:szCs w:val="24"/>
        </w:rPr>
        <w:t xml:space="preserve"> [accessed Dec 06 2020].</w:t>
      </w:r>
    </w:p>
    <w:p w14:paraId="00000336" w14:textId="77777777" w:rsidR="00CB53E3" w:rsidRDefault="00AE6A6D">
      <w:pPr>
        <w:tabs>
          <w:tab w:val="left" w:pos="567"/>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i/>
          <w:sz w:val="24"/>
          <w:szCs w:val="24"/>
        </w:rPr>
        <w:t>(PDF) Mikrodenetleyicili Temizlik Robotu Tasarımı</w:t>
      </w:r>
      <w:r>
        <w:rPr>
          <w:rFonts w:ascii="Times New Roman" w:eastAsia="Times New Roman" w:hAnsi="Times New Roman" w:cs="Times New Roman"/>
          <w:sz w:val="24"/>
          <w:szCs w:val="24"/>
        </w:rPr>
        <w:t xml:space="preserve">. Available from: </w:t>
      </w:r>
      <w:hyperlink r:id="rId97">
        <w:r>
          <w:rPr>
            <w:rFonts w:ascii="Times New Roman" w:eastAsia="Times New Roman" w:hAnsi="Times New Roman" w:cs="Times New Roman"/>
            <w:color w:val="0000FF"/>
            <w:sz w:val="24"/>
            <w:szCs w:val="24"/>
            <w:u w:val="single"/>
          </w:rPr>
          <w:t>https://www.researchgate.net/publication/320677671_Mikrodenetleyicili_Temizlik_Robotu_Tasarimi</w:t>
        </w:r>
      </w:hyperlink>
      <w:r>
        <w:rPr>
          <w:rFonts w:ascii="Times New Roman" w:eastAsia="Times New Roman" w:hAnsi="Times New Roman" w:cs="Times New Roman"/>
          <w:sz w:val="24"/>
          <w:szCs w:val="24"/>
        </w:rPr>
        <w:t xml:space="preserve"> [accessed Dec 06 2020].</w:t>
      </w:r>
    </w:p>
    <w:p w14:paraId="00000337" w14:textId="77777777" w:rsidR="00CB53E3" w:rsidRDefault="00CB53E3">
      <w:pPr>
        <w:tabs>
          <w:tab w:val="left" w:pos="567"/>
        </w:tabs>
        <w:spacing w:after="0" w:line="360" w:lineRule="auto"/>
        <w:rPr>
          <w:rFonts w:ascii="Times New Roman" w:eastAsia="Times New Roman" w:hAnsi="Times New Roman" w:cs="Times New Roman"/>
          <w:sz w:val="24"/>
          <w:szCs w:val="24"/>
        </w:rPr>
      </w:pPr>
    </w:p>
    <w:p w14:paraId="00000338" w14:textId="77777777" w:rsidR="00CB53E3" w:rsidRDefault="00AE6A6D">
      <w:pPr>
        <w:tabs>
          <w:tab w:val="left" w:pos="567"/>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Şahin H. ve Erkal S., (2008). Elektrikli süpürge satın alırken ve kullanırken dikkat edilmesi gereken hususlar, Gazi Üniversitesi Endüstriyel Sanatlar Eğitim Fakültesi dergisi, Ankara.</w:t>
      </w:r>
    </w:p>
    <w:p w14:paraId="00000339" w14:textId="77777777" w:rsidR="00CB53E3" w:rsidRDefault="00AE6A6D">
      <w:pPr>
        <w:tabs>
          <w:tab w:val="left" w:pos="567"/>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33A" w14:textId="77777777" w:rsidR="00CB53E3" w:rsidRDefault="00AE6A6D">
      <w:pPr>
        <w:tabs>
          <w:tab w:val="left" w:pos="567"/>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Pr>
          <w:rFonts w:ascii="Times New Roman" w:eastAsia="Times New Roman" w:hAnsi="Times New Roman" w:cs="Times New Roman"/>
          <w:color w:val="222222"/>
          <w:sz w:val="24"/>
          <w:szCs w:val="24"/>
          <w:highlight w:val="white"/>
        </w:rPr>
        <w:t>Kassan, J. Morelli, J. , “Ultrasonic Sensing for Challenging</w:t>
      </w:r>
      <w:r>
        <w:rPr>
          <w:rFonts w:ascii="Times New Roman" w:eastAsia="Times New Roman" w:hAnsi="Times New Roman" w:cs="Times New Roman"/>
          <w:color w:val="222222"/>
          <w:sz w:val="24"/>
          <w:szCs w:val="24"/>
          <w:highlight w:val="white"/>
        </w:rPr>
        <w:t xml:space="preserve"> Environments”, Sensors, Jul 1, 2005.</w:t>
      </w:r>
    </w:p>
    <w:p w14:paraId="0000033B" w14:textId="77777777" w:rsidR="00CB53E3" w:rsidRDefault="00CB53E3">
      <w:pPr>
        <w:tabs>
          <w:tab w:val="left" w:pos="567"/>
        </w:tabs>
        <w:spacing w:after="0" w:line="360" w:lineRule="auto"/>
        <w:ind w:left="567" w:hanging="567"/>
        <w:jc w:val="center"/>
        <w:rPr>
          <w:rFonts w:ascii="Times New Roman" w:eastAsia="Times New Roman" w:hAnsi="Times New Roman" w:cs="Times New Roman"/>
          <w:b/>
          <w:sz w:val="24"/>
          <w:szCs w:val="24"/>
        </w:rPr>
      </w:pPr>
    </w:p>
    <w:p w14:paraId="0000033C" w14:textId="77777777" w:rsidR="00CB53E3" w:rsidRDefault="00AE6A6D">
      <w:pPr>
        <w:tabs>
          <w:tab w:val="left" w:pos="567"/>
        </w:tabs>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highlight w:val="white"/>
        </w:rPr>
        <w:t>Robotic &amp; Mechatronic HomeLab Kit Community, (http://home.roboticlab.eu)</w:t>
      </w:r>
    </w:p>
    <w:p w14:paraId="0000033D" w14:textId="77777777" w:rsidR="00CB53E3" w:rsidRDefault="00AE6A6D">
      <w:pPr>
        <w:tabs>
          <w:tab w:val="left" w:pos="567"/>
        </w:tabs>
        <w:spacing w:after="120" w:line="24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33E" w14:textId="77777777" w:rsidR="00CB53E3" w:rsidRDefault="00AE6A6D">
      <w:pPr>
        <w:tabs>
          <w:tab w:val="left" w:pos="567"/>
        </w:tabs>
        <w:spacing w:after="0" w:line="360"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[9] </w:t>
      </w:r>
      <w:r>
        <w:rPr>
          <w:rFonts w:ascii="Times New Roman" w:eastAsia="Times New Roman" w:hAnsi="Times New Roman" w:cs="Times New Roman"/>
          <w:color w:val="000000"/>
          <w:sz w:val="24"/>
          <w:szCs w:val="24"/>
        </w:rPr>
        <w:t>(PDF) https://www.alldatasheet.com/view.jsp?Searchword=TCRT5000&amp;sField=4</w:t>
      </w:r>
    </w:p>
    <w:p w14:paraId="0000033F" w14:textId="77777777" w:rsidR="00CB53E3" w:rsidRDefault="00CB53E3">
      <w:pPr>
        <w:tabs>
          <w:tab w:val="left" w:pos="567"/>
        </w:tabs>
        <w:spacing w:after="0" w:line="360" w:lineRule="auto"/>
        <w:ind w:left="567" w:hanging="567"/>
        <w:jc w:val="both"/>
        <w:rPr>
          <w:rFonts w:ascii="Times New Roman" w:eastAsia="Times New Roman" w:hAnsi="Times New Roman" w:cs="Times New Roman"/>
          <w:sz w:val="24"/>
          <w:szCs w:val="24"/>
        </w:rPr>
      </w:pPr>
    </w:p>
    <w:p w14:paraId="00000340" w14:textId="77777777" w:rsidR="00CB53E3" w:rsidRDefault="00AE6A6D">
      <w:pPr>
        <w:tabs>
          <w:tab w:val="left" w:pos="567"/>
        </w:tabs>
        <w:spacing w:after="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[10]https://www.researchgate.net/publication/333528241_A_Su</w:t>
      </w:r>
      <w:r>
        <w:rPr>
          <w:rFonts w:ascii="Times New Roman" w:eastAsia="Times New Roman" w:hAnsi="Times New Roman" w:cs="Times New Roman"/>
          <w:sz w:val="24"/>
          <w:szCs w:val="24"/>
        </w:rPr>
        <w:t>rvey_on_Bluetooth_50_and_Mesh_New_Milestones_of_IoT</w:t>
      </w:r>
    </w:p>
    <w:p w14:paraId="00000341" w14:textId="77777777" w:rsidR="00CB53E3" w:rsidRDefault="00CB53E3">
      <w:pPr>
        <w:tabs>
          <w:tab w:val="left" w:pos="567"/>
        </w:tabs>
        <w:spacing w:after="0" w:line="360" w:lineRule="auto"/>
        <w:ind w:left="567" w:hanging="567"/>
        <w:jc w:val="both"/>
        <w:rPr>
          <w:rFonts w:ascii="Times New Roman" w:eastAsia="Times New Roman" w:hAnsi="Times New Roman" w:cs="Times New Roman"/>
          <w:sz w:val="24"/>
          <w:szCs w:val="24"/>
        </w:rPr>
      </w:pPr>
    </w:p>
    <w:p w14:paraId="00000342" w14:textId="77777777" w:rsidR="00CB53E3" w:rsidRDefault="00AE6A6D">
      <w:pPr>
        <w:tabs>
          <w:tab w:val="left" w:pos="567"/>
        </w:tabs>
        <w:spacing w:after="0" w:line="360" w:lineRule="auto"/>
        <w:ind w:left="567" w:hanging="567"/>
        <w:jc w:val="both"/>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 xml:space="preserve">[11]  (URL) </w:t>
      </w:r>
      <w:hyperlink r:id="rId98">
        <w:r>
          <w:rPr>
            <w:rFonts w:ascii="Times New Roman" w:eastAsia="Times New Roman" w:hAnsi="Times New Roman" w:cs="Times New Roman"/>
            <w:color w:val="0000FF"/>
            <w:sz w:val="24"/>
            <w:szCs w:val="24"/>
            <w:u w:val="single"/>
          </w:rPr>
          <w:t>https://learn.sparkfun.com/tutorials/bluetooth-basics/how-bluetooth-works</w:t>
        </w:r>
      </w:hyperlink>
    </w:p>
    <w:p w14:paraId="00000343" w14:textId="77777777" w:rsidR="00CB53E3" w:rsidRDefault="00CB53E3">
      <w:pPr>
        <w:tabs>
          <w:tab w:val="left" w:pos="567"/>
        </w:tabs>
        <w:spacing w:after="0" w:line="360" w:lineRule="auto"/>
        <w:ind w:left="567" w:hanging="567"/>
        <w:jc w:val="both"/>
        <w:rPr>
          <w:rFonts w:ascii="Times New Roman" w:eastAsia="Times New Roman" w:hAnsi="Times New Roman" w:cs="Times New Roman"/>
        </w:rPr>
      </w:pPr>
    </w:p>
    <w:p w14:paraId="00000344" w14:textId="77777777" w:rsidR="00CB53E3" w:rsidRDefault="00AE6A6D">
      <w:pPr>
        <w:tabs>
          <w:tab w:val="left" w:pos="567"/>
        </w:tabs>
        <w:spacing w:after="0" w:line="360" w:lineRule="auto"/>
        <w:ind w:left="567" w:hanging="567"/>
        <w:jc w:val="both"/>
        <w:rPr>
          <w:rFonts w:ascii="Times New Roman" w:eastAsia="Times New Roman" w:hAnsi="Times New Roman" w:cs="Times New Roman"/>
        </w:rPr>
      </w:pPr>
      <w:r>
        <w:rPr>
          <w:rFonts w:ascii="Times New Roman" w:eastAsia="Times New Roman" w:hAnsi="Times New Roman" w:cs="Times New Roman"/>
        </w:rPr>
        <w:lastRenderedPageBreak/>
        <w:t>[12] Internet</w:t>
      </w:r>
      <w:r>
        <w:t>: What is Arduino Uno and its features ? URL : https://store.arduino.cc/usa/arduino-uno-rev3/, Son Erişim Tarihi: 26.10.2021</w:t>
      </w:r>
    </w:p>
    <w:p w14:paraId="00000345" w14:textId="77777777" w:rsidR="00CB53E3" w:rsidRDefault="00CB53E3">
      <w:pPr>
        <w:tabs>
          <w:tab w:val="left" w:pos="567"/>
        </w:tabs>
        <w:spacing w:after="0" w:line="360" w:lineRule="auto"/>
        <w:ind w:left="567" w:hanging="567"/>
        <w:jc w:val="both"/>
        <w:rPr>
          <w:rFonts w:ascii="Times New Roman" w:eastAsia="Times New Roman" w:hAnsi="Times New Roman" w:cs="Times New Roman"/>
        </w:rPr>
      </w:pPr>
    </w:p>
    <w:p w14:paraId="00000346" w14:textId="77777777" w:rsidR="00CB53E3" w:rsidRDefault="00AE6A6D">
      <w:pPr>
        <w:tabs>
          <w:tab w:val="left" w:pos="567"/>
        </w:tabs>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rPr>
        <w:t xml:space="preserve">[13] (URL) </w:t>
      </w:r>
      <w:hyperlink r:id="rId99">
        <w:r>
          <w:rPr>
            <w:rFonts w:ascii="Times New Roman" w:eastAsia="Times New Roman" w:hAnsi="Times New Roman" w:cs="Times New Roman"/>
            <w:color w:val="0000FF"/>
            <w:sz w:val="24"/>
            <w:szCs w:val="24"/>
            <w:u w:val="single"/>
          </w:rPr>
          <w:t>https://html.alldatasheet.com/html-pdf/99683/STMICROELECTRONICS/L293D/3243/2/L293D.html</w:t>
        </w:r>
      </w:hyperlink>
      <w:r>
        <w:rPr>
          <w:rFonts w:ascii="Times New Roman" w:eastAsia="Times New Roman" w:hAnsi="Times New Roman" w:cs="Times New Roman"/>
          <w:sz w:val="24"/>
          <w:szCs w:val="24"/>
        </w:rPr>
        <w:t xml:space="preserve"> </w:t>
      </w:r>
    </w:p>
    <w:p w14:paraId="00000347" w14:textId="77777777" w:rsidR="00CB53E3" w:rsidRDefault="00CB53E3">
      <w:pPr>
        <w:tabs>
          <w:tab w:val="left" w:pos="567"/>
        </w:tabs>
        <w:spacing w:after="0" w:line="360" w:lineRule="auto"/>
        <w:rPr>
          <w:rFonts w:ascii="Times New Roman" w:eastAsia="Times New Roman" w:hAnsi="Times New Roman" w:cs="Times New Roman"/>
          <w:color w:val="0000FF"/>
          <w:u w:val="single"/>
        </w:rPr>
      </w:pPr>
    </w:p>
    <w:p w14:paraId="00000348" w14:textId="77777777" w:rsidR="00CB53E3" w:rsidRDefault="00AE6A6D">
      <w:pPr>
        <w:tabs>
          <w:tab w:val="left" w:pos="567"/>
        </w:tabs>
        <w:spacing w:after="0" w:line="360" w:lineRule="auto"/>
        <w:rPr>
          <w:rFonts w:ascii="Times New Roman" w:eastAsia="Times New Roman" w:hAnsi="Times New Roman" w:cs="Times New Roman"/>
          <w:color w:val="0000FF"/>
          <w:u w:val="single"/>
        </w:rPr>
      </w:pPr>
      <w:r>
        <w:rPr>
          <w:rFonts w:ascii="Times New Roman" w:eastAsia="Times New Roman" w:hAnsi="Times New Roman" w:cs="Times New Roman"/>
        </w:rPr>
        <w:t>[14] (URL)</w:t>
      </w:r>
      <w:hyperlink r:id="rId100">
        <w:r>
          <w:rPr>
            <w:rFonts w:ascii="Times New Roman" w:eastAsia="Times New Roman" w:hAnsi="Times New Roman" w:cs="Times New Roman"/>
            <w:color w:val="0000FF"/>
            <w:sz w:val="24"/>
            <w:szCs w:val="24"/>
            <w:u w:val="single"/>
          </w:rPr>
          <w:t>https://html.alldatasheet.com/html-pdf/99683/STMICROELECTRONICS/L293D/3243/2/L293D.html</w:t>
        </w:r>
      </w:hyperlink>
    </w:p>
    <w:p w14:paraId="00000349" w14:textId="77777777" w:rsidR="00CB53E3" w:rsidRDefault="00CB53E3">
      <w:pPr>
        <w:spacing w:after="0" w:line="360" w:lineRule="auto"/>
        <w:jc w:val="both"/>
        <w:rPr>
          <w:rFonts w:ascii="Times New Roman" w:eastAsia="Times New Roman" w:hAnsi="Times New Roman" w:cs="Times New Roman"/>
          <w:color w:val="263238"/>
          <w:sz w:val="24"/>
          <w:szCs w:val="24"/>
          <w:shd w:val="clear" w:color="auto" w:fill="FAFAFA"/>
        </w:rPr>
      </w:pPr>
    </w:p>
    <w:p w14:paraId="0000034A" w14:textId="77777777" w:rsidR="00CB53E3" w:rsidRDefault="00CB53E3">
      <w:pPr>
        <w:tabs>
          <w:tab w:val="left" w:pos="567"/>
        </w:tabs>
        <w:spacing w:after="0" w:line="360" w:lineRule="auto"/>
        <w:ind w:left="567" w:hanging="567"/>
        <w:rPr>
          <w:rFonts w:ascii="Times New Roman" w:eastAsia="Times New Roman" w:hAnsi="Times New Roman" w:cs="Times New Roman"/>
        </w:rPr>
      </w:pPr>
    </w:p>
    <w:p w14:paraId="0000034B" w14:textId="77777777" w:rsidR="00CB53E3" w:rsidRDefault="00CB53E3">
      <w:pPr>
        <w:tabs>
          <w:tab w:val="left" w:pos="567"/>
        </w:tabs>
        <w:spacing w:after="120" w:line="240" w:lineRule="auto"/>
        <w:ind w:left="567" w:hanging="567"/>
        <w:jc w:val="both"/>
        <w:rPr>
          <w:rFonts w:ascii="Times New Roman" w:eastAsia="Times New Roman" w:hAnsi="Times New Roman" w:cs="Times New Roman"/>
          <w:sz w:val="24"/>
          <w:szCs w:val="24"/>
        </w:rPr>
      </w:pPr>
    </w:p>
    <w:p w14:paraId="0000034C" w14:textId="77777777" w:rsidR="00CB53E3" w:rsidRDefault="00CB53E3">
      <w:pPr>
        <w:rPr>
          <w:rFonts w:ascii="Times New Roman" w:eastAsia="Times New Roman" w:hAnsi="Times New Roman" w:cs="Times New Roman"/>
          <w:b/>
          <w:sz w:val="28"/>
          <w:szCs w:val="28"/>
        </w:rPr>
      </w:pPr>
    </w:p>
    <w:p w14:paraId="0000034D" w14:textId="77777777" w:rsidR="00CB53E3" w:rsidRDefault="00CB53E3">
      <w:pPr>
        <w:rPr>
          <w:rFonts w:ascii="Times New Roman" w:eastAsia="Times New Roman" w:hAnsi="Times New Roman" w:cs="Times New Roman"/>
          <w:b/>
          <w:sz w:val="28"/>
          <w:szCs w:val="28"/>
        </w:rPr>
      </w:pPr>
    </w:p>
    <w:p w14:paraId="0000034E" w14:textId="77777777" w:rsidR="00CB53E3" w:rsidRDefault="00CB53E3">
      <w:pPr>
        <w:rPr>
          <w:rFonts w:ascii="Times New Roman" w:eastAsia="Times New Roman" w:hAnsi="Times New Roman" w:cs="Times New Roman"/>
          <w:b/>
          <w:sz w:val="28"/>
          <w:szCs w:val="28"/>
        </w:rPr>
      </w:pPr>
    </w:p>
    <w:p w14:paraId="0000034F" w14:textId="77777777" w:rsidR="00CB53E3" w:rsidRDefault="00CB53E3">
      <w:pPr>
        <w:rPr>
          <w:rFonts w:ascii="Times New Roman" w:eastAsia="Times New Roman" w:hAnsi="Times New Roman" w:cs="Times New Roman"/>
          <w:b/>
          <w:sz w:val="28"/>
          <w:szCs w:val="28"/>
        </w:rPr>
      </w:pPr>
    </w:p>
    <w:p w14:paraId="00000350" w14:textId="77777777" w:rsidR="00CB53E3" w:rsidRDefault="00CB53E3">
      <w:pPr>
        <w:rPr>
          <w:rFonts w:ascii="Times New Roman" w:eastAsia="Times New Roman" w:hAnsi="Times New Roman" w:cs="Times New Roman"/>
          <w:b/>
          <w:sz w:val="28"/>
          <w:szCs w:val="28"/>
        </w:rPr>
      </w:pPr>
    </w:p>
    <w:p w14:paraId="00000351" w14:textId="77777777" w:rsidR="00CB53E3" w:rsidRDefault="00CB53E3">
      <w:pPr>
        <w:rPr>
          <w:rFonts w:ascii="Times New Roman" w:eastAsia="Times New Roman" w:hAnsi="Times New Roman" w:cs="Times New Roman"/>
          <w:b/>
          <w:sz w:val="28"/>
          <w:szCs w:val="28"/>
        </w:rPr>
      </w:pPr>
    </w:p>
    <w:p w14:paraId="00000352" w14:textId="77777777" w:rsidR="00CB53E3" w:rsidRDefault="00CB53E3">
      <w:pPr>
        <w:rPr>
          <w:rFonts w:ascii="Times New Roman" w:eastAsia="Times New Roman" w:hAnsi="Times New Roman" w:cs="Times New Roman"/>
          <w:b/>
          <w:sz w:val="28"/>
          <w:szCs w:val="28"/>
        </w:rPr>
      </w:pPr>
    </w:p>
    <w:p w14:paraId="00000353" w14:textId="77777777" w:rsidR="00CB53E3" w:rsidRDefault="00CB53E3">
      <w:pPr>
        <w:rPr>
          <w:rFonts w:ascii="Times New Roman" w:eastAsia="Times New Roman" w:hAnsi="Times New Roman" w:cs="Times New Roman"/>
          <w:b/>
          <w:sz w:val="28"/>
          <w:szCs w:val="28"/>
        </w:rPr>
      </w:pPr>
    </w:p>
    <w:p w14:paraId="00000354" w14:textId="77777777" w:rsidR="00CB53E3" w:rsidRDefault="00CB53E3">
      <w:pPr>
        <w:rPr>
          <w:rFonts w:ascii="Times New Roman" w:eastAsia="Times New Roman" w:hAnsi="Times New Roman" w:cs="Times New Roman"/>
          <w:b/>
          <w:sz w:val="28"/>
          <w:szCs w:val="28"/>
        </w:rPr>
      </w:pPr>
    </w:p>
    <w:p w14:paraId="00000355" w14:textId="77777777" w:rsidR="00CB53E3" w:rsidRDefault="00CB53E3">
      <w:pPr>
        <w:rPr>
          <w:rFonts w:ascii="Times New Roman" w:eastAsia="Times New Roman" w:hAnsi="Times New Roman" w:cs="Times New Roman"/>
          <w:b/>
          <w:sz w:val="28"/>
          <w:szCs w:val="28"/>
        </w:rPr>
      </w:pPr>
    </w:p>
    <w:p w14:paraId="00000356" w14:textId="77777777" w:rsidR="00CB53E3" w:rsidRDefault="00CB53E3">
      <w:pPr>
        <w:rPr>
          <w:rFonts w:ascii="Times New Roman" w:eastAsia="Times New Roman" w:hAnsi="Times New Roman" w:cs="Times New Roman"/>
          <w:b/>
          <w:sz w:val="28"/>
          <w:szCs w:val="28"/>
        </w:rPr>
      </w:pPr>
    </w:p>
    <w:p w14:paraId="00000357" w14:textId="77777777" w:rsidR="00CB53E3" w:rsidRDefault="00CB53E3">
      <w:pPr>
        <w:rPr>
          <w:rFonts w:ascii="Times New Roman" w:eastAsia="Times New Roman" w:hAnsi="Times New Roman" w:cs="Times New Roman"/>
          <w:b/>
          <w:sz w:val="28"/>
          <w:szCs w:val="28"/>
        </w:rPr>
      </w:pPr>
    </w:p>
    <w:p w14:paraId="00000358" w14:textId="77777777" w:rsidR="00CB53E3" w:rsidRDefault="00CB53E3">
      <w:pPr>
        <w:rPr>
          <w:rFonts w:ascii="Times New Roman" w:eastAsia="Times New Roman" w:hAnsi="Times New Roman" w:cs="Times New Roman"/>
          <w:b/>
          <w:sz w:val="28"/>
          <w:szCs w:val="28"/>
        </w:rPr>
      </w:pPr>
    </w:p>
    <w:p w14:paraId="00000359" w14:textId="77777777" w:rsidR="00CB53E3" w:rsidRDefault="00CB53E3">
      <w:pPr>
        <w:rPr>
          <w:rFonts w:ascii="Times New Roman" w:eastAsia="Times New Roman" w:hAnsi="Times New Roman" w:cs="Times New Roman"/>
          <w:b/>
          <w:sz w:val="28"/>
          <w:szCs w:val="28"/>
        </w:rPr>
      </w:pPr>
    </w:p>
    <w:p w14:paraId="0000035A" w14:textId="77777777" w:rsidR="00CB53E3" w:rsidRDefault="00CB53E3">
      <w:pPr>
        <w:rPr>
          <w:rFonts w:ascii="Times New Roman" w:eastAsia="Times New Roman" w:hAnsi="Times New Roman" w:cs="Times New Roman"/>
          <w:b/>
          <w:sz w:val="28"/>
          <w:szCs w:val="28"/>
        </w:rPr>
      </w:pPr>
    </w:p>
    <w:p w14:paraId="0000035B" w14:textId="77777777" w:rsidR="00CB53E3" w:rsidRDefault="00CB53E3">
      <w:pPr>
        <w:rPr>
          <w:rFonts w:ascii="Times New Roman" w:eastAsia="Times New Roman" w:hAnsi="Times New Roman" w:cs="Times New Roman"/>
          <w:b/>
          <w:sz w:val="28"/>
          <w:szCs w:val="28"/>
        </w:rPr>
      </w:pPr>
    </w:p>
    <w:p w14:paraId="0000035C" w14:textId="77777777" w:rsidR="00CB53E3" w:rsidRDefault="00CB53E3">
      <w:pPr>
        <w:rPr>
          <w:rFonts w:ascii="Times New Roman" w:eastAsia="Times New Roman" w:hAnsi="Times New Roman" w:cs="Times New Roman"/>
          <w:b/>
          <w:sz w:val="28"/>
          <w:szCs w:val="28"/>
        </w:rPr>
      </w:pPr>
    </w:p>
    <w:p w14:paraId="0000035D" w14:textId="77777777" w:rsidR="00CB53E3" w:rsidRDefault="00CB53E3">
      <w:pPr>
        <w:rPr>
          <w:rFonts w:ascii="Times New Roman" w:eastAsia="Times New Roman" w:hAnsi="Times New Roman" w:cs="Times New Roman"/>
          <w:b/>
          <w:sz w:val="28"/>
          <w:szCs w:val="28"/>
        </w:rPr>
      </w:pPr>
    </w:p>
    <w:p w14:paraId="0000035E" w14:textId="77777777" w:rsidR="00CB53E3" w:rsidRDefault="00CB53E3">
      <w:pPr>
        <w:rPr>
          <w:rFonts w:ascii="Times New Roman" w:eastAsia="Times New Roman" w:hAnsi="Times New Roman" w:cs="Times New Roman"/>
          <w:b/>
          <w:sz w:val="28"/>
          <w:szCs w:val="28"/>
        </w:rPr>
      </w:pPr>
    </w:p>
    <w:p w14:paraId="0000035F" w14:textId="77777777" w:rsidR="00CB53E3" w:rsidRDefault="00AE6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EKLER</w:t>
      </w:r>
    </w:p>
    <w:p w14:paraId="00000360" w14:textId="77777777" w:rsidR="00CB53E3" w:rsidRDefault="00AE6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EK-1 Otonom Robot Kodları</w:t>
      </w:r>
    </w:p>
    <w:p w14:paraId="0000036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[env:</w:t>
      </w:r>
      <w:r>
        <w:rPr>
          <w:rFonts w:ascii="Consolas" w:eastAsia="Consolas" w:hAnsi="Consolas" w:cs="Consolas"/>
          <w:i/>
          <w:color w:val="FD971F"/>
          <w:sz w:val="21"/>
          <w:szCs w:val="21"/>
        </w:rPr>
        <w:t xml:space="preserve"> nanoatmega328</w:t>
      </w:r>
      <w:r>
        <w:rPr>
          <w:rFonts w:ascii="Consolas" w:eastAsia="Consolas" w:hAnsi="Consolas" w:cs="Consolas"/>
          <w:color w:val="F8F8F2"/>
          <w:sz w:val="21"/>
          <w:szCs w:val="21"/>
        </w:rPr>
        <w:t>]</w:t>
      </w:r>
    </w:p>
    <w:p w14:paraId="0000036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platform = atmelavr</w:t>
      </w:r>
    </w:p>
    <w:p w14:paraId="0000036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board = nanoatmega328</w:t>
      </w:r>
    </w:p>
    <w:p w14:paraId="00000364" w14:textId="77777777" w:rsidR="00CB53E3" w:rsidRDefault="00CB53E3">
      <w:pPr>
        <w:shd w:val="clear" w:color="auto" w:fill="272822"/>
        <w:spacing w:after="0"/>
        <w:rPr>
          <w:rFonts w:ascii="Consolas" w:eastAsia="Consolas" w:hAnsi="Consolas" w:cs="Consolas"/>
          <w:color w:val="F8F8F2"/>
          <w:sz w:val="21"/>
          <w:szCs w:val="21"/>
        </w:rPr>
      </w:pPr>
    </w:p>
    <w:p w14:paraId="00000365"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change microcontroller</w:t>
      </w:r>
    </w:p>
    <w:p w14:paraId="0000036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board_build.mcu </w:t>
      </w:r>
      <w:r>
        <w:rPr>
          <w:rFonts w:ascii="Consolas" w:eastAsia="Consolas" w:hAnsi="Consolas" w:cs="Consolas"/>
          <w:color w:val="F92672"/>
          <w:sz w:val="21"/>
          <w:szCs w:val="21"/>
        </w:rPr>
        <w:t>=</w:t>
      </w:r>
      <w:r>
        <w:rPr>
          <w:rFonts w:ascii="Consolas" w:eastAsia="Consolas" w:hAnsi="Consolas" w:cs="Consolas"/>
          <w:color w:val="F8F8F2"/>
          <w:sz w:val="21"/>
          <w:szCs w:val="21"/>
        </w:rPr>
        <w:t> atmega328p</w:t>
      </w:r>
    </w:p>
    <w:p w14:paraId="00000367" w14:textId="77777777" w:rsidR="00CB53E3" w:rsidRDefault="00CB53E3">
      <w:pPr>
        <w:shd w:val="clear" w:color="auto" w:fill="272822"/>
        <w:spacing w:after="0"/>
        <w:rPr>
          <w:rFonts w:ascii="Consolas" w:eastAsia="Consolas" w:hAnsi="Consolas" w:cs="Consolas"/>
          <w:color w:val="F8F8F2"/>
          <w:sz w:val="21"/>
          <w:szCs w:val="21"/>
        </w:rPr>
      </w:pPr>
    </w:p>
    <w:p w14:paraId="00000368"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change MCU frequency</w:t>
      </w:r>
    </w:p>
    <w:p w14:paraId="0000036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board_build.f_cpu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16000000</w:t>
      </w:r>
      <w:r>
        <w:rPr>
          <w:rFonts w:ascii="Consolas" w:eastAsia="Consolas" w:hAnsi="Consolas" w:cs="Consolas"/>
          <w:color w:val="F92672"/>
          <w:sz w:val="21"/>
          <w:szCs w:val="21"/>
        </w:rPr>
        <w:t>L</w:t>
      </w:r>
    </w:p>
    <w:p w14:paraId="0000036A" w14:textId="77777777" w:rsidR="00CB53E3" w:rsidRDefault="00CB53E3">
      <w:pPr>
        <w:shd w:val="clear" w:color="auto" w:fill="272822"/>
        <w:spacing w:after="0"/>
        <w:rPr>
          <w:rFonts w:ascii="Consolas" w:eastAsia="Consolas" w:hAnsi="Consolas" w:cs="Consolas"/>
          <w:color w:val="F8F8F2"/>
          <w:sz w:val="21"/>
          <w:szCs w:val="21"/>
        </w:rPr>
      </w:pPr>
    </w:p>
    <w:p w14:paraId="0000036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#include</w:t>
      </w:r>
      <w:r>
        <w:rPr>
          <w:rFonts w:ascii="Consolas" w:eastAsia="Consolas" w:hAnsi="Consolas" w:cs="Consolas"/>
          <w:color w:val="F8F8F2"/>
          <w:sz w:val="21"/>
          <w:szCs w:val="21"/>
        </w:rPr>
        <w:t> </w:t>
      </w:r>
      <w:r>
        <w:rPr>
          <w:rFonts w:ascii="Consolas" w:eastAsia="Consolas" w:hAnsi="Consolas" w:cs="Consolas"/>
          <w:color w:val="E6DB74"/>
          <w:sz w:val="21"/>
          <w:szCs w:val="21"/>
        </w:rPr>
        <w:t>&lt;Arduino.h&gt;</w:t>
      </w:r>
    </w:p>
    <w:p w14:paraId="0000036C" w14:textId="77777777" w:rsidR="00CB53E3" w:rsidRDefault="00AE6A6D">
      <w:pPr>
        <w:shd w:val="clear" w:color="auto" w:fill="272822"/>
        <w:spacing w:after="240"/>
        <w:rPr>
          <w:rFonts w:ascii="Consolas" w:eastAsia="Consolas" w:hAnsi="Consolas" w:cs="Consolas"/>
          <w:color w:val="F8F8F2"/>
          <w:sz w:val="21"/>
          <w:szCs w:val="21"/>
        </w:rPr>
      </w:pPr>
      <w:r>
        <w:rPr>
          <w:rFonts w:ascii="Consolas" w:eastAsia="Consolas" w:hAnsi="Consolas" w:cs="Consolas"/>
          <w:color w:val="F8F8F2"/>
          <w:sz w:val="21"/>
          <w:szCs w:val="21"/>
        </w:rPr>
        <w:br/>
      </w:r>
    </w:p>
    <w:p w14:paraId="0000036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#include</w:t>
      </w:r>
      <w:r>
        <w:rPr>
          <w:rFonts w:ascii="Consolas" w:eastAsia="Consolas" w:hAnsi="Consolas" w:cs="Consolas"/>
          <w:color w:val="F8F8F2"/>
          <w:sz w:val="21"/>
          <w:szCs w:val="21"/>
        </w:rPr>
        <w:t> </w:t>
      </w:r>
      <w:r>
        <w:rPr>
          <w:rFonts w:ascii="Consolas" w:eastAsia="Consolas" w:hAnsi="Consolas" w:cs="Consolas"/>
          <w:color w:val="E6DB74"/>
          <w:sz w:val="21"/>
          <w:szCs w:val="21"/>
        </w:rPr>
        <w:t>"BluetoothSerial.h"</w:t>
      </w:r>
    </w:p>
    <w:p w14:paraId="0000036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88846F"/>
          <w:sz w:val="21"/>
          <w:szCs w:val="21"/>
        </w:rPr>
        <w:t>// defining the pins</w:t>
      </w:r>
    </w:p>
    <w:p w14:paraId="0000036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const</w:t>
      </w:r>
      <w:r>
        <w:rPr>
          <w:rFonts w:ascii="Consolas" w:eastAsia="Consolas" w:hAnsi="Consolas" w:cs="Consolas"/>
          <w:color w:val="F8F8F2"/>
          <w:sz w:val="21"/>
          <w:szCs w:val="21"/>
        </w:rPr>
        <w:t> </w:t>
      </w:r>
      <w:r>
        <w:rPr>
          <w:rFonts w:ascii="Consolas" w:eastAsia="Consolas" w:hAnsi="Consolas" w:cs="Consolas"/>
          <w:i/>
          <w:color w:val="66D9EF"/>
          <w:sz w:val="21"/>
          <w:szCs w:val="21"/>
        </w:rPr>
        <w:t>int</w:t>
      </w:r>
      <w:r>
        <w:rPr>
          <w:rFonts w:ascii="Consolas" w:eastAsia="Consolas" w:hAnsi="Consolas" w:cs="Consolas"/>
          <w:color w:val="F8F8F2"/>
          <w:sz w:val="21"/>
          <w:szCs w:val="21"/>
        </w:rPr>
        <w:t> trigPin1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3</w:t>
      </w:r>
      <w:r>
        <w:rPr>
          <w:rFonts w:ascii="Consolas" w:eastAsia="Consolas" w:hAnsi="Consolas" w:cs="Consolas"/>
          <w:color w:val="F8F8F2"/>
          <w:sz w:val="21"/>
          <w:szCs w:val="21"/>
        </w:rPr>
        <w:t>;</w:t>
      </w:r>
    </w:p>
    <w:p w14:paraId="00000370"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const</w:t>
      </w:r>
      <w:r>
        <w:rPr>
          <w:rFonts w:ascii="Consolas" w:eastAsia="Consolas" w:hAnsi="Consolas" w:cs="Consolas"/>
          <w:color w:val="F8F8F2"/>
          <w:sz w:val="21"/>
          <w:szCs w:val="21"/>
        </w:rPr>
        <w:t> </w:t>
      </w:r>
      <w:r>
        <w:rPr>
          <w:rFonts w:ascii="Consolas" w:eastAsia="Consolas" w:hAnsi="Consolas" w:cs="Consolas"/>
          <w:i/>
          <w:color w:val="66D9EF"/>
          <w:sz w:val="21"/>
          <w:szCs w:val="21"/>
        </w:rPr>
        <w:t>int</w:t>
      </w:r>
      <w:r>
        <w:rPr>
          <w:rFonts w:ascii="Consolas" w:eastAsia="Consolas" w:hAnsi="Consolas" w:cs="Consolas"/>
          <w:color w:val="F8F8F2"/>
          <w:sz w:val="21"/>
          <w:szCs w:val="21"/>
        </w:rPr>
        <w:t> echoPin1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5</w:t>
      </w:r>
      <w:r>
        <w:rPr>
          <w:rFonts w:ascii="Consolas" w:eastAsia="Consolas" w:hAnsi="Consolas" w:cs="Consolas"/>
          <w:color w:val="F8F8F2"/>
          <w:sz w:val="21"/>
          <w:szCs w:val="21"/>
        </w:rPr>
        <w:t>;</w:t>
      </w:r>
    </w:p>
    <w:p w14:paraId="0000037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const</w:t>
      </w:r>
      <w:r>
        <w:rPr>
          <w:rFonts w:ascii="Consolas" w:eastAsia="Consolas" w:hAnsi="Consolas" w:cs="Consolas"/>
          <w:color w:val="F8F8F2"/>
          <w:sz w:val="21"/>
          <w:szCs w:val="21"/>
        </w:rPr>
        <w:t> </w:t>
      </w:r>
      <w:r>
        <w:rPr>
          <w:rFonts w:ascii="Consolas" w:eastAsia="Consolas" w:hAnsi="Consolas" w:cs="Consolas"/>
          <w:i/>
          <w:color w:val="66D9EF"/>
          <w:sz w:val="21"/>
          <w:szCs w:val="21"/>
        </w:rPr>
        <w:t>int</w:t>
      </w:r>
      <w:r>
        <w:rPr>
          <w:rFonts w:ascii="Consolas" w:eastAsia="Consolas" w:hAnsi="Consolas" w:cs="Consolas"/>
          <w:color w:val="F8F8F2"/>
          <w:sz w:val="21"/>
          <w:szCs w:val="21"/>
        </w:rPr>
        <w:t> trigPin2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6</w:t>
      </w:r>
      <w:r>
        <w:rPr>
          <w:rFonts w:ascii="Consolas" w:eastAsia="Consolas" w:hAnsi="Consolas" w:cs="Consolas"/>
          <w:color w:val="F8F8F2"/>
          <w:sz w:val="21"/>
          <w:szCs w:val="21"/>
        </w:rPr>
        <w:t>;</w:t>
      </w:r>
    </w:p>
    <w:p w14:paraId="0000037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const</w:t>
      </w:r>
      <w:r>
        <w:rPr>
          <w:rFonts w:ascii="Consolas" w:eastAsia="Consolas" w:hAnsi="Consolas" w:cs="Consolas"/>
          <w:color w:val="F8F8F2"/>
          <w:sz w:val="21"/>
          <w:szCs w:val="21"/>
        </w:rPr>
        <w:t> </w:t>
      </w:r>
      <w:r>
        <w:rPr>
          <w:rFonts w:ascii="Consolas" w:eastAsia="Consolas" w:hAnsi="Consolas" w:cs="Consolas"/>
          <w:i/>
          <w:color w:val="66D9EF"/>
          <w:sz w:val="21"/>
          <w:szCs w:val="21"/>
        </w:rPr>
        <w:t>int</w:t>
      </w:r>
      <w:r>
        <w:rPr>
          <w:rFonts w:ascii="Consolas" w:eastAsia="Consolas" w:hAnsi="Consolas" w:cs="Consolas"/>
          <w:color w:val="F8F8F2"/>
          <w:sz w:val="21"/>
          <w:szCs w:val="21"/>
        </w:rPr>
        <w:t> echoPin2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9</w:t>
      </w:r>
      <w:r>
        <w:rPr>
          <w:rFonts w:ascii="Consolas" w:eastAsia="Consolas" w:hAnsi="Consolas" w:cs="Consolas"/>
          <w:color w:val="F8F8F2"/>
          <w:sz w:val="21"/>
          <w:szCs w:val="21"/>
        </w:rPr>
        <w:t>;</w:t>
      </w:r>
    </w:p>
    <w:p w14:paraId="0000037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const</w:t>
      </w:r>
      <w:r>
        <w:rPr>
          <w:rFonts w:ascii="Consolas" w:eastAsia="Consolas" w:hAnsi="Consolas" w:cs="Consolas"/>
          <w:color w:val="F8F8F2"/>
          <w:sz w:val="21"/>
          <w:szCs w:val="21"/>
        </w:rPr>
        <w:t> </w:t>
      </w:r>
      <w:r>
        <w:rPr>
          <w:rFonts w:ascii="Consolas" w:eastAsia="Consolas" w:hAnsi="Consolas" w:cs="Consolas"/>
          <w:i/>
          <w:color w:val="66D9EF"/>
          <w:sz w:val="21"/>
          <w:szCs w:val="21"/>
        </w:rPr>
        <w:t>int</w:t>
      </w:r>
      <w:r>
        <w:rPr>
          <w:rFonts w:ascii="Consolas" w:eastAsia="Consolas" w:hAnsi="Consolas" w:cs="Consolas"/>
          <w:color w:val="F8F8F2"/>
          <w:sz w:val="21"/>
          <w:szCs w:val="21"/>
        </w:rPr>
        <w:t> trigPin3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10</w:t>
      </w:r>
      <w:r>
        <w:rPr>
          <w:rFonts w:ascii="Consolas" w:eastAsia="Consolas" w:hAnsi="Consolas" w:cs="Consolas"/>
          <w:color w:val="F8F8F2"/>
          <w:sz w:val="21"/>
          <w:szCs w:val="21"/>
        </w:rPr>
        <w:t>;</w:t>
      </w:r>
    </w:p>
    <w:p w14:paraId="0000037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const</w:t>
      </w:r>
      <w:r>
        <w:rPr>
          <w:rFonts w:ascii="Consolas" w:eastAsia="Consolas" w:hAnsi="Consolas" w:cs="Consolas"/>
          <w:color w:val="F8F8F2"/>
          <w:sz w:val="21"/>
          <w:szCs w:val="21"/>
        </w:rPr>
        <w:t> </w:t>
      </w:r>
      <w:r>
        <w:rPr>
          <w:rFonts w:ascii="Consolas" w:eastAsia="Consolas" w:hAnsi="Consolas" w:cs="Consolas"/>
          <w:i/>
          <w:color w:val="66D9EF"/>
          <w:sz w:val="21"/>
          <w:szCs w:val="21"/>
        </w:rPr>
        <w:t>int</w:t>
      </w:r>
      <w:r>
        <w:rPr>
          <w:rFonts w:ascii="Consolas" w:eastAsia="Consolas" w:hAnsi="Consolas" w:cs="Consolas"/>
          <w:color w:val="F8F8F2"/>
          <w:sz w:val="21"/>
          <w:szCs w:val="21"/>
        </w:rPr>
        <w:t> echoPin3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11</w:t>
      </w:r>
      <w:r>
        <w:rPr>
          <w:rFonts w:ascii="Consolas" w:eastAsia="Consolas" w:hAnsi="Consolas" w:cs="Consolas"/>
          <w:color w:val="F8F8F2"/>
          <w:sz w:val="21"/>
          <w:szCs w:val="21"/>
        </w:rPr>
        <w:t>;</w:t>
      </w:r>
    </w:p>
    <w:p w14:paraId="00000375"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#define</w:t>
      </w:r>
      <w:r>
        <w:rPr>
          <w:rFonts w:ascii="Consolas" w:eastAsia="Consolas" w:hAnsi="Consolas" w:cs="Consolas"/>
          <w:color w:val="F8F8F2"/>
          <w:sz w:val="21"/>
          <w:szCs w:val="21"/>
        </w:rPr>
        <w:t> </w:t>
      </w:r>
      <w:r>
        <w:rPr>
          <w:rFonts w:ascii="Consolas" w:eastAsia="Consolas" w:hAnsi="Consolas" w:cs="Consolas"/>
          <w:color w:val="A6E22E"/>
          <w:sz w:val="21"/>
          <w:szCs w:val="21"/>
        </w:rPr>
        <w:t>Left_Motor_F</w:t>
      </w:r>
      <w:r>
        <w:rPr>
          <w:rFonts w:ascii="Consolas" w:eastAsia="Consolas" w:hAnsi="Consolas" w:cs="Consolas"/>
          <w:color w:val="F8F8F2"/>
          <w:sz w:val="21"/>
          <w:szCs w:val="21"/>
        </w:rPr>
        <w:t> </w:t>
      </w:r>
      <w:r>
        <w:rPr>
          <w:rFonts w:ascii="Consolas" w:eastAsia="Consolas" w:hAnsi="Consolas" w:cs="Consolas"/>
          <w:color w:val="AE81FF"/>
          <w:sz w:val="21"/>
          <w:szCs w:val="21"/>
        </w:rPr>
        <w:t>7</w:t>
      </w:r>
    </w:p>
    <w:p w14:paraId="0000037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#define</w:t>
      </w:r>
      <w:r>
        <w:rPr>
          <w:rFonts w:ascii="Consolas" w:eastAsia="Consolas" w:hAnsi="Consolas" w:cs="Consolas"/>
          <w:color w:val="F8F8F2"/>
          <w:sz w:val="21"/>
          <w:szCs w:val="21"/>
        </w:rPr>
        <w:t> </w:t>
      </w:r>
      <w:r>
        <w:rPr>
          <w:rFonts w:ascii="Consolas" w:eastAsia="Consolas" w:hAnsi="Consolas" w:cs="Consolas"/>
          <w:color w:val="A6E22E"/>
          <w:sz w:val="21"/>
          <w:szCs w:val="21"/>
        </w:rPr>
        <w:t>Left_Motor_B</w:t>
      </w:r>
      <w:r>
        <w:rPr>
          <w:rFonts w:ascii="Consolas" w:eastAsia="Consolas" w:hAnsi="Consolas" w:cs="Consolas"/>
          <w:color w:val="F8F8F2"/>
          <w:sz w:val="21"/>
          <w:szCs w:val="21"/>
        </w:rPr>
        <w:t> </w:t>
      </w:r>
      <w:r>
        <w:rPr>
          <w:rFonts w:ascii="Consolas" w:eastAsia="Consolas" w:hAnsi="Consolas" w:cs="Consolas"/>
          <w:color w:val="AE81FF"/>
          <w:sz w:val="21"/>
          <w:szCs w:val="21"/>
        </w:rPr>
        <w:t>8</w:t>
      </w:r>
    </w:p>
    <w:p w14:paraId="00000377"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#define</w:t>
      </w:r>
      <w:r>
        <w:rPr>
          <w:rFonts w:ascii="Consolas" w:eastAsia="Consolas" w:hAnsi="Consolas" w:cs="Consolas"/>
          <w:color w:val="F8F8F2"/>
          <w:sz w:val="21"/>
          <w:szCs w:val="21"/>
        </w:rPr>
        <w:t> </w:t>
      </w:r>
      <w:r>
        <w:rPr>
          <w:rFonts w:ascii="Consolas" w:eastAsia="Consolas" w:hAnsi="Consolas" w:cs="Consolas"/>
          <w:color w:val="A6E22E"/>
          <w:sz w:val="21"/>
          <w:szCs w:val="21"/>
        </w:rPr>
        <w:t>Right_Motor_F</w:t>
      </w:r>
      <w:r>
        <w:rPr>
          <w:rFonts w:ascii="Consolas" w:eastAsia="Consolas" w:hAnsi="Consolas" w:cs="Consolas"/>
          <w:color w:val="F8F8F2"/>
          <w:sz w:val="21"/>
          <w:szCs w:val="21"/>
        </w:rPr>
        <w:t> </w:t>
      </w:r>
      <w:r>
        <w:rPr>
          <w:rFonts w:ascii="Consolas" w:eastAsia="Consolas" w:hAnsi="Consolas" w:cs="Consolas"/>
          <w:color w:val="AE81FF"/>
          <w:sz w:val="21"/>
          <w:szCs w:val="21"/>
        </w:rPr>
        <w:t>2</w:t>
      </w:r>
    </w:p>
    <w:p w14:paraId="00000378"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92672"/>
          <w:sz w:val="21"/>
          <w:szCs w:val="21"/>
        </w:rPr>
        <w:t>#define</w:t>
      </w:r>
      <w:r>
        <w:rPr>
          <w:rFonts w:ascii="Consolas" w:eastAsia="Consolas" w:hAnsi="Consolas" w:cs="Consolas"/>
          <w:color w:val="F8F8F2"/>
          <w:sz w:val="21"/>
          <w:szCs w:val="21"/>
        </w:rPr>
        <w:t> </w:t>
      </w:r>
      <w:r>
        <w:rPr>
          <w:rFonts w:ascii="Consolas" w:eastAsia="Consolas" w:hAnsi="Consolas" w:cs="Consolas"/>
          <w:color w:val="A6E22E"/>
          <w:sz w:val="21"/>
          <w:szCs w:val="21"/>
        </w:rPr>
        <w:t>Right_Motor_B</w:t>
      </w:r>
      <w:r>
        <w:rPr>
          <w:rFonts w:ascii="Consolas" w:eastAsia="Consolas" w:hAnsi="Consolas" w:cs="Consolas"/>
          <w:color w:val="F8F8F2"/>
          <w:sz w:val="21"/>
          <w:szCs w:val="21"/>
        </w:rPr>
        <w:t> </w:t>
      </w:r>
      <w:r>
        <w:rPr>
          <w:rFonts w:ascii="Consolas" w:eastAsia="Consolas" w:hAnsi="Consolas" w:cs="Consolas"/>
          <w:color w:val="AE81FF"/>
          <w:sz w:val="21"/>
          <w:szCs w:val="21"/>
        </w:rPr>
        <w:t>4</w:t>
      </w:r>
    </w:p>
    <w:p w14:paraId="0000037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int</w:t>
      </w:r>
      <w:r>
        <w:rPr>
          <w:rFonts w:ascii="Consolas" w:eastAsia="Consolas" w:hAnsi="Consolas" w:cs="Consolas"/>
          <w:color w:val="F8F8F2"/>
          <w:sz w:val="21"/>
          <w:szCs w:val="21"/>
        </w:rPr>
        <w:t> irpin </w:t>
      </w:r>
      <w:r>
        <w:rPr>
          <w:rFonts w:ascii="Consolas" w:eastAsia="Consolas" w:hAnsi="Consolas" w:cs="Consolas"/>
          <w:color w:val="F92672"/>
          <w:sz w:val="21"/>
          <w:szCs w:val="21"/>
        </w:rPr>
        <w:t>=</w:t>
      </w:r>
      <w:r>
        <w:rPr>
          <w:rFonts w:ascii="Consolas" w:eastAsia="Consolas" w:hAnsi="Consolas" w:cs="Consolas"/>
          <w:color w:val="F8F8F2"/>
          <w:sz w:val="21"/>
          <w:szCs w:val="21"/>
        </w:rPr>
        <w:t> A0;</w:t>
      </w:r>
    </w:p>
    <w:p w14:paraId="0000037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int</w:t>
      </w:r>
      <w:r>
        <w:rPr>
          <w:rFonts w:ascii="Consolas" w:eastAsia="Consolas" w:hAnsi="Consolas" w:cs="Consolas"/>
          <w:color w:val="F8F8F2"/>
          <w:sz w:val="21"/>
          <w:szCs w:val="21"/>
        </w:rPr>
        <w:t> clean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13</w:t>
      </w:r>
      <w:r>
        <w:rPr>
          <w:rFonts w:ascii="Consolas" w:eastAsia="Consolas" w:hAnsi="Consolas" w:cs="Consolas"/>
          <w:color w:val="F8F8F2"/>
          <w:sz w:val="21"/>
          <w:szCs w:val="21"/>
        </w:rPr>
        <w:t>;</w:t>
      </w:r>
    </w:p>
    <w:p w14:paraId="0000037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88846F"/>
          <w:sz w:val="21"/>
          <w:szCs w:val="21"/>
        </w:rPr>
        <w:t>// defining variables</w:t>
      </w:r>
    </w:p>
    <w:p w14:paraId="0000037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long</w:t>
      </w:r>
      <w:r>
        <w:rPr>
          <w:rFonts w:ascii="Consolas" w:eastAsia="Consolas" w:hAnsi="Consolas" w:cs="Consolas"/>
          <w:color w:val="F8F8F2"/>
          <w:sz w:val="21"/>
          <w:szCs w:val="21"/>
        </w:rPr>
        <w:t> duration1;</w:t>
      </w:r>
    </w:p>
    <w:p w14:paraId="0000037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long</w:t>
      </w:r>
      <w:r>
        <w:rPr>
          <w:rFonts w:ascii="Consolas" w:eastAsia="Consolas" w:hAnsi="Consolas" w:cs="Consolas"/>
          <w:color w:val="F8F8F2"/>
          <w:sz w:val="21"/>
          <w:szCs w:val="21"/>
        </w:rPr>
        <w:t> duration2;</w:t>
      </w:r>
    </w:p>
    <w:p w14:paraId="0000037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long</w:t>
      </w:r>
      <w:r>
        <w:rPr>
          <w:rFonts w:ascii="Consolas" w:eastAsia="Consolas" w:hAnsi="Consolas" w:cs="Consolas"/>
          <w:color w:val="F8F8F2"/>
          <w:sz w:val="21"/>
          <w:szCs w:val="21"/>
        </w:rPr>
        <w:t> duration3;</w:t>
      </w:r>
    </w:p>
    <w:p w14:paraId="0000037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int</w:t>
      </w:r>
      <w:r>
        <w:rPr>
          <w:rFonts w:ascii="Consolas" w:eastAsia="Consolas" w:hAnsi="Consolas" w:cs="Consolas"/>
          <w:color w:val="F8F8F2"/>
          <w:sz w:val="21"/>
          <w:szCs w:val="21"/>
        </w:rPr>
        <w:t> distanceleft;</w:t>
      </w:r>
    </w:p>
    <w:p w14:paraId="00000380"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int</w:t>
      </w:r>
      <w:r>
        <w:rPr>
          <w:rFonts w:ascii="Consolas" w:eastAsia="Consolas" w:hAnsi="Consolas" w:cs="Consolas"/>
          <w:color w:val="F8F8F2"/>
          <w:sz w:val="21"/>
          <w:szCs w:val="21"/>
        </w:rPr>
        <w:t> distancefront;</w:t>
      </w:r>
    </w:p>
    <w:p w14:paraId="0000038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int</w:t>
      </w:r>
      <w:r>
        <w:rPr>
          <w:rFonts w:ascii="Consolas" w:eastAsia="Consolas" w:hAnsi="Consolas" w:cs="Consolas"/>
          <w:color w:val="F8F8F2"/>
          <w:sz w:val="21"/>
          <w:szCs w:val="21"/>
        </w:rPr>
        <w:t> distanceright;</w:t>
      </w:r>
    </w:p>
    <w:p w14:paraId="0000038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int</w:t>
      </w:r>
      <w:r>
        <w:rPr>
          <w:rFonts w:ascii="Consolas" w:eastAsia="Consolas" w:hAnsi="Consolas" w:cs="Consolas"/>
          <w:color w:val="F8F8F2"/>
          <w:sz w:val="21"/>
          <w:szCs w:val="21"/>
        </w:rPr>
        <w:t> 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0</w:t>
      </w:r>
      <w:r>
        <w:rPr>
          <w:rFonts w:ascii="Consolas" w:eastAsia="Consolas" w:hAnsi="Consolas" w:cs="Consolas"/>
          <w:color w:val="F8F8F2"/>
          <w:sz w:val="21"/>
          <w:szCs w:val="21"/>
        </w:rPr>
        <w:t>;</w:t>
      </w:r>
    </w:p>
    <w:p w14:paraId="0000038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char</w:t>
      </w:r>
      <w:r>
        <w:rPr>
          <w:rFonts w:ascii="Consolas" w:eastAsia="Consolas" w:hAnsi="Consolas" w:cs="Consolas"/>
          <w:color w:val="F8F8F2"/>
          <w:sz w:val="21"/>
          <w:szCs w:val="21"/>
        </w:rPr>
        <w:t> BTdata;</w:t>
      </w:r>
    </w:p>
    <w:p w14:paraId="0000038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void</w:t>
      </w:r>
      <w:r>
        <w:rPr>
          <w:rFonts w:ascii="Consolas" w:eastAsia="Consolas" w:hAnsi="Consolas" w:cs="Consolas"/>
          <w:color w:val="F8F8F2"/>
          <w:sz w:val="21"/>
          <w:szCs w:val="21"/>
        </w:rPr>
        <w:t> </w:t>
      </w:r>
      <w:r>
        <w:rPr>
          <w:rFonts w:ascii="Consolas" w:eastAsia="Consolas" w:hAnsi="Consolas" w:cs="Consolas"/>
          <w:color w:val="A6E22E"/>
          <w:sz w:val="21"/>
          <w:szCs w:val="21"/>
        </w:rPr>
        <w:t>setup</w:t>
      </w:r>
      <w:r>
        <w:rPr>
          <w:rFonts w:ascii="Consolas" w:eastAsia="Consolas" w:hAnsi="Consolas" w:cs="Consolas"/>
          <w:color w:val="F8F8F2"/>
          <w:sz w:val="21"/>
          <w:szCs w:val="21"/>
        </w:rPr>
        <w:t>() {</w:t>
      </w:r>
    </w:p>
    <w:p w14:paraId="00000385"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Serial.</w:t>
      </w:r>
      <w:r>
        <w:rPr>
          <w:rFonts w:ascii="Consolas" w:eastAsia="Consolas" w:hAnsi="Consolas" w:cs="Consolas"/>
          <w:color w:val="A6E22E"/>
          <w:sz w:val="21"/>
          <w:szCs w:val="21"/>
        </w:rPr>
        <w:t>begin</w:t>
      </w:r>
      <w:r>
        <w:rPr>
          <w:rFonts w:ascii="Consolas" w:eastAsia="Consolas" w:hAnsi="Consolas" w:cs="Consolas"/>
          <w:color w:val="F8F8F2"/>
          <w:sz w:val="21"/>
          <w:szCs w:val="21"/>
        </w:rPr>
        <w:t>(</w:t>
      </w:r>
      <w:r>
        <w:rPr>
          <w:rFonts w:ascii="Consolas" w:eastAsia="Consolas" w:hAnsi="Consolas" w:cs="Consolas"/>
          <w:color w:val="AE81FF"/>
          <w:sz w:val="21"/>
          <w:szCs w:val="21"/>
        </w:rPr>
        <w:t>9600</w:t>
      </w:r>
      <w:r>
        <w:rPr>
          <w:rFonts w:ascii="Consolas" w:eastAsia="Consolas" w:hAnsi="Consolas" w:cs="Consolas"/>
          <w:color w:val="F8F8F2"/>
          <w:sz w:val="21"/>
          <w:szCs w:val="21"/>
        </w:rPr>
        <w:t>);</w:t>
      </w:r>
    </w:p>
    <w:p w14:paraId="0000038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(trigPin1, OUTPUT);</w:t>
      </w:r>
    </w:p>
    <w:p w14:paraId="00000387"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(trigPin2, OUTPUT);</w:t>
      </w:r>
    </w:p>
    <w:p w14:paraId="00000388"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(trigPin3, OUTPUT);</w:t>
      </w:r>
      <w:r>
        <w:rPr>
          <w:rFonts w:ascii="Consolas" w:eastAsia="Consolas" w:hAnsi="Consolas" w:cs="Consolas"/>
          <w:color w:val="88846F"/>
          <w:sz w:val="21"/>
          <w:szCs w:val="21"/>
        </w:rPr>
        <w:t>// Sets the trigPin as an Output</w:t>
      </w:r>
    </w:p>
    <w:p w14:paraId="0000038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(echoPin1, INPUT);</w:t>
      </w:r>
      <w:r>
        <w:rPr>
          <w:rFonts w:ascii="Consolas" w:eastAsia="Consolas" w:hAnsi="Consolas" w:cs="Consolas"/>
          <w:color w:val="88846F"/>
          <w:sz w:val="21"/>
          <w:szCs w:val="21"/>
        </w:rPr>
        <w:t> // Sets the echoPin as an Input</w:t>
      </w:r>
    </w:p>
    <w:p w14:paraId="0000038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(echoPin2, INPUT);</w:t>
      </w:r>
    </w:p>
    <w:p w14:paraId="0000038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(echoPin3, INPUT);</w:t>
      </w:r>
    </w:p>
    <w:p w14:paraId="0000038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(irpin, INPUT);</w:t>
      </w:r>
    </w:p>
    <w:p w14:paraId="0000038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(Left_Motor_F, OUTPUT);</w:t>
      </w:r>
    </w:p>
    <w:p w14:paraId="0000038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(Left_Motor_B, OUTPUT);</w:t>
      </w:r>
    </w:p>
    <w:p w14:paraId="0000038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(Right_Motor_F, OUTPUT);</w:t>
      </w:r>
    </w:p>
    <w:p w14:paraId="00000390"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lastRenderedPageBreak/>
        <w:t>  </w:t>
      </w:r>
      <w:r>
        <w:rPr>
          <w:rFonts w:ascii="Consolas" w:eastAsia="Consolas" w:hAnsi="Consolas" w:cs="Consolas"/>
          <w:color w:val="A6E22E"/>
          <w:sz w:val="21"/>
          <w:szCs w:val="21"/>
        </w:rPr>
        <w:t>pinMode</w:t>
      </w:r>
      <w:r>
        <w:rPr>
          <w:rFonts w:ascii="Consolas" w:eastAsia="Consolas" w:hAnsi="Consolas" w:cs="Consolas"/>
          <w:color w:val="F8F8F2"/>
          <w:sz w:val="21"/>
          <w:szCs w:val="21"/>
        </w:rPr>
        <w:t>(Right_Motor_B, OUTPUT);</w:t>
      </w:r>
    </w:p>
    <w:p w14:paraId="0000039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pinMode</w:t>
      </w:r>
      <w:r>
        <w:rPr>
          <w:rFonts w:ascii="Consolas" w:eastAsia="Consolas" w:hAnsi="Consolas" w:cs="Consolas"/>
          <w:color w:val="F8F8F2"/>
          <w:sz w:val="21"/>
          <w:szCs w:val="21"/>
        </w:rPr>
        <w:t>(clean, OUTPUT);</w:t>
      </w:r>
    </w:p>
    <w:p w14:paraId="00000392" w14:textId="77777777" w:rsidR="00CB53E3" w:rsidRDefault="00CB53E3">
      <w:pPr>
        <w:shd w:val="clear" w:color="auto" w:fill="272822"/>
        <w:spacing w:after="240"/>
        <w:rPr>
          <w:rFonts w:ascii="Consolas" w:eastAsia="Consolas" w:hAnsi="Consolas" w:cs="Consolas"/>
          <w:color w:val="F8F8F2"/>
          <w:sz w:val="21"/>
          <w:szCs w:val="21"/>
        </w:rPr>
      </w:pPr>
    </w:p>
    <w:p w14:paraId="0000039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w:t>
      </w:r>
    </w:p>
    <w:p w14:paraId="0000039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void</w:t>
      </w:r>
      <w:r>
        <w:rPr>
          <w:rFonts w:ascii="Consolas" w:eastAsia="Consolas" w:hAnsi="Consolas" w:cs="Consolas"/>
          <w:color w:val="F8F8F2"/>
          <w:sz w:val="21"/>
          <w:szCs w:val="21"/>
        </w:rPr>
        <w:t> </w:t>
      </w:r>
      <w:r>
        <w:rPr>
          <w:rFonts w:ascii="Consolas" w:eastAsia="Consolas" w:hAnsi="Consolas" w:cs="Consolas"/>
          <w:color w:val="A6E22E"/>
          <w:sz w:val="21"/>
          <w:szCs w:val="21"/>
        </w:rPr>
        <w:t>loop</w:t>
      </w:r>
      <w:r>
        <w:rPr>
          <w:rFonts w:ascii="Consolas" w:eastAsia="Consolas" w:hAnsi="Consolas" w:cs="Consolas"/>
          <w:color w:val="F8F8F2"/>
          <w:sz w:val="21"/>
          <w:szCs w:val="21"/>
        </w:rPr>
        <w:t>() {</w:t>
      </w:r>
    </w:p>
    <w:p w14:paraId="00000395" w14:textId="77777777" w:rsidR="00CB53E3" w:rsidRDefault="00CB53E3">
      <w:pPr>
        <w:shd w:val="clear" w:color="auto" w:fill="272822"/>
        <w:spacing w:after="0"/>
        <w:rPr>
          <w:rFonts w:ascii="Consolas" w:eastAsia="Consolas" w:hAnsi="Consolas" w:cs="Consolas"/>
          <w:color w:val="F8F8F2"/>
          <w:sz w:val="21"/>
          <w:szCs w:val="21"/>
        </w:rPr>
      </w:pPr>
    </w:p>
    <w:p w14:paraId="0000039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(Serial.</w:t>
      </w:r>
      <w:r>
        <w:rPr>
          <w:rFonts w:ascii="Consolas" w:eastAsia="Consolas" w:hAnsi="Consolas" w:cs="Consolas"/>
          <w:color w:val="A6E22E"/>
          <w:sz w:val="21"/>
          <w:szCs w:val="21"/>
        </w:rPr>
        <w:t>available</w:t>
      </w:r>
      <w:r>
        <w:rPr>
          <w:rFonts w:ascii="Consolas" w:eastAsia="Consolas" w:hAnsi="Consolas" w:cs="Consolas"/>
          <w:color w:val="F8F8F2"/>
          <w:sz w:val="21"/>
          <w:szCs w:val="21"/>
        </w:rPr>
        <w: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0</w:t>
      </w:r>
      <w:r>
        <w:rPr>
          <w:rFonts w:ascii="Consolas" w:eastAsia="Consolas" w:hAnsi="Consolas" w:cs="Consolas"/>
          <w:color w:val="F8F8F2"/>
          <w:sz w:val="21"/>
          <w:szCs w:val="21"/>
        </w:rPr>
        <w:t>) {</w:t>
      </w:r>
    </w:p>
    <w:p w14:paraId="00000397"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Serial.</w:t>
      </w:r>
      <w:r>
        <w:rPr>
          <w:rFonts w:ascii="Consolas" w:eastAsia="Consolas" w:hAnsi="Consolas" w:cs="Consolas"/>
          <w:color w:val="A6E22E"/>
          <w:sz w:val="21"/>
          <w:szCs w:val="21"/>
        </w:rPr>
        <w:t>read</w:t>
      </w:r>
      <w:r>
        <w:rPr>
          <w:rFonts w:ascii="Consolas" w:eastAsia="Consolas" w:hAnsi="Consolas" w:cs="Consolas"/>
          <w:color w:val="F8F8F2"/>
          <w:sz w:val="21"/>
          <w:szCs w:val="21"/>
        </w:rPr>
        <w:t>();</w:t>
      </w:r>
    </w:p>
    <w:p w14:paraId="00000398"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Serial.</w:t>
      </w:r>
      <w:r>
        <w:rPr>
          <w:rFonts w:ascii="Consolas" w:eastAsia="Consolas" w:hAnsi="Consolas" w:cs="Consolas"/>
          <w:color w:val="A6E22E"/>
          <w:sz w:val="21"/>
          <w:szCs w:val="21"/>
        </w:rPr>
        <w:t>print</w:t>
      </w:r>
      <w:r>
        <w:rPr>
          <w:rFonts w:ascii="Consolas" w:eastAsia="Consolas" w:hAnsi="Consolas" w:cs="Consolas"/>
          <w:color w:val="F8F8F2"/>
          <w:sz w:val="21"/>
          <w:szCs w:val="21"/>
        </w:rPr>
        <w:t>(BTdata);</w:t>
      </w:r>
    </w:p>
    <w:p w14:paraId="00000399" w14:textId="77777777" w:rsidR="00CB53E3" w:rsidRDefault="00CB53E3">
      <w:pPr>
        <w:shd w:val="clear" w:color="auto" w:fill="272822"/>
        <w:spacing w:after="0"/>
        <w:rPr>
          <w:rFonts w:ascii="Consolas" w:eastAsia="Consolas" w:hAnsi="Consolas" w:cs="Consolas"/>
          <w:color w:val="F8F8F2"/>
          <w:sz w:val="21"/>
          <w:szCs w:val="21"/>
        </w:rPr>
      </w:pPr>
    </w:p>
    <w:p w14:paraId="0000039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E6DB74"/>
          <w:sz w:val="21"/>
          <w:szCs w:val="21"/>
        </w:rPr>
        <w:t>'C'</w:t>
      </w:r>
      <w:r>
        <w:rPr>
          <w:rFonts w:ascii="Consolas" w:eastAsia="Consolas" w:hAnsi="Consolas" w:cs="Consolas"/>
          <w:color w:val="F8F8F2"/>
          <w:sz w:val="21"/>
          <w:szCs w:val="21"/>
        </w:rPr>
        <w:t>) {</w:t>
      </w:r>
    </w:p>
    <w:p w14:paraId="0000039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(clean, HIGH);</w:t>
      </w:r>
    </w:p>
    <w:p w14:paraId="0000039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9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E6DB74"/>
          <w:sz w:val="21"/>
          <w:szCs w:val="21"/>
        </w:rPr>
        <w:t>'D'</w:t>
      </w:r>
      <w:r>
        <w:rPr>
          <w:rFonts w:ascii="Consolas" w:eastAsia="Consolas" w:hAnsi="Consolas" w:cs="Consolas"/>
          <w:color w:val="F8F8F2"/>
          <w:sz w:val="21"/>
          <w:szCs w:val="21"/>
        </w:rPr>
        <w:t>) {</w:t>
      </w:r>
    </w:p>
    <w:p w14:paraId="0000039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(clean, LOW);</w:t>
      </w:r>
    </w:p>
    <w:p w14:paraId="0000039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A0"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E6DB74"/>
          <w:sz w:val="21"/>
          <w:szCs w:val="21"/>
        </w:rPr>
        <w:t>'F'</w:t>
      </w:r>
      <w:r>
        <w:rPr>
          <w:rFonts w:ascii="Consolas" w:eastAsia="Consolas" w:hAnsi="Consolas" w:cs="Consolas"/>
          <w:color w:val="F8F8F2"/>
          <w:sz w:val="21"/>
          <w:szCs w:val="21"/>
        </w:rPr>
        <w:t>) {</w:t>
      </w:r>
    </w:p>
    <w:p w14:paraId="000003A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forward</w:t>
      </w:r>
      <w:r>
        <w:rPr>
          <w:rFonts w:ascii="Consolas" w:eastAsia="Consolas" w:hAnsi="Consolas" w:cs="Consolas"/>
          <w:color w:val="F8F8F2"/>
          <w:sz w:val="21"/>
          <w:szCs w:val="21"/>
        </w:rPr>
        <w:t>();</w:t>
      </w:r>
    </w:p>
    <w:p w14:paraId="000003A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A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E6DB74"/>
          <w:sz w:val="21"/>
          <w:szCs w:val="21"/>
        </w:rPr>
        <w:t>'B'</w:t>
      </w:r>
      <w:r>
        <w:rPr>
          <w:rFonts w:ascii="Consolas" w:eastAsia="Consolas" w:hAnsi="Consolas" w:cs="Consolas"/>
          <w:color w:val="F8F8F2"/>
          <w:sz w:val="21"/>
          <w:szCs w:val="21"/>
        </w:rPr>
        <w:t>) {</w:t>
      </w:r>
    </w:p>
    <w:p w14:paraId="000003A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backward</w:t>
      </w:r>
      <w:r>
        <w:rPr>
          <w:rFonts w:ascii="Consolas" w:eastAsia="Consolas" w:hAnsi="Consolas" w:cs="Consolas"/>
          <w:color w:val="F8F8F2"/>
          <w:sz w:val="21"/>
          <w:szCs w:val="21"/>
        </w:rPr>
        <w:t>();</w:t>
      </w:r>
    </w:p>
    <w:p w14:paraId="000003A5" w14:textId="77777777" w:rsidR="00CB53E3" w:rsidRDefault="00CB53E3">
      <w:pPr>
        <w:shd w:val="clear" w:color="auto" w:fill="272822"/>
        <w:spacing w:after="0"/>
        <w:rPr>
          <w:rFonts w:ascii="Consolas" w:eastAsia="Consolas" w:hAnsi="Consolas" w:cs="Consolas"/>
          <w:color w:val="F8F8F2"/>
          <w:sz w:val="21"/>
          <w:szCs w:val="21"/>
        </w:rPr>
      </w:pPr>
    </w:p>
    <w:p w14:paraId="000003A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A7"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E6DB74"/>
          <w:sz w:val="21"/>
          <w:szCs w:val="21"/>
        </w:rPr>
        <w:t>'R'</w:t>
      </w:r>
      <w:r>
        <w:rPr>
          <w:rFonts w:ascii="Consolas" w:eastAsia="Consolas" w:hAnsi="Consolas" w:cs="Consolas"/>
          <w:color w:val="F8F8F2"/>
          <w:sz w:val="21"/>
          <w:szCs w:val="21"/>
        </w:rPr>
        <w:t>) {</w:t>
      </w:r>
    </w:p>
    <w:p w14:paraId="000003A8"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Right</w:t>
      </w:r>
      <w:r>
        <w:rPr>
          <w:rFonts w:ascii="Consolas" w:eastAsia="Consolas" w:hAnsi="Consolas" w:cs="Consolas"/>
          <w:color w:val="F8F8F2"/>
          <w:sz w:val="21"/>
          <w:szCs w:val="21"/>
        </w:rPr>
        <w:t>();</w:t>
      </w:r>
    </w:p>
    <w:p w14:paraId="000003A9" w14:textId="77777777" w:rsidR="00CB53E3" w:rsidRDefault="00CB53E3">
      <w:pPr>
        <w:shd w:val="clear" w:color="auto" w:fill="272822"/>
        <w:spacing w:after="0"/>
        <w:rPr>
          <w:rFonts w:ascii="Consolas" w:eastAsia="Consolas" w:hAnsi="Consolas" w:cs="Consolas"/>
          <w:color w:val="F8F8F2"/>
          <w:sz w:val="21"/>
          <w:szCs w:val="21"/>
        </w:rPr>
      </w:pPr>
    </w:p>
    <w:p w14:paraId="000003A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A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E6DB74"/>
          <w:sz w:val="21"/>
          <w:szCs w:val="21"/>
        </w:rPr>
        <w:t>'L'</w:t>
      </w:r>
      <w:r>
        <w:rPr>
          <w:rFonts w:ascii="Consolas" w:eastAsia="Consolas" w:hAnsi="Consolas" w:cs="Consolas"/>
          <w:color w:val="F8F8F2"/>
          <w:sz w:val="21"/>
          <w:szCs w:val="21"/>
        </w:rPr>
        <w:t>) {</w:t>
      </w:r>
    </w:p>
    <w:p w14:paraId="000003A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left</w:t>
      </w:r>
      <w:r>
        <w:rPr>
          <w:rFonts w:ascii="Consolas" w:eastAsia="Consolas" w:hAnsi="Consolas" w:cs="Consolas"/>
          <w:color w:val="F8F8F2"/>
          <w:sz w:val="21"/>
          <w:szCs w:val="21"/>
        </w:rPr>
        <w:t>();</w:t>
      </w:r>
    </w:p>
    <w:p w14:paraId="000003AD" w14:textId="77777777" w:rsidR="00CB53E3" w:rsidRDefault="00CB53E3">
      <w:pPr>
        <w:shd w:val="clear" w:color="auto" w:fill="272822"/>
        <w:spacing w:after="0"/>
        <w:rPr>
          <w:rFonts w:ascii="Consolas" w:eastAsia="Consolas" w:hAnsi="Consolas" w:cs="Consolas"/>
          <w:color w:val="F8F8F2"/>
          <w:sz w:val="21"/>
          <w:szCs w:val="21"/>
        </w:rPr>
      </w:pPr>
    </w:p>
    <w:p w14:paraId="000003A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A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E6DB74"/>
          <w:sz w:val="21"/>
          <w:szCs w:val="21"/>
        </w:rPr>
        <w:t>'S'</w:t>
      </w:r>
      <w:r>
        <w:rPr>
          <w:rFonts w:ascii="Consolas" w:eastAsia="Consolas" w:hAnsi="Consolas" w:cs="Consolas"/>
          <w:color w:val="F8F8F2"/>
          <w:sz w:val="21"/>
          <w:szCs w:val="21"/>
        </w:rPr>
        <w:t>) {</w:t>
      </w:r>
    </w:p>
    <w:p w14:paraId="000003B0" w14:textId="77777777" w:rsidR="00CB53E3" w:rsidRDefault="00CB53E3">
      <w:pPr>
        <w:shd w:val="clear" w:color="auto" w:fill="272822"/>
        <w:spacing w:after="0"/>
        <w:rPr>
          <w:rFonts w:ascii="Consolas" w:eastAsia="Consolas" w:hAnsi="Consolas" w:cs="Consolas"/>
          <w:color w:val="F8F8F2"/>
          <w:sz w:val="21"/>
          <w:szCs w:val="21"/>
        </w:rPr>
      </w:pPr>
    </w:p>
    <w:p w14:paraId="000003B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stopp</w:t>
      </w:r>
      <w:r>
        <w:rPr>
          <w:rFonts w:ascii="Consolas" w:eastAsia="Consolas" w:hAnsi="Consolas" w:cs="Consolas"/>
          <w:color w:val="F8F8F2"/>
          <w:sz w:val="21"/>
          <w:szCs w:val="21"/>
        </w:rPr>
        <w:t>();</w:t>
      </w:r>
    </w:p>
    <w:p w14:paraId="000003B2" w14:textId="77777777" w:rsidR="00CB53E3" w:rsidRDefault="00CB53E3">
      <w:pPr>
        <w:shd w:val="clear" w:color="auto" w:fill="272822"/>
        <w:spacing w:after="0"/>
        <w:rPr>
          <w:rFonts w:ascii="Consolas" w:eastAsia="Consolas" w:hAnsi="Consolas" w:cs="Consolas"/>
          <w:color w:val="F8F8F2"/>
          <w:sz w:val="21"/>
          <w:szCs w:val="21"/>
        </w:rPr>
      </w:pPr>
    </w:p>
    <w:p w14:paraId="000003B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B4" w14:textId="77777777" w:rsidR="00CB53E3" w:rsidRDefault="00CB53E3">
      <w:pPr>
        <w:shd w:val="clear" w:color="auto" w:fill="272822"/>
        <w:spacing w:after="0"/>
        <w:rPr>
          <w:rFonts w:ascii="Consolas" w:eastAsia="Consolas" w:hAnsi="Consolas" w:cs="Consolas"/>
          <w:color w:val="F8F8F2"/>
          <w:sz w:val="21"/>
          <w:szCs w:val="21"/>
        </w:rPr>
      </w:pPr>
    </w:p>
    <w:p w14:paraId="000003B5"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E6DB74"/>
          <w:sz w:val="21"/>
          <w:szCs w:val="21"/>
        </w:rPr>
        <w:t>'O'</w:t>
      </w:r>
      <w:r>
        <w:rPr>
          <w:rFonts w:ascii="Consolas" w:eastAsia="Consolas" w:hAnsi="Consolas" w:cs="Consolas"/>
          <w:color w:val="F8F8F2"/>
          <w:sz w:val="21"/>
          <w:szCs w:val="21"/>
        </w:rPr>
        <w:t>) {</w:t>
      </w:r>
    </w:p>
    <w:p w14:paraId="000003B6" w14:textId="77777777" w:rsidR="00CB53E3" w:rsidRDefault="00CB53E3">
      <w:pPr>
        <w:shd w:val="clear" w:color="auto" w:fill="272822"/>
        <w:spacing w:after="0"/>
        <w:rPr>
          <w:rFonts w:ascii="Consolas" w:eastAsia="Consolas" w:hAnsi="Consolas" w:cs="Consolas"/>
          <w:color w:val="F8F8F2"/>
          <w:sz w:val="21"/>
          <w:szCs w:val="21"/>
        </w:rPr>
      </w:pPr>
    </w:p>
    <w:p w14:paraId="000003B7"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otonom</w:t>
      </w:r>
      <w:r>
        <w:rPr>
          <w:rFonts w:ascii="Consolas" w:eastAsia="Consolas" w:hAnsi="Consolas" w:cs="Consolas"/>
          <w:color w:val="F8F8F2"/>
          <w:sz w:val="21"/>
          <w:szCs w:val="21"/>
        </w:rPr>
        <w:t>();</w:t>
      </w:r>
    </w:p>
    <w:p w14:paraId="000003B8" w14:textId="77777777" w:rsidR="00CB53E3" w:rsidRDefault="00CB53E3">
      <w:pPr>
        <w:shd w:val="clear" w:color="auto" w:fill="272822"/>
        <w:spacing w:after="0"/>
        <w:rPr>
          <w:rFonts w:ascii="Consolas" w:eastAsia="Consolas" w:hAnsi="Consolas" w:cs="Consolas"/>
          <w:color w:val="F8F8F2"/>
          <w:sz w:val="21"/>
          <w:szCs w:val="21"/>
        </w:rPr>
      </w:pPr>
    </w:p>
    <w:p w14:paraId="000003B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B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B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w:t>
      </w:r>
    </w:p>
    <w:p w14:paraId="000003BC" w14:textId="77777777" w:rsidR="00CB53E3" w:rsidRDefault="00CB53E3">
      <w:pPr>
        <w:shd w:val="clear" w:color="auto" w:fill="272822"/>
        <w:spacing w:after="240"/>
        <w:rPr>
          <w:rFonts w:ascii="Consolas" w:eastAsia="Consolas" w:hAnsi="Consolas" w:cs="Consolas"/>
          <w:color w:val="F8F8F2"/>
          <w:sz w:val="21"/>
          <w:szCs w:val="21"/>
        </w:rPr>
      </w:pPr>
    </w:p>
    <w:p w14:paraId="000003B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void</w:t>
      </w:r>
      <w:r>
        <w:rPr>
          <w:rFonts w:ascii="Consolas" w:eastAsia="Consolas" w:hAnsi="Consolas" w:cs="Consolas"/>
          <w:color w:val="F8F8F2"/>
          <w:sz w:val="21"/>
          <w:szCs w:val="21"/>
        </w:rPr>
        <w:t> </w:t>
      </w:r>
      <w:r>
        <w:rPr>
          <w:rFonts w:ascii="Consolas" w:eastAsia="Consolas" w:hAnsi="Consolas" w:cs="Consolas"/>
          <w:color w:val="A6E22E"/>
          <w:sz w:val="21"/>
          <w:szCs w:val="21"/>
        </w:rPr>
        <w:t>otonom</w:t>
      </w:r>
      <w:r>
        <w:rPr>
          <w:rFonts w:ascii="Consolas" w:eastAsia="Consolas" w:hAnsi="Consolas" w:cs="Consolas"/>
          <w:color w:val="F8F8F2"/>
          <w:sz w:val="21"/>
          <w:szCs w:val="21"/>
        </w:rPr>
        <w:t>() {</w:t>
      </w:r>
    </w:p>
    <w:p w14:paraId="000003B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while</w:t>
      </w: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E6DB74"/>
          <w:sz w:val="21"/>
          <w:szCs w:val="21"/>
        </w:rPr>
        <w:t>'M'</w:t>
      </w:r>
      <w:r>
        <w:rPr>
          <w:rFonts w:ascii="Consolas" w:eastAsia="Consolas" w:hAnsi="Consolas" w:cs="Consolas"/>
          <w:color w:val="F8F8F2"/>
          <w:sz w:val="21"/>
          <w:szCs w:val="21"/>
        </w:rPr>
        <w:t>)</w:t>
      </w:r>
    </w:p>
    <w:p w14:paraId="000003B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 </w:t>
      </w:r>
      <w:r>
        <w:rPr>
          <w:rFonts w:ascii="Consolas" w:eastAsia="Consolas" w:hAnsi="Consolas" w:cs="Consolas"/>
          <w:color w:val="A6E22E"/>
          <w:sz w:val="21"/>
          <w:szCs w:val="21"/>
        </w:rPr>
        <w:t>digitalWrite</w:t>
      </w:r>
      <w:r>
        <w:rPr>
          <w:rFonts w:ascii="Consolas" w:eastAsia="Consolas" w:hAnsi="Consolas" w:cs="Consolas"/>
          <w:color w:val="F8F8F2"/>
          <w:sz w:val="21"/>
          <w:szCs w:val="21"/>
        </w:rPr>
        <w:t>(clean, HIGH);</w:t>
      </w:r>
    </w:p>
    <w:p w14:paraId="000003C0"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BTdata </w:t>
      </w:r>
      <w:r>
        <w:rPr>
          <w:rFonts w:ascii="Consolas" w:eastAsia="Consolas" w:hAnsi="Consolas" w:cs="Consolas"/>
          <w:color w:val="F92672"/>
          <w:sz w:val="21"/>
          <w:szCs w:val="21"/>
        </w:rPr>
        <w:t>=</w:t>
      </w:r>
      <w:r>
        <w:rPr>
          <w:rFonts w:ascii="Consolas" w:eastAsia="Consolas" w:hAnsi="Consolas" w:cs="Consolas"/>
          <w:color w:val="F8F8F2"/>
          <w:sz w:val="21"/>
          <w:szCs w:val="21"/>
        </w:rPr>
        <w:t> Serial.</w:t>
      </w:r>
      <w:r>
        <w:rPr>
          <w:rFonts w:ascii="Consolas" w:eastAsia="Consolas" w:hAnsi="Consolas" w:cs="Consolas"/>
          <w:color w:val="A6E22E"/>
          <w:sz w:val="21"/>
          <w:szCs w:val="21"/>
        </w:rPr>
        <w:t>read</w:t>
      </w:r>
      <w:r>
        <w:rPr>
          <w:rFonts w:ascii="Consolas" w:eastAsia="Consolas" w:hAnsi="Consolas" w:cs="Consolas"/>
          <w:color w:val="F8F8F2"/>
          <w:sz w:val="21"/>
          <w:szCs w:val="21"/>
        </w:rPr>
        <w:t>();</w:t>
      </w:r>
    </w:p>
    <w:p w14:paraId="000003C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(trigPin1, LOW);</w:t>
      </w:r>
    </w:p>
    <w:p w14:paraId="000003C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delayMicroseconds</w:t>
      </w:r>
      <w:r>
        <w:rPr>
          <w:rFonts w:ascii="Consolas" w:eastAsia="Consolas" w:hAnsi="Consolas" w:cs="Consolas"/>
          <w:color w:val="F8F8F2"/>
          <w:sz w:val="21"/>
          <w:szCs w:val="21"/>
        </w:rPr>
        <w:t>(</w:t>
      </w:r>
      <w:r>
        <w:rPr>
          <w:rFonts w:ascii="Consolas" w:eastAsia="Consolas" w:hAnsi="Consolas" w:cs="Consolas"/>
          <w:color w:val="AE81FF"/>
          <w:sz w:val="21"/>
          <w:szCs w:val="21"/>
        </w:rPr>
        <w:t>2</w:t>
      </w:r>
      <w:r>
        <w:rPr>
          <w:rFonts w:ascii="Consolas" w:eastAsia="Consolas" w:hAnsi="Consolas" w:cs="Consolas"/>
          <w:color w:val="F8F8F2"/>
          <w:sz w:val="21"/>
          <w:szCs w:val="21"/>
        </w:rPr>
        <w:t>);</w:t>
      </w:r>
    </w:p>
    <w:p w14:paraId="000003C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lastRenderedPageBreak/>
        <w:t>    </w:t>
      </w:r>
      <w:r>
        <w:rPr>
          <w:rFonts w:ascii="Consolas" w:eastAsia="Consolas" w:hAnsi="Consolas" w:cs="Consolas"/>
          <w:color w:val="A6E22E"/>
          <w:sz w:val="21"/>
          <w:szCs w:val="21"/>
        </w:rPr>
        <w:t>digitalWrite</w:t>
      </w:r>
      <w:r>
        <w:rPr>
          <w:rFonts w:ascii="Consolas" w:eastAsia="Consolas" w:hAnsi="Consolas" w:cs="Consolas"/>
          <w:color w:val="F8F8F2"/>
          <w:sz w:val="21"/>
          <w:szCs w:val="21"/>
        </w:rPr>
        <w:t>(trigPin1, HIGH);</w:t>
      </w:r>
    </w:p>
    <w:p w14:paraId="000003C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delayMicroseconds</w:t>
      </w:r>
      <w:r>
        <w:rPr>
          <w:rFonts w:ascii="Consolas" w:eastAsia="Consolas" w:hAnsi="Consolas" w:cs="Consolas"/>
          <w:color w:val="F8F8F2"/>
          <w:sz w:val="21"/>
          <w:szCs w:val="21"/>
        </w:rPr>
        <w:t>(</w:t>
      </w:r>
      <w:r>
        <w:rPr>
          <w:rFonts w:ascii="Consolas" w:eastAsia="Consolas" w:hAnsi="Consolas" w:cs="Consolas"/>
          <w:color w:val="AE81FF"/>
          <w:sz w:val="21"/>
          <w:szCs w:val="21"/>
        </w:rPr>
        <w:t>10</w:t>
      </w:r>
      <w:r>
        <w:rPr>
          <w:rFonts w:ascii="Consolas" w:eastAsia="Consolas" w:hAnsi="Consolas" w:cs="Consolas"/>
          <w:color w:val="F8F8F2"/>
          <w:sz w:val="21"/>
          <w:szCs w:val="21"/>
        </w:rPr>
        <w:t>);</w:t>
      </w:r>
    </w:p>
    <w:p w14:paraId="000003C5"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(trigPin1, LOW);</w:t>
      </w:r>
    </w:p>
    <w:p w14:paraId="000003C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duration1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6E22E"/>
          <w:sz w:val="21"/>
          <w:szCs w:val="21"/>
        </w:rPr>
        <w:t>pulseIn</w:t>
      </w:r>
      <w:r>
        <w:rPr>
          <w:rFonts w:ascii="Consolas" w:eastAsia="Consolas" w:hAnsi="Consolas" w:cs="Consolas"/>
          <w:color w:val="F8F8F2"/>
          <w:sz w:val="21"/>
          <w:szCs w:val="21"/>
        </w:rPr>
        <w:t>(echoPin1, HIGH);</w:t>
      </w:r>
    </w:p>
    <w:p w14:paraId="000003C7"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distanceleft </w:t>
      </w:r>
      <w:r>
        <w:rPr>
          <w:rFonts w:ascii="Consolas" w:eastAsia="Consolas" w:hAnsi="Consolas" w:cs="Consolas"/>
          <w:color w:val="F92672"/>
          <w:sz w:val="21"/>
          <w:szCs w:val="21"/>
        </w:rPr>
        <w:t>=</w:t>
      </w:r>
      <w:r>
        <w:rPr>
          <w:rFonts w:ascii="Consolas" w:eastAsia="Consolas" w:hAnsi="Consolas" w:cs="Consolas"/>
          <w:color w:val="F8F8F2"/>
          <w:sz w:val="21"/>
          <w:szCs w:val="21"/>
        </w:rPr>
        <w:t> duration1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0.034</w:t>
      </w:r>
      <w:r>
        <w:rPr>
          <w:rFonts w:ascii="Consolas" w:eastAsia="Consolas" w:hAnsi="Consolas" w:cs="Consolas"/>
          <w:color w:val="F8F8F2"/>
          <w:sz w:val="21"/>
          <w:szCs w:val="21"/>
        </w:rPr>
        <w:t>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2</w:t>
      </w:r>
      <w:r>
        <w:rPr>
          <w:rFonts w:ascii="Consolas" w:eastAsia="Consolas" w:hAnsi="Consolas" w:cs="Consolas"/>
          <w:color w:val="F8F8F2"/>
          <w:sz w:val="21"/>
          <w:szCs w:val="21"/>
        </w:rPr>
        <w:t>;</w:t>
      </w:r>
    </w:p>
    <w:p w14:paraId="000003C8" w14:textId="77777777" w:rsidR="00CB53E3" w:rsidRDefault="00CB53E3">
      <w:pPr>
        <w:shd w:val="clear" w:color="auto" w:fill="272822"/>
        <w:spacing w:after="0"/>
        <w:rPr>
          <w:rFonts w:ascii="Consolas" w:eastAsia="Consolas" w:hAnsi="Consolas" w:cs="Consolas"/>
          <w:color w:val="F8F8F2"/>
          <w:sz w:val="21"/>
          <w:szCs w:val="21"/>
        </w:rPr>
      </w:pPr>
    </w:p>
    <w:p w14:paraId="000003C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(trigPin2, LOW);</w:t>
      </w:r>
    </w:p>
    <w:p w14:paraId="000003C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delayMicroseconds</w:t>
      </w:r>
      <w:r>
        <w:rPr>
          <w:rFonts w:ascii="Consolas" w:eastAsia="Consolas" w:hAnsi="Consolas" w:cs="Consolas"/>
          <w:color w:val="F8F8F2"/>
          <w:sz w:val="21"/>
          <w:szCs w:val="21"/>
        </w:rPr>
        <w:t>(</w:t>
      </w:r>
      <w:r>
        <w:rPr>
          <w:rFonts w:ascii="Consolas" w:eastAsia="Consolas" w:hAnsi="Consolas" w:cs="Consolas"/>
          <w:color w:val="AE81FF"/>
          <w:sz w:val="21"/>
          <w:szCs w:val="21"/>
        </w:rPr>
        <w:t>2</w:t>
      </w:r>
      <w:r>
        <w:rPr>
          <w:rFonts w:ascii="Consolas" w:eastAsia="Consolas" w:hAnsi="Consolas" w:cs="Consolas"/>
          <w:color w:val="F8F8F2"/>
          <w:sz w:val="21"/>
          <w:szCs w:val="21"/>
        </w:rPr>
        <w:t>);</w:t>
      </w:r>
    </w:p>
    <w:p w14:paraId="000003C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(trigPin2, HIGH);</w:t>
      </w:r>
    </w:p>
    <w:p w14:paraId="000003C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delayMicroseconds</w:t>
      </w:r>
      <w:r>
        <w:rPr>
          <w:rFonts w:ascii="Consolas" w:eastAsia="Consolas" w:hAnsi="Consolas" w:cs="Consolas"/>
          <w:color w:val="F8F8F2"/>
          <w:sz w:val="21"/>
          <w:szCs w:val="21"/>
        </w:rPr>
        <w:t>(</w:t>
      </w:r>
      <w:r>
        <w:rPr>
          <w:rFonts w:ascii="Consolas" w:eastAsia="Consolas" w:hAnsi="Consolas" w:cs="Consolas"/>
          <w:color w:val="AE81FF"/>
          <w:sz w:val="21"/>
          <w:szCs w:val="21"/>
        </w:rPr>
        <w:t>10</w:t>
      </w:r>
      <w:r>
        <w:rPr>
          <w:rFonts w:ascii="Consolas" w:eastAsia="Consolas" w:hAnsi="Consolas" w:cs="Consolas"/>
          <w:color w:val="F8F8F2"/>
          <w:sz w:val="21"/>
          <w:szCs w:val="21"/>
        </w:rPr>
        <w:t>);</w:t>
      </w:r>
    </w:p>
    <w:p w14:paraId="000003C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(trigPin2, LOW);</w:t>
      </w:r>
    </w:p>
    <w:p w14:paraId="000003C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duration2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6E22E"/>
          <w:sz w:val="21"/>
          <w:szCs w:val="21"/>
        </w:rPr>
        <w:t>pulseIn</w:t>
      </w:r>
      <w:r>
        <w:rPr>
          <w:rFonts w:ascii="Consolas" w:eastAsia="Consolas" w:hAnsi="Consolas" w:cs="Consolas"/>
          <w:color w:val="F8F8F2"/>
          <w:sz w:val="21"/>
          <w:szCs w:val="21"/>
        </w:rPr>
        <w:t>(echoPin2, HIGH);</w:t>
      </w:r>
    </w:p>
    <w:p w14:paraId="000003C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distancefront </w:t>
      </w:r>
      <w:r>
        <w:rPr>
          <w:rFonts w:ascii="Consolas" w:eastAsia="Consolas" w:hAnsi="Consolas" w:cs="Consolas"/>
          <w:color w:val="F92672"/>
          <w:sz w:val="21"/>
          <w:szCs w:val="21"/>
        </w:rPr>
        <w:t>=</w:t>
      </w:r>
      <w:r>
        <w:rPr>
          <w:rFonts w:ascii="Consolas" w:eastAsia="Consolas" w:hAnsi="Consolas" w:cs="Consolas"/>
          <w:color w:val="F8F8F2"/>
          <w:sz w:val="21"/>
          <w:szCs w:val="21"/>
        </w:rPr>
        <w:t> duration2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0.034</w:t>
      </w:r>
      <w:r>
        <w:rPr>
          <w:rFonts w:ascii="Consolas" w:eastAsia="Consolas" w:hAnsi="Consolas" w:cs="Consolas"/>
          <w:color w:val="F8F8F2"/>
          <w:sz w:val="21"/>
          <w:szCs w:val="21"/>
        </w:rPr>
        <w:t>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2</w:t>
      </w:r>
      <w:r>
        <w:rPr>
          <w:rFonts w:ascii="Consolas" w:eastAsia="Consolas" w:hAnsi="Consolas" w:cs="Consolas"/>
          <w:color w:val="F8F8F2"/>
          <w:sz w:val="21"/>
          <w:szCs w:val="21"/>
        </w:rPr>
        <w:t>;</w:t>
      </w:r>
    </w:p>
    <w:p w14:paraId="000003D0" w14:textId="77777777" w:rsidR="00CB53E3" w:rsidRDefault="00CB53E3">
      <w:pPr>
        <w:shd w:val="clear" w:color="auto" w:fill="272822"/>
        <w:spacing w:after="0"/>
        <w:rPr>
          <w:rFonts w:ascii="Consolas" w:eastAsia="Consolas" w:hAnsi="Consolas" w:cs="Consolas"/>
          <w:color w:val="F8F8F2"/>
          <w:sz w:val="21"/>
          <w:szCs w:val="21"/>
        </w:rPr>
      </w:pPr>
    </w:p>
    <w:p w14:paraId="000003D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(trigPin3, LOW);</w:t>
      </w:r>
    </w:p>
    <w:p w14:paraId="000003D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delayMicroseconds</w:t>
      </w:r>
      <w:r>
        <w:rPr>
          <w:rFonts w:ascii="Consolas" w:eastAsia="Consolas" w:hAnsi="Consolas" w:cs="Consolas"/>
          <w:color w:val="F8F8F2"/>
          <w:sz w:val="21"/>
          <w:szCs w:val="21"/>
        </w:rPr>
        <w:t>(</w:t>
      </w:r>
      <w:r>
        <w:rPr>
          <w:rFonts w:ascii="Consolas" w:eastAsia="Consolas" w:hAnsi="Consolas" w:cs="Consolas"/>
          <w:color w:val="AE81FF"/>
          <w:sz w:val="21"/>
          <w:szCs w:val="21"/>
        </w:rPr>
        <w:t>2</w:t>
      </w:r>
      <w:r>
        <w:rPr>
          <w:rFonts w:ascii="Consolas" w:eastAsia="Consolas" w:hAnsi="Consolas" w:cs="Consolas"/>
          <w:color w:val="F8F8F2"/>
          <w:sz w:val="21"/>
          <w:szCs w:val="21"/>
        </w:rPr>
        <w:t>);</w:t>
      </w:r>
    </w:p>
    <w:p w14:paraId="000003D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(trigPin3, HIGH);</w:t>
      </w:r>
    </w:p>
    <w:p w14:paraId="000003D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delayMicroseconds</w:t>
      </w:r>
      <w:r>
        <w:rPr>
          <w:rFonts w:ascii="Consolas" w:eastAsia="Consolas" w:hAnsi="Consolas" w:cs="Consolas"/>
          <w:color w:val="F8F8F2"/>
          <w:sz w:val="21"/>
          <w:szCs w:val="21"/>
        </w:rPr>
        <w:t>(</w:t>
      </w:r>
      <w:r>
        <w:rPr>
          <w:rFonts w:ascii="Consolas" w:eastAsia="Consolas" w:hAnsi="Consolas" w:cs="Consolas"/>
          <w:color w:val="AE81FF"/>
          <w:sz w:val="21"/>
          <w:szCs w:val="21"/>
        </w:rPr>
        <w:t>10</w:t>
      </w:r>
      <w:r>
        <w:rPr>
          <w:rFonts w:ascii="Consolas" w:eastAsia="Consolas" w:hAnsi="Consolas" w:cs="Consolas"/>
          <w:color w:val="F8F8F2"/>
          <w:sz w:val="21"/>
          <w:szCs w:val="21"/>
        </w:rPr>
        <w:t>);</w:t>
      </w:r>
    </w:p>
    <w:p w14:paraId="000003D5"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(trigPin3, LOW);</w:t>
      </w:r>
    </w:p>
    <w:p w14:paraId="000003D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duration3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6E22E"/>
          <w:sz w:val="21"/>
          <w:szCs w:val="21"/>
        </w:rPr>
        <w:t>pulseIn</w:t>
      </w:r>
      <w:r>
        <w:rPr>
          <w:rFonts w:ascii="Consolas" w:eastAsia="Consolas" w:hAnsi="Consolas" w:cs="Consolas"/>
          <w:color w:val="F8F8F2"/>
          <w:sz w:val="21"/>
          <w:szCs w:val="21"/>
        </w:rPr>
        <w:t>(echoPin3, HIGH);</w:t>
      </w:r>
    </w:p>
    <w:p w14:paraId="000003D7"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distanceright </w:t>
      </w:r>
      <w:r>
        <w:rPr>
          <w:rFonts w:ascii="Consolas" w:eastAsia="Consolas" w:hAnsi="Consolas" w:cs="Consolas"/>
          <w:color w:val="F92672"/>
          <w:sz w:val="21"/>
          <w:szCs w:val="21"/>
        </w:rPr>
        <w:t>=</w:t>
      </w:r>
      <w:r>
        <w:rPr>
          <w:rFonts w:ascii="Consolas" w:eastAsia="Consolas" w:hAnsi="Consolas" w:cs="Consolas"/>
          <w:color w:val="F8F8F2"/>
          <w:sz w:val="21"/>
          <w:szCs w:val="21"/>
        </w:rPr>
        <w:t> duration3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0.034</w:t>
      </w:r>
      <w:r>
        <w:rPr>
          <w:rFonts w:ascii="Consolas" w:eastAsia="Consolas" w:hAnsi="Consolas" w:cs="Consolas"/>
          <w:color w:val="F8F8F2"/>
          <w:sz w:val="21"/>
          <w:szCs w:val="21"/>
        </w:rPr>
        <w:t>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2</w:t>
      </w:r>
      <w:r>
        <w:rPr>
          <w:rFonts w:ascii="Consolas" w:eastAsia="Consolas" w:hAnsi="Consolas" w:cs="Consolas"/>
          <w:color w:val="F8F8F2"/>
          <w:sz w:val="21"/>
          <w:szCs w:val="21"/>
        </w:rPr>
        <w:t>;</w:t>
      </w:r>
    </w:p>
    <w:p w14:paraId="000003D8" w14:textId="77777777" w:rsidR="00CB53E3" w:rsidRDefault="00CB53E3">
      <w:pPr>
        <w:shd w:val="clear" w:color="auto" w:fill="272822"/>
        <w:spacing w:after="0"/>
        <w:rPr>
          <w:rFonts w:ascii="Consolas" w:eastAsia="Consolas" w:hAnsi="Consolas" w:cs="Consolas"/>
          <w:color w:val="F8F8F2"/>
          <w:sz w:val="21"/>
          <w:szCs w:val="21"/>
        </w:rPr>
      </w:pPr>
    </w:p>
    <w:p w14:paraId="000003D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i/>
          <w:color w:val="66D9EF"/>
          <w:sz w:val="21"/>
          <w:szCs w:val="21"/>
        </w:rPr>
        <w:t>int</w:t>
      </w:r>
      <w:r>
        <w:rPr>
          <w:rFonts w:ascii="Consolas" w:eastAsia="Consolas" w:hAnsi="Consolas" w:cs="Consolas"/>
          <w:color w:val="F8F8F2"/>
          <w:sz w:val="21"/>
          <w:szCs w:val="21"/>
        </w:rPr>
        <w:t> s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6E22E"/>
          <w:sz w:val="21"/>
          <w:szCs w:val="21"/>
        </w:rPr>
        <w:t>analogRead</w:t>
      </w:r>
      <w:r>
        <w:rPr>
          <w:rFonts w:ascii="Consolas" w:eastAsia="Consolas" w:hAnsi="Consolas" w:cs="Consolas"/>
          <w:color w:val="F8F8F2"/>
          <w:sz w:val="21"/>
          <w:szCs w:val="21"/>
        </w:rPr>
        <w:t>(irpin);</w:t>
      </w:r>
    </w:p>
    <w:p w14:paraId="000003D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((s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100</w:t>
      </w:r>
      <w:r>
        <w:rPr>
          <w:rFonts w:ascii="Consolas" w:eastAsia="Consolas" w:hAnsi="Consolas" w:cs="Consolas"/>
          <w:color w:val="F8F8F2"/>
          <w:sz w:val="21"/>
          <w:szCs w:val="21"/>
        </w:rPr>
        <w:t>) </w:t>
      </w:r>
      <w:r>
        <w:rPr>
          <w:rFonts w:ascii="Consolas" w:eastAsia="Consolas" w:hAnsi="Consolas" w:cs="Consolas"/>
          <w:color w:val="F92672"/>
          <w:sz w:val="21"/>
          <w:szCs w:val="21"/>
        </w:rPr>
        <w:t>||</w:t>
      </w:r>
      <w:r>
        <w:rPr>
          <w:rFonts w:ascii="Consolas" w:eastAsia="Consolas" w:hAnsi="Consolas" w:cs="Consolas"/>
          <w:color w:val="F8F8F2"/>
          <w:sz w:val="21"/>
          <w:szCs w:val="21"/>
        </w:rPr>
        <w:t>  (distanceleft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distancefront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distanceright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w:t>
      </w:r>
      <w:r>
        <w:rPr>
          <w:rFonts w:ascii="Consolas" w:eastAsia="Consolas" w:hAnsi="Consolas" w:cs="Consolas"/>
          <w:color w:val="F92672"/>
          <w:sz w:val="21"/>
          <w:szCs w:val="21"/>
        </w:rPr>
        <w:t>||</w:t>
      </w:r>
      <w:r>
        <w:rPr>
          <w:rFonts w:ascii="Consolas" w:eastAsia="Consolas" w:hAnsi="Consolas" w:cs="Consolas"/>
          <w:color w:val="F8F8F2"/>
          <w:sz w:val="21"/>
          <w:szCs w:val="21"/>
        </w:rPr>
        <w:t>  (distanceleft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distancefront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distanceright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w:t>
      </w:r>
    </w:p>
    <w:p w14:paraId="000003D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D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(Left_Motor_F, LOW);</w:t>
      </w:r>
    </w:p>
    <w:p w14:paraId="000003D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(Left_Motor_B, HIGH);</w:t>
      </w:r>
    </w:p>
    <w:p w14:paraId="000003D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(Right_Motor_F, LOW);</w:t>
      </w:r>
    </w:p>
    <w:p w14:paraId="000003D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(Right_Motor_B, HIGH);</w:t>
      </w:r>
    </w:p>
    <w:p w14:paraId="000003E0"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delay</w:t>
      </w:r>
      <w:r>
        <w:rPr>
          <w:rFonts w:ascii="Consolas" w:eastAsia="Consolas" w:hAnsi="Consolas" w:cs="Consolas"/>
          <w:color w:val="F8F8F2"/>
          <w:sz w:val="21"/>
          <w:szCs w:val="21"/>
        </w:rPr>
        <w:t>(</w:t>
      </w:r>
      <w:r>
        <w:rPr>
          <w:rFonts w:ascii="Consolas" w:eastAsia="Consolas" w:hAnsi="Consolas" w:cs="Consolas"/>
          <w:color w:val="AE81FF"/>
          <w:sz w:val="21"/>
          <w:szCs w:val="21"/>
        </w:rPr>
        <w:t>1000</w:t>
      </w:r>
      <w:r>
        <w:rPr>
          <w:rFonts w:ascii="Consolas" w:eastAsia="Consolas" w:hAnsi="Consolas" w:cs="Consolas"/>
          <w:color w:val="F8F8F2"/>
          <w:sz w:val="21"/>
          <w:szCs w:val="21"/>
        </w:rPr>
        <w:t>);</w:t>
      </w:r>
    </w:p>
    <w:p w14:paraId="000003E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1</w:t>
      </w:r>
      <w:r>
        <w:rPr>
          <w:rFonts w:ascii="Consolas" w:eastAsia="Consolas" w:hAnsi="Consolas" w:cs="Consolas"/>
          <w:color w:val="F8F8F2"/>
          <w:sz w:val="21"/>
          <w:szCs w:val="21"/>
        </w:rPr>
        <w:t>;</w:t>
      </w:r>
    </w:p>
    <w:p w14:paraId="000003E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E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0</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(s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100</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(distanceleft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distancefront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distanceright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w:t>
      </w:r>
    </w:p>
    <w:p w14:paraId="000003E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E5"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(Left_Motor_F, HIGH);</w:t>
      </w:r>
    </w:p>
    <w:p w14:paraId="000003E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(Left_Motor_B, LOW);</w:t>
      </w:r>
    </w:p>
    <w:p w14:paraId="000003E7"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(Right_Motor_F, HIGH);</w:t>
      </w:r>
    </w:p>
    <w:p w14:paraId="000003E8"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(Right_Motor_B, LOW);</w:t>
      </w:r>
    </w:p>
    <w:p w14:paraId="000003E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E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1</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(s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100</w:t>
      </w:r>
      <w:r>
        <w:rPr>
          <w:rFonts w:ascii="Consolas" w:eastAsia="Consolas" w:hAnsi="Consolas" w:cs="Consolas"/>
          <w:color w:val="F8F8F2"/>
          <w:sz w:val="21"/>
          <w:szCs w:val="21"/>
        </w:rPr>
        <w:t>)  </w:t>
      </w:r>
      <w:r>
        <w:rPr>
          <w:rFonts w:ascii="Consolas" w:eastAsia="Consolas" w:hAnsi="Consolas" w:cs="Consolas"/>
          <w:color w:val="F92672"/>
          <w:sz w:val="21"/>
          <w:szCs w:val="21"/>
        </w:rPr>
        <w:t>||</w:t>
      </w:r>
      <w:r>
        <w:rPr>
          <w:rFonts w:ascii="Consolas" w:eastAsia="Consolas" w:hAnsi="Consolas" w:cs="Consolas"/>
          <w:color w:val="F8F8F2"/>
          <w:sz w:val="21"/>
          <w:szCs w:val="21"/>
        </w:rPr>
        <w:t> (s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100</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(distanceleft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distancefront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distanceright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w:t>
      </w:r>
      <w:r>
        <w:rPr>
          <w:rFonts w:ascii="Consolas" w:eastAsia="Consolas" w:hAnsi="Consolas" w:cs="Consolas"/>
          <w:color w:val="F8F8F2"/>
          <w:sz w:val="21"/>
          <w:szCs w:val="21"/>
        </w:rPr>
        <w:t> (s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100</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(distanceleft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distancefront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distanceright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p>
    <w:p w14:paraId="000003E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(Left_Motor_F, HIGH);</w:t>
      </w:r>
    </w:p>
    <w:p w14:paraId="000003E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(Left_Motor_B, LOW);</w:t>
      </w:r>
    </w:p>
    <w:p w14:paraId="000003E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(Right_Motor_F, LOW);</w:t>
      </w:r>
    </w:p>
    <w:p w14:paraId="000003E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(Right_Motor_B, HIGH);</w:t>
      </w:r>
    </w:p>
    <w:p w14:paraId="000003EF" w14:textId="77777777" w:rsidR="00CB53E3" w:rsidRDefault="00CB53E3">
      <w:pPr>
        <w:shd w:val="clear" w:color="auto" w:fill="272822"/>
        <w:spacing w:after="0"/>
        <w:rPr>
          <w:rFonts w:ascii="Consolas" w:eastAsia="Consolas" w:hAnsi="Consolas" w:cs="Consolas"/>
          <w:color w:val="F8F8F2"/>
          <w:sz w:val="21"/>
          <w:szCs w:val="21"/>
        </w:rPr>
      </w:pPr>
    </w:p>
    <w:p w14:paraId="000003F0"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delay</w:t>
      </w:r>
      <w:r>
        <w:rPr>
          <w:rFonts w:ascii="Consolas" w:eastAsia="Consolas" w:hAnsi="Consolas" w:cs="Consolas"/>
          <w:color w:val="F8F8F2"/>
          <w:sz w:val="21"/>
          <w:szCs w:val="21"/>
        </w:rPr>
        <w:t>(</w:t>
      </w:r>
      <w:r>
        <w:rPr>
          <w:rFonts w:ascii="Consolas" w:eastAsia="Consolas" w:hAnsi="Consolas" w:cs="Consolas"/>
          <w:color w:val="AE81FF"/>
          <w:sz w:val="21"/>
          <w:szCs w:val="21"/>
        </w:rPr>
        <w:t>100</w:t>
      </w:r>
      <w:r>
        <w:rPr>
          <w:rFonts w:ascii="Consolas" w:eastAsia="Consolas" w:hAnsi="Consolas" w:cs="Consolas"/>
          <w:color w:val="F8F8F2"/>
          <w:sz w:val="21"/>
          <w:szCs w:val="21"/>
        </w:rPr>
        <w:t>);</w:t>
      </w:r>
    </w:p>
    <w:p w14:paraId="000003F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a </w:t>
      </w:r>
      <w:r>
        <w:rPr>
          <w:rFonts w:ascii="Consolas" w:eastAsia="Consolas" w:hAnsi="Consolas" w:cs="Consolas"/>
          <w:color w:val="F92672"/>
          <w:sz w:val="21"/>
          <w:szCs w:val="21"/>
        </w:rPr>
        <w:t>=</w:t>
      </w:r>
      <w:r>
        <w:rPr>
          <w:rFonts w:ascii="Consolas" w:eastAsia="Consolas" w:hAnsi="Consolas" w:cs="Consolas"/>
          <w:color w:val="F8F8F2"/>
          <w:sz w:val="21"/>
          <w:szCs w:val="21"/>
        </w:rPr>
        <w:t> </w:t>
      </w:r>
      <w:r>
        <w:rPr>
          <w:rFonts w:ascii="Consolas" w:eastAsia="Consolas" w:hAnsi="Consolas" w:cs="Consolas"/>
          <w:color w:val="AE81FF"/>
          <w:sz w:val="21"/>
          <w:szCs w:val="21"/>
        </w:rPr>
        <w:t>0</w:t>
      </w:r>
      <w:r>
        <w:rPr>
          <w:rFonts w:ascii="Consolas" w:eastAsia="Consolas" w:hAnsi="Consolas" w:cs="Consolas"/>
          <w:color w:val="F8F8F2"/>
          <w:sz w:val="21"/>
          <w:szCs w:val="21"/>
        </w:rPr>
        <w:t>;</w:t>
      </w:r>
    </w:p>
    <w:p w14:paraId="000003F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lastRenderedPageBreak/>
        <w:t>    }</w:t>
      </w:r>
    </w:p>
    <w:p w14:paraId="000003F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F92672"/>
          <w:sz w:val="21"/>
          <w:szCs w:val="21"/>
        </w:rPr>
        <w:t>if</w:t>
      </w:r>
      <w:r>
        <w:rPr>
          <w:rFonts w:ascii="Consolas" w:eastAsia="Consolas" w:hAnsi="Consolas" w:cs="Consolas"/>
          <w:color w:val="F8F8F2"/>
          <w:sz w:val="21"/>
          <w:szCs w:val="21"/>
        </w:rPr>
        <w:t> ((s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100</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(distanceleft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distancefront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distanceright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w:t>
      </w:r>
      <w:r>
        <w:rPr>
          <w:rFonts w:ascii="Consolas" w:eastAsia="Consolas" w:hAnsi="Consolas" w:cs="Consolas"/>
          <w:color w:val="F8F8F2"/>
          <w:sz w:val="21"/>
          <w:szCs w:val="21"/>
        </w:rPr>
        <w:t> (s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100</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(distanceleft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distancefront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distanceright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w:t>
      </w:r>
      <w:r>
        <w:rPr>
          <w:rFonts w:ascii="Consolas" w:eastAsia="Consolas" w:hAnsi="Consolas" w:cs="Consolas"/>
          <w:color w:val="F8F8F2"/>
          <w:sz w:val="21"/>
          <w:szCs w:val="21"/>
        </w:rPr>
        <w:t> (s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100</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(distanceleft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distancefront </w:t>
      </w:r>
      <w:r>
        <w:rPr>
          <w:rFonts w:ascii="Consolas" w:eastAsia="Consolas" w:hAnsi="Consolas" w:cs="Consolas"/>
          <w:color w:val="F92672"/>
          <w:sz w:val="21"/>
          <w:szCs w:val="21"/>
        </w:rPr>
        <w:t>&lt;=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r>
        <w:rPr>
          <w:rFonts w:ascii="Consolas" w:eastAsia="Consolas" w:hAnsi="Consolas" w:cs="Consolas"/>
          <w:color w:val="F92672"/>
          <w:sz w:val="21"/>
          <w:szCs w:val="21"/>
        </w:rPr>
        <w:t>&amp;&amp;</w:t>
      </w:r>
      <w:r>
        <w:rPr>
          <w:rFonts w:ascii="Consolas" w:eastAsia="Consolas" w:hAnsi="Consolas" w:cs="Consolas"/>
          <w:color w:val="F8F8F2"/>
          <w:sz w:val="21"/>
          <w:szCs w:val="21"/>
        </w:rPr>
        <w:t> distanceright </w:t>
      </w:r>
      <w:r>
        <w:rPr>
          <w:rFonts w:ascii="Consolas" w:eastAsia="Consolas" w:hAnsi="Consolas" w:cs="Consolas"/>
          <w:color w:val="F92672"/>
          <w:sz w:val="21"/>
          <w:szCs w:val="21"/>
        </w:rPr>
        <w:t>&gt;</w:t>
      </w:r>
      <w:r>
        <w:rPr>
          <w:rFonts w:ascii="Consolas" w:eastAsia="Consolas" w:hAnsi="Consolas" w:cs="Consolas"/>
          <w:color w:val="F8F8F2"/>
          <w:sz w:val="21"/>
          <w:szCs w:val="21"/>
        </w:rPr>
        <w:t> </w:t>
      </w:r>
      <w:r>
        <w:rPr>
          <w:rFonts w:ascii="Consolas" w:eastAsia="Consolas" w:hAnsi="Consolas" w:cs="Consolas"/>
          <w:color w:val="AE81FF"/>
          <w:sz w:val="21"/>
          <w:szCs w:val="21"/>
        </w:rPr>
        <w:t>15</w:t>
      </w:r>
      <w:r>
        <w:rPr>
          <w:rFonts w:ascii="Consolas" w:eastAsia="Consolas" w:hAnsi="Consolas" w:cs="Consolas"/>
          <w:color w:val="F8F8F2"/>
          <w:sz w:val="21"/>
          <w:szCs w:val="21"/>
        </w:rPr>
        <w:t>) )</w:t>
      </w:r>
    </w:p>
    <w:p w14:paraId="000003F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(Left_Motor_F, LOW);</w:t>
      </w:r>
    </w:p>
    <w:p w14:paraId="000003F5"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(Left_Motor_B, HIGH);</w:t>
      </w:r>
    </w:p>
    <w:p w14:paraId="000003F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(Right_Motor_F, HIGH);</w:t>
      </w:r>
    </w:p>
    <w:p w14:paraId="000003F7"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w:t>
      </w:r>
      <w:r>
        <w:rPr>
          <w:rFonts w:ascii="Consolas" w:eastAsia="Consolas" w:hAnsi="Consolas" w:cs="Consolas"/>
          <w:color w:val="F8F8F2"/>
          <w:sz w:val="21"/>
          <w:szCs w:val="21"/>
        </w:rPr>
        <w:t>otor_B, LOW);</w:t>
      </w:r>
    </w:p>
    <w:p w14:paraId="000003F8"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delay</w:t>
      </w:r>
      <w:r>
        <w:rPr>
          <w:rFonts w:ascii="Consolas" w:eastAsia="Consolas" w:hAnsi="Consolas" w:cs="Consolas"/>
          <w:color w:val="F8F8F2"/>
          <w:sz w:val="21"/>
          <w:szCs w:val="21"/>
        </w:rPr>
        <w:t>(</w:t>
      </w:r>
      <w:r>
        <w:rPr>
          <w:rFonts w:ascii="Consolas" w:eastAsia="Consolas" w:hAnsi="Consolas" w:cs="Consolas"/>
          <w:color w:val="AE81FF"/>
          <w:sz w:val="21"/>
          <w:szCs w:val="21"/>
        </w:rPr>
        <w:t>15</w:t>
      </w:r>
      <w:r>
        <w:rPr>
          <w:rFonts w:ascii="Consolas" w:eastAsia="Consolas" w:hAnsi="Consolas" w:cs="Consolas"/>
          <w:color w:val="F8F8F2"/>
          <w:sz w:val="21"/>
          <w:szCs w:val="21"/>
        </w:rPr>
        <w:t>);</w:t>
      </w:r>
    </w:p>
    <w:p w14:paraId="000003F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F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p>
    <w:p w14:paraId="000003F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(clean, LOW);</w:t>
      </w:r>
    </w:p>
    <w:p w14:paraId="000003F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stopp</w:t>
      </w:r>
      <w:r>
        <w:rPr>
          <w:rFonts w:ascii="Consolas" w:eastAsia="Consolas" w:hAnsi="Consolas" w:cs="Consolas"/>
          <w:color w:val="F8F8F2"/>
          <w:sz w:val="21"/>
          <w:szCs w:val="21"/>
        </w:rPr>
        <w:t>();</w:t>
      </w:r>
    </w:p>
    <w:p w14:paraId="000003F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w:t>
      </w:r>
    </w:p>
    <w:p w14:paraId="000003FE" w14:textId="77777777" w:rsidR="00CB53E3" w:rsidRDefault="00CB53E3">
      <w:pPr>
        <w:shd w:val="clear" w:color="auto" w:fill="272822"/>
        <w:spacing w:after="0"/>
        <w:rPr>
          <w:rFonts w:ascii="Consolas" w:eastAsia="Consolas" w:hAnsi="Consolas" w:cs="Consolas"/>
          <w:color w:val="F8F8F2"/>
          <w:sz w:val="21"/>
          <w:szCs w:val="21"/>
        </w:rPr>
      </w:pPr>
    </w:p>
    <w:p w14:paraId="000003F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void</w:t>
      </w:r>
      <w:r>
        <w:rPr>
          <w:rFonts w:ascii="Consolas" w:eastAsia="Consolas" w:hAnsi="Consolas" w:cs="Consolas"/>
          <w:color w:val="F8F8F2"/>
          <w:sz w:val="21"/>
          <w:szCs w:val="21"/>
        </w:rPr>
        <w:t> </w:t>
      </w:r>
      <w:r>
        <w:rPr>
          <w:rFonts w:ascii="Consolas" w:eastAsia="Consolas" w:hAnsi="Consolas" w:cs="Consolas"/>
          <w:color w:val="A6E22E"/>
          <w:sz w:val="21"/>
          <w:szCs w:val="21"/>
        </w:rPr>
        <w:t>forward</w:t>
      </w:r>
      <w:r>
        <w:rPr>
          <w:rFonts w:ascii="Consolas" w:eastAsia="Consolas" w:hAnsi="Consolas" w:cs="Consolas"/>
          <w:color w:val="F8F8F2"/>
          <w:sz w:val="21"/>
          <w:szCs w:val="21"/>
        </w:rPr>
        <w:t>() {</w:t>
      </w:r>
    </w:p>
    <w:p w14:paraId="00000400" w14:textId="77777777" w:rsidR="00CB53E3" w:rsidRDefault="00CB53E3">
      <w:pPr>
        <w:shd w:val="clear" w:color="auto" w:fill="272822"/>
        <w:spacing w:after="0"/>
        <w:rPr>
          <w:rFonts w:ascii="Consolas" w:eastAsia="Consolas" w:hAnsi="Consolas" w:cs="Consolas"/>
          <w:color w:val="F8F8F2"/>
          <w:sz w:val="21"/>
          <w:szCs w:val="21"/>
        </w:rPr>
      </w:pPr>
    </w:p>
    <w:p w14:paraId="0000040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(Left_Motor_F, HIGH);</w:t>
      </w:r>
    </w:p>
    <w:p w14:paraId="0000040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(Left_Motor_B, LOW);</w:t>
      </w:r>
    </w:p>
    <w:p w14:paraId="0000040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(Right_Motor_F, HIGH);</w:t>
      </w:r>
    </w:p>
    <w:p w14:paraId="0000040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(Right_Motor_B, LOW);</w:t>
      </w:r>
    </w:p>
    <w:p w14:paraId="00000405"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w:t>
      </w:r>
    </w:p>
    <w:p w14:paraId="0000040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void</w:t>
      </w:r>
      <w:r>
        <w:rPr>
          <w:rFonts w:ascii="Consolas" w:eastAsia="Consolas" w:hAnsi="Consolas" w:cs="Consolas"/>
          <w:color w:val="F8F8F2"/>
          <w:sz w:val="21"/>
          <w:szCs w:val="21"/>
        </w:rPr>
        <w:t> </w:t>
      </w:r>
      <w:r>
        <w:rPr>
          <w:rFonts w:ascii="Consolas" w:eastAsia="Consolas" w:hAnsi="Consolas" w:cs="Consolas"/>
          <w:color w:val="A6E22E"/>
          <w:sz w:val="21"/>
          <w:szCs w:val="21"/>
        </w:rPr>
        <w:t>backward</w:t>
      </w:r>
      <w:r>
        <w:rPr>
          <w:rFonts w:ascii="Consolas" w:eastAsia="Consolas" w:hAnsi="Consolas" w:cs="Consolas"/>
          <w:color w:val="F8F8F2"/>
          <w:sz w:val="21"/>
          <w:szCs w:val="21"/>
        </w:rPr>
        <w:t>() {</w:t>
      </w:r>
    </w:p>
    <w:p w14:paraId="00000407" w14:textId="77777777" w:rsidR="00CB53E3" w:rsidRDefault="00CB53E3">
      <w:pPr>
        <w:shd w:val="clear" w:color="auto" w:fill="272822"/>
        <w:spacing w:after="0"/>
        <w:rPr>
          <w:rFonts w:ascii="Consolas" w:eastAsia="Consolas" w:hAnsi="Consolas" w:cs="Consolas"/>
          <w:color w:val="F8F8F2"/>
          <w:sz w:val="21"/>
          <w:szCs w:val="21"/>
        </w:rPr>
      </w:pPr>
    </w:p>
    <w:p w14:paraId="00000408"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(Left_Motor_F, LOW);</w:t>
      </w:r>
    </w:p>
    <w:p w14:paraId="0000040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(Left_Motor_B, HIGH);</w:t>
      </w:r>
    </w:p>
    <w:p w14:paraId="0000040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(Right_Motor_F, LOW);</w:t>
      </w:r>
    </w:p>
    <w:p w14:paraId="0000040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(Right_Motor_B, HIGH);</w:t>
      </w:r>
    </w:p>
    <w:p w14:paraId="0000040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w:t>
      </w:r>
    </w:p>
    <w:p w14:paraId="0000040D" w14:textId="77777777" w:rsidR="00CB53E3" w:rsidRDefault="00CB53E3">
      <w:pPr>
        <w:shd w:val="clear" w:color="auto" w:fill="272822"/>
        <w:spacing w:after="0"/>
        <w:rPr>
          <w:rFonts w:ascii="Consolas" w:eastAsia="Consolas" w:hAnsi="Consolas" w:cs="Consolas"/>
          <w:color w:val="F8F8F2"/>
          <w:sz w:val="21"/>
          <w:szCs w:val="21"/>
        </w:rPr>
      </w:pPr>
    </w:p>
    <w:p w14:paraId="0000040E"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void</w:t>
      </w:r>
      <w:r>
        <w:rPr>
          <w:rFonts w:ascii="Consolas" w:eastAsia="Consolas" w:hAnsi="Consolas" w:cs="Consolas"/>
          <w:color w:val="F8F8F2"/>
          <w:sz w:val="21"/>
          <w:szCs w:val="21"/>
        </w:rPr>
        <w:t> </w:t>
      </w:r>
      <w:r>
        <w:rPr>
          <w:rFonts w:ascii="Consolas" w:eastAsia="Consolas" w:hAnsi="Consolas" w:cs="Consolas"/>
          <w:color w:val="A6E22E"/>
          <w:sz w:val="21"/>
          <w:szCs w:val="21"/>
        </w:rPr>
        <w:t>Right</w:t>
      </w:r>
      <w:r>
        <w:rPr>
          <w:rFonts w:ascii="Consolas" w:eastAsia="Consolas" w:hAnsi="Consolas" w:cs="Consolas"/>
          <w:color w:val="F8F8F2"/>
          <w:sz w:val="21"/>
          <w:szCs w:val="21"/>
        </w:rPr>
        <w:t>() {</w:t>
      </w:r>
    </w:p>
    <w:p w14:paraId="0000040F" w14:textId="77777777" w:rsidR="00CB53E3" w:rsidRDefault="00CB53E3">
      <w:pPr>
        <w:shd w:val="clear" w:color="auto" w:fill="272822"/>
        <w:spacing w:after="0"/>
        <w:rPr>
          <w:rFonts w:ascii="Consolas" w:eastAsia="Consolas" w:hAnsi="Consolas" w:cs="Consolas"/>
          <w:color w:val="F8F8F2"/>
          <w:sz w:val="21"/>
          <w:szCs w:val="21"/>
        </w:rPr>
      </w:pPr>
    </w:p>
    <w:p w14:paraId="00000410"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(Left_Motor_F, HIGH);</w:t>
      </w:r>
    </w:p>
    <w:p w14:paraId="0000041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(Left_Motor_B, LOW);</w:t>
      </w:r>
    </w:p>
    <w:p w14:paraId="0000041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(Right_Motor_F, LOW);</w:t>
      </w:r>
    </w:p>
    <w:p w14:paraId="0000041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(Right_Motor_B, HIGH);</w:t>
      </w:r>
    </w:p>
    <w:p w14:paraId="00000414"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w:t>
      </w:r>
    </w:p>
    <w:p w14:paraId="00000415" w14:textId="77777777" w:rsidR="00CB53E3" w:rsidRDefault="00CB53E3">
      <w:pPr>
        <w:shd w:val="clear" w:color="auto" w:fill="272822"/>
        <w:spacing w:after="0"/>
        <w:rPr>
          <w:rFonts w:ascii="Consolas" w:eastAsia="Consolas" w:hAnsi="Consolas" w:cs="Consolas"/>
          <w:color w:val="F8F8F2"/>
          <w:sz w:val="21"/>
          <w:szCs w:val="21"/>
        </w:rPr>
      </w:pPr>
    </w:p>
    <w:p w14:paraId="00000416"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void</w:t>
      </w:r>
      <w:r>
        <w:rPr>
          <w:rFonts w:ascii="Consolas" w:eastAsia="Consolas" w:hAnsi="Consolas" w:cs="Consolas"/>
          <w:color w:val="F8F8F2"/>
          <w:sz w:val="21"/>
          <w:szCs w:val="21"/>
        </w:rPr>
        <w:t> </w:t>
      </w:r>
      <w:r>
        <w:rPr>
          <w:rFonts w:ascii="Consolas" w:eastAsia="Consolas" w:hAnsi="Consolas" w:cs="Consolas"/>
          <w:color w:val="A6E22E"/>
          <w:sz w:val="21"/>
          <w:szCs w:val="21"/>
        </w:rPr>
        <w:t>left</w:t>
      </w:r>
      <w:r>
        <w:rPr>
          <w:rFonts w:ascii="Consolas" w:eastAsia="Consolas" w:hAnsi="Consolas" w:cs="Consolas"/>
          <w:color w:val="F8F8F2"/>
          <w:sz w:val="21"/>
          <w:szCs w:val="21"/>
        </w:rPr>
        <w:t>() {</w:t>
      </w:r>
    </w:p>
    <w:p w14:paraId="00000417" w14:textId="77777777" w:rsidR="00CB53E3" w:rsidRDefault="00CB53E3">
      <w:pPr>
        <w:shd w:val="clear" w:color="auto" w:fill="272822"/>
        <w:spacing w:after="0"/>
        <w:rPr>
          <w:rFonts w:ascii="Consolas" w:eastAsia="Consolas" w:hAnsi="Consolas" w:cs="Consolas"/>
          <w:color w:val="F8F8F2"/>
          <w:sz w:val="21"/>
          <w:szCs w:val="21"/>
        </w:rPr>
      </w:pPr>
    </w:p>
    <w:p w14:paraId="00000418"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(Left_Motor_F, LOW);</w:t>
      </w:r>
    </w:p>
    <w:p w14:paraId="00000419"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(Left_Motor_B, HIGH);</w:t>
      </w:r>
    </w:p>
    <w:p w14:paraId="0000041A"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(Right_Motor_F, HIGH);</w:t>
      </w:r>
    </w:p>
    <w:p w14:paraId="0000041B"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(Right_Motor_B, LOW);</w:t>
      </w:r>
    </w:p>
    <w:p w14:paraId="0000041C"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w:t>
      </w:r>
    </w:p>
    <w:p w14:paraId="0000041D"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i/>
          <w:color w:val="66D9EF"/>
          <w:sz w:val="21"/>
          <w:szCs w:val="21"/>
        </w:rPr>
        <w:t>void</w:t>
      </w:r>
      <w:r>
        <w:rPr>
          <w:rFonts w:ascii="Consolas" w:eastAsia="Consolas" w:hAnsi="Consolas" w:cs="Consolas"/>
          <w:color w:val="F8F8F2"/>
          <w:sz w:val="21"/>
          <w:szCs w:val="21"/>
        </w:rPr>
        <w:t> </w:t>
      </w:r>
      <w:r>
        <w:rPr>
          <w:rFonts w:ascii="Consolas" w:eastAsia="Consolas" w:hAnsi="Consolas" w:cs="Consolas"/>
          <w:color w:val="A6E22E"/>
          <w:sz w:val="21"/>
          <w:szCs w:val="21"/>
        </w:rPr>
        <w:t>stopp</w:t>
      </w:r>
      <w:r>
        <w:rPr>
          <w:rFonts w:ascii="Consolas" w:eastAsia="Consolas" w:hAnsi="Consolas" w:cs="Consolas"/>
          <w:color w:val="F8F8F2"/>
          <w:sz w:val="21"/>
          <w:szCs w:val="21"/>
        </w:rPr>
        <w:t>() {</w:t>
      </w:r>
    </w:p>
    <w:p w14:paraId="0000041E" w14:textId="77777777" w:rsidR="00CB53E3" w:rsidRDefault="00CB53E3">
      <w:pPr>
        <w:shd w:val="clear" w:color="auto" w:fill="272822"/>
        <w:spacing w:after="0"/>
        <w:rPr>
          <w:rFonts w:ascii="Consolas" w:eastAsia="Consolas" w:hAnsi="Consolas" w:cs="Consolas"/>
          <w:color w:val="F8F8F2"/>
          <w:sz w:val="21"/>
          <w:szCs w:val="21"/>
        </w:rPr>
      </w:pPr>
    </w:p>
    <w:p w14:paraId="0000041F"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(Left_Motor_F, LOW);</w:t>
      </w:r>
    </w:p>
    <w:p w14:paraId="00000420"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(Left_Motor_B, LOW);</w:t>
      </w:r>
    </w:p>
    <w:p w14:paraId="00000421"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(Right_Motor_F, LOW);</w:t>
      </w:r>
    </w:p>
    <w:p w14:paraId="00000422"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t>  </w:t>
      </w:r>
      <w:r>
        <w:rPr>
          <w:rFonts w:ascii="Consolas" w:eastAsia="Consolas" w:hAnsi="Consolas" w:cs="Consolas"/>
          <w:color w:val="A6E22E"/>
          <w:sz w:val="21"/>
          <w:szCs w:val="21"/>
        </w:rPr>
        <w:t>digitalWrite</w:t>
      </w:r>
      <w:r>
        <w:rPr>
          <w:rFonts w:ascii="Consolas" w:eastAsia="Consolas" w:hAnsi="Consolas" w:cs="Consolas"/>
          <w:color w:val="F8F8F2"/>
          <w:sz w:val="21"/>
          <w:szCs w:val="21"/>
        </w:rPr>
        <w:t>(Right_Motor_B, LOW);</w:t>
      </w:r>
    </w:p>
    <w:p w14:paraId="00000423" w14:textId="77777777" w:rsidR="00CB53E3" w:rsidRDefault="00AE6A6D">
      <w:pPr>
        <w:shd w:val="clear" w:color="auto" w:fill="272822"/>
        <w:spacing w:after="0"/>
        <w:rPr>
          <w:rFonts w:ascii="Consolas" w:eastAsia="Consolas" w:hAnsi="Consolas" w:cs="Consolas"/>
          <w:color w:val="F8F8F2"/>
          <w:sz w:val="21"/>
          <w:szCs w:val="21"/>
        </w:rPr>
      </w:pPr>
      <w:r>
        <w:rPr>
          <w:rFonts w:ascii="Consolas" w:eastAsia="Consolas" w:hAnsi="Consolas" w:cs="Consolas"/>
          <w:color w:val="F8F8F2"/>
          <w:sz w:val="21"/>
          <w:szCs w:val="21"/>
        </w:rPr>
        <w:lastRenderedPageBreak/>
        <w:t>}</w:t>
      </w:r>
    </w:p>
    <w:p w14:paraId="00000424" w14:textId="77777777" w:rsidR="00CB53E3" w:rsidRDefault="00CB53E3">
      <w:pPr>
        <w:rPr>
          <w:rFonts w:ascii="Times New Roman" w:eastAsia="Times New Roman" w:hAnsi="Times New Roman" w:cs="Times New Roman"/>
          <w:b/>
          <w:sz w:val="28"/>
          <w:szCs w:val="28"/>
        </w:rPr>
      </w:pPr>
    </w:p>
    <w:sectPr w:rsidR="00CB53E3">
      <w:type w:val="continuous"/>
      <w:pgSz w:w="11906" w:h="16838"/>
      <w:pgMar w:top="1417" w:right="1417" w:bottom="1417" w:left="1417" w:header="708" w:footer="708"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osman yılmaz" w:date="2022-03-29T23:56:00Z" w:initials="">
    <w:p w14:paraId="00000429" w14:textId="77777777" w:rsidR="00CB53E3" w:rsidRDefault="00AE6A6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Burada boşluk değil tab kullanmalısın. Ben yine cetvel kullanarak eşitledim ancak normalde 0.5 inch olmalı. Diğerlerini düzeltmek sana kalmış</w:t>
      </w:r>
    </w:p>
  </w:comment>
  <w:comment w:id="14" w:author="osman yılmaz" w:date="2022-04-02T02:40:00Z" w:initials="oy">
    <w:p w14:paraId="1A51E04A" w14:textId="66F5B269" w:rsidR="000E148F" w:rsidRDefault="000E148F">
      <w:pPr>
        <w:pStyle w:val="AklamaMetni"/>
      </w:pPr>
      <w:r>
        <w:rPr>
          <w:rStyle w:val="AklamaBavurusu"/>
        </w:rPr>
        <w:annotationRef/>
      </w:r>
      <w:r>
        <w:t xml:space="preserve">Formatın kaymış maalesef birkaç yerde sorun çıkabilir. Sayfa girintisi saçma olmuş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29" w15:done="0"/>
  <w15:commentEx w15:paraId="1A51E0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2355D" w16cex:dateUtc="2022-03-29T20:56:00Z"/>
  <w16cex:commentExtensible w16cex:durableId="25F2360A" w16cex:dateUtc="2022-04-01T2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29" w16cid:durableId="25F2355D"/>
  <w16cid:commentId w16cid:paraId="1A51E04A" w16cid:durableId="25F236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970E0" w14:textId="77777777" w:rsidR="00AE6A6D" w:rsidRDefault="00AE6A6D">
      <w:pPr>
        <w:spacing w:after="0" w:line="240" w:lineRule="auto"/>
      </w:pPr>
      <w:r>
        <w:separator/>
      </w:r>
    </w:p>
  </w:endnote>
  <w:endnote w:type="continuationSeparator" w:id="0">
    <w:p w14:paraId="3D87F6A3" w14:textId="77777777" w:rsidR="00AE6A6D" w:rsidRDefault="00AE6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Georgia">
    <w:panose1 w:val="02040502050405020303"/>
    <w:charset w:val="A2"/>
    <w:family w:val="roman"/>
    <w:pitch w:val="variable"/>
    <w:sig w:usb0="00000287" w:usb1="00000000" w:usb2="00000000" w:usb3="00000000" w:csb0="0000009F" w:csb1="00000000"/>
  </w:font>
  <w:font w:name="Arimo">
    <w:charset w:val="00"/>
    <w:family w:val="auto"/>
    <w:pitch w:val="default"/>
  </w:font>
  <w:font w:name="Cambria Math">
    <w:panose1 w:val="02040503050406030204"/>
    <w:charset w:val="A2"/>
    <w:family w:val="roman"/>
    <w:pitch w:val="variable"/>
    <w:sig w:usb0="E00006FF" w:usb1="420024FF" w:usb2="02000000" w:usb3="00000000" w:csb0="0000019F" w:csb1="00000000"/>
  </w:font>
  <w:font w:name="Play">
    <w:charset w:val="00"/>
    <w:family w:val="auto"/>
    <w:pitch w:val="default"/>
  </w:font>
  <w:font w:name="Gungsuh">
    <w:charset w:val="81"/>
    <w:family w:val="roman"/>
    <w:pitch w:val="variable"/>
    <w:sig w:usb0="B00002AF" w:usb1="69D77CFB" w:usb2="00000030" w:usb3="00000000" w:csb0="0008009F" w:csb1="00000000"/>
  </w:font>
  <w:font w:name="Open Sans">
    <w:charset w:val="00"/>
    <w:family w:val="auto"/>
    <w:pitch w:val="default"/>
  </w:font>
  <w:font w:name="Poppins">
    <w:charset w:val="00"/>
    <w:family w:val="auto"/>
    <w:pitch w:val="default"/>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27" w14:textId="77777777" w:rsidR="00CB53E3" w:rsidRDefault="00CB53E3">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4"/>
        <w:szCs w:val="24"/>
      </w:rPr>
    </w:pPr>
  </w:p>
  <w:p w14:paraId="00000428" w14:textId="77777777" w:rsidR="00CB53E3" w:rsidRDefault="00CB53E3">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25" w14:textId="62792D13" w:rsidR="00CB53E3" w:rsidRDefault="00AE6A6D">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0E148F">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00000426" w14:textId="77777777" w:rsidR="00CB53E3" w:rsidRDefault="00CB53E3">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D7C9C" w14:textId="77777777" w:rsidR="00AE6A6D" w:rsidRDefault="00AE6A6D">
      <w:pPr>
        <w:spacing w:after="0" w:line="240" w:lineRule="auto"/>
      </w:pPr>
      <w:r>
        <w:separator/>
      </w:r>
    </w:p>
  </w:footnote>
  <w:footnote w:type="continuationSeparator" w:id="0">
    <w:p w14:paraId="5C23B7C3" w14:textId="77777777" w:rsidR="00AE6A6D" w:rsidRDefault="00AE6A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1A0EDD"/>
    <w:multiLevelType w:val="multilevel"/>
    <w:tmpl w:val="B33C73FE"/>
    <w:lvl w:ilvl="0">
      <w:start w:val="1"/>
      <w:numFmt w:val="decimal"/>
      <w:lvlText w:val="%1."/>
      <w:lvlJc w:val="left"/>
      <w:pPr>
        <w:ind w:left="342" w:hanging="239"/>
      </w:pPr>
      <w:rPr>
        <w:rFonts w:ascii="Times New Roman" w:eastAsia="Times New Roman" w:hAnsi="Times New Roman" w:cs="Times New Roman"/>
        <w:sz w:val="24"/>
        <w:szCs w:val="24"/>
      </w:rPr>
    </w:lvl>
    <w:lvl w:ilvl="1">
      <w:numFmt w:val="bullet"/>
      <w:lvlText w:val="•"/>
      <w:lvlJc w:val="left"/>
      <w:pPr>
        <w:ind w:left="1206" w:hanging="240"/>
      </w:pPr>
    </w:lvl>
    <w:lvl w:ilvl="2">
      <w:numFmt w:val="bullet"/>
      <w:lvlText w:val="•"/>
      <w:lvlJc w:val="left"/>
      <w:pPr>
        <w:ind w:left="2073" w:hanging="240"/>
      </w:pPr>
    </w:lvl>
    <w:lvl w:ilvl="3">
      <w:numFmt w:val="bullet"/>
      <w:lvlText w:val="•"/>
      <w:lvlJc w:val="left"/>
      <w:pPr>
        <w:ind w:left="2939" w:hanging="240"/>
      </w:pPr>
    </w:lvl>
    <w:lvl w:ilvl="4">
      <w:numFmt w:val="bullet"/>
      <w:lvlText w:val="•"/>
      <w:lvlJc w:val="left"/>
      <w:pPr>
        <w:ind w:left="3806" w:hanging="240"/>
      </w:pPr>
    </w:lvl>
    <w:lvl w:ilvl="5">
      <w:numFmt w:val="bullet"/>
      <w:lvlText w:val="•"/>
      <w:lvlJc w:val="left"/>
      <w:pPr>
        <w:ind w:left="4673" w:hanging="240"/>
      </w:pPr>
    </w:lvl>
    <w:lvl w:ilvl="6">
      <w:numFmt w:val="bullet"/>
      <w:lvlText w:val="•"/>
      <w:lvlJc w:val="left"/>
      <w:pPr>
        <w:ind w:left="5539" w:hanging="240"/>
      </w:pPr>
    </w:lvl>
    <w:lvl w:ilvl="7">
      <w:numFmt w:val="bullet"/>
      <w:lvlText w:val="•"/>
      <w:lvlJc w:val="left"/>
      <w:pPr>
        <w:ind w:left="6406" w:hanging="240"/>
      </w:pPr>
    </w:lvl>
    <w:lvl w:ilvl="8">
      <w:numFmt w:val="bullet"/>
      <w:lvlText w:val="•"/>
      <w:lvlJc w:val="left"/>
      <w:pPr>
        <w:ind w:left="7273" w:hanging="240"/>
      </w:pPr>
    </w:lvl>
  </w:abstractNum>
  <w:num w:numId="1" w16cid:durableId="2554769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sman yılmaz">
    <w15:presenceInfo w15:providerId="Windows Live" w15:userId="13a81f29e7bb4f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3E3"/>
    <w:rsid w:val="000E148F"/>
    <w:rsid w:val="002B4EC4"/>
    <w:rsid w:val="0069434B"/>
    <w:rsid w:val="00AE6A6D"/>
    <w:rsid w:val="00C02F4D"/>
    <w:rsid w:val="00CB53E3"/>
    <w:rsid w:val="00F205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2F3DC"/>
  <w15:docId w15:val="{7978BE43-ADD3-4FEF-B877-6F5F0D599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0A4B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link w:val="Balk3Char"/>
    <w:uiPriority w:val="9"/>
    <w:semiHidden/>
    <w:unhideWhenUsed/>
    <w:qFormat/>
    <w:rsid w:val="00200F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customStyle="1" w:styleId="TezMetni">
    <w:name w:val="Tez Metni"/>
    <w:rsid w:val="00B05E4C"/>
    <w:pPr>
      <w:suppressAutoHyphens/>
      <w:spacing w:after="240" w:line="360" w:lineRule="auto"/>
      <w:jc w:val="both"/>
    </w:pPr>
    <w:rPr>
      <w:rFonts w:ascii="Arial" w:eastAsia="Times New Roman" w:hAnsi="Arial" w:cs="Times New Roman"/>
      <w:sz w:val="24"/>
      <w:szCs w:val="20"/>
      <w:lang w:eastAsia="ar-SA"/>
    </w:rPr>
  </w:style>
  <w:style w:type="paragraph" w:customStyle="1" w:styleId="rnektezadi">
    <w:name w:val="Örnektezadi"/>
    <w:basedOn w:val="TezMetni"/>
    <w:rsid w:val="00B05E4C"/>
    <w:pPr>
      <w:spacing w:after="0"/>
      <w:jc w:val="center"/>
    </w:pPr>
    <w:rPr>
      <w:b/>
      <w:sz w:val="32"/>
    </w:rPr>
  </w:style>
  <w:style w:type="paragraph" w:customStyle="1" w:styleId="zelsayfabasligi">
    <w:name w:val="Özelsayfabasligi"/>
    <w:basedOn w:val="Normal"/>
    <w:rsid w:val="00B05E4C"/>
    <w:pPr>
      <w:suppressAutoHyphens/>
      <w:spacing w:after="240" w:line="240" w:lineRule="auto"/>
    </w:pPr>
    <w:rPr>
      <w:rFonts w:ascii="Arial" w:eastAsia="Times New Roman" w:hAnsi="Arial" w:cs="Times New Roman"/>
      <w:b/>
      <w:sz w:val="24"/>
      <w:szCs w:val="20"/>
      <w:lang w:eastAsia="ar-SA"/>
    </w:rPr>
  </w:style>
  <w:style w:type="paragraph" w:customStyle="1" w:styleId="Sekilalani">
    <w:name w:val="Sekilalani"/>
    <w:basedOn w:val="Normal"/>
    <w:rsid w:val="00B05E4C"/>
    <w:pPr>
      <w:widowControl w:val="0"/>
      <w:suppressAutoHyphens/>
      <w:spacing w:after="0" w:line="240" w:lineRule="auto"/>
      <w:ind w:left="219"/>
    </w:pPr>
    <w:rPr>
      <w:rFonts w:ascii="Arial" w:eastAsia="Times New Roman" w:hAnsi="Arial" w:cs="Times New Roman"/>
      <w:sz w:val="24"/>
      <w:szCs w:val="20"/>
      <w:lang w:eastAsia="ar-SA"/>
    </w:rPr>
  </w:style>
  <w:style w:type="paragraph" w:styleId="NormalWeb">
    <w:name w:val="Normal (Web)"/>
    <w:basedOn w:val="Normal"/>
    <w:uiPriority w:val="99"/>
    <w:semiHidden/>
    <w:rsid w:val="00B05E4C"/>
    <w:pPr>
      <w:suppressAutoHyphens/>
      <w:spacing w:before="100" w:after="100" w:line="240" w:lineRule="auto"/>
    </w:pPr>
    <w:rPr>
      <w:rFonts w:ascii="Arial Unicode MS" w:eastAsia="Arial Unicode MS" w:hAnsi="Arial Unicode MS" w:cs="Times New Roman"/>
      <w:sz w:val="24"/>
      <w:szCs w:val="20"/>
      <w:lang w:val="en-US" w:eastAsia="ar-SA"/>
    </w:rPr>
  </w:style>
  <w:style w:type="paragraph" w:styleId="GvdeMetni">
    <w:name w:val="Body Text"/>
    <w:basedOn w:val="Normal"/>
    <w:link w:val="GvdeMetniChar"/>
    <w:semiHidden/>
    <w:rsid w:val="0043611B"/>
    <w:pPr>
      <w:suppressAutoHyphens/>
      <w:spacing w:after="120" w:line="240" w:lineRule="auto"/>
    </w:pPr>
    <w:rPr>
      <w:rFonts w:ascii="Times New Roman" w:eastAsia="Times New Roman" w:hAnsi="Times New Roman" w:cs="Times New Roman"/>
      <w:sz w:val="24"/>
      <w:szCs w:val="24"/>
      <w:lang w:eastAsia="ar-SA"/>
    </w:rPr>
  </w:style>
  <w:style w:type="character" w:customStyle="1" w:styleId="GvdeMetniChar">
    <w:name w:val="Gövde Metni Char"/>
    <w:basedOn w:val="VarsaylanParagrafYazTipi"/>
    <w:link w:val="GvdeMetni"/>
    <w:semiHidden/>
    <w:rsid w:val="0043611B"/>
    <w:rPr>
      <w:rFonts w:ascii="Times New Roman" w:eastAsia="Times New Roman" w:hAnsi="Times New Roman" w:cs="Times New Roman"/>
      <w:sz w:val="24"/>
      <w:szCs w:val="24"/>
      <w:lang w:eastAsia="ar-SA"/>
    </w:rPr>
  </w:style>
  <w:style w:type="paragraph" w:styleId="ListeParagraf">
    <w:name w:val="List Paragraph"/>
    <w:basedOn w:val="Normal"/>
    <w:uiPriority w:val="34"/>
    <w:qFormat/>
    <w:rsid w:val="0043611B"/>
    <w:pPr>
      <w:widowControl w:val="0"/>
      <w:autoSpaceDE w:val="0"/>
      <w:autoSpaceDN w:val="0"/>
      <w:spacing w:before="139" w:after="0" w:line="240" w:lineRule="auto"/>
      <w:ind w:left="342" w:hanging="240"/>
      <w:jc w:val="both"/>
    </w:pPr>
    <w:rPr>
      <w:rFonts w:ascii="Times New Roman" w:eastAsia="Times New Roman" w:hAnsi="Times New Roman" w:cs="Times New Roman"/>
      <w:lang w:bidi="tr-TR"/>
    </w:rPr>
  </w:style>
  <w:style w:type="paragraph" w:customStyle="1" w:styleId="Ekbasligi">
    <w:name w:val="Ek basligi"/>
    <w:rsid w:val="00FE47CB"/>
    <w:pPr>
      <w:suppressAutoHyphens/>
      <w:spacing w:after="0" w:line="240" w:lineRule="auto"/>
    </w:pPr>
    <w:rPr>
      <w:rFonts w:ascii="Arial" w:eastAsia="Times New Roman" w:hAnsi="Arial" w:cs="Times New Roman"/>
      <w:sz w:val="24"/>
      <w:szCs w:val="20"/>
      <w:lang w:val="en-US" w:eastAsia="ar-SA"/>
    </w:rPr>
  </w:style>
  <w:style w:type="character" w:customStyle="1" w:styleId="Balk1Char">
    <w:name w:val="Başlık 1 Char"/>
    <w:basedOn w:val="VarsaylanParagrafYazTipi"/>
    <w:link w:val="Balk1"/>
    <w:uiPriority w:val="9"/>
    <w:rsid w:val="000A4BA6"/>
    <w:rPr>
      <w:rFonts w:ascii="Times New Roman" w:eastAsia="Times New Roman" w:hAnsi="Times New Roman" w:cs="Times New Roman"/>
      <w:b/>
      <w:bCs/>
      <w:kern w:val="36"/>
      <w:sz w:val="48"/>
      <w:szCs w:val="48"/>
      <w:lang w:eastAsia="tr-TR"/>
    </w:rPr>
  </w:style>
  <w:style w:type="numbering" w:customStyle="1" w:styleId="NoList1">
    <w:name w:val="No List1"/>
    <w:next w:val="ListeYok"/>
    <w:uiPriority w:val="99"/>
    <w:semiHidden/>
    <w:unhideWhenUsed/>
    <w:rsid w:val="000A4BA6"/>
  </w:style>
  <w:style w:type="character" w:styleId="SayfaNumaras">
    <w:name w:val="page number"/>
    <w:basedOn w:val="VarsaylanParagrafYazTipi"/>
    <w:semiHidden/>
    <w:rsid w:val="000A4BA6"/>
  </w:style>
  <w:style w:type="paragraph" w:customStyle="1" w:styleId="Kaynakyazimi">
    <w:name w:val="Kaynakyazimi"/>
    <w:basedOn w:val="Normal"/>
    <w:rsid w:val="000A4BA6"/>
    <w:pPr>
      <w:suppressAutoHyphens/>
      <w:spacing w:after="240" w:line="240" w:lineRule="auto"/>
      <w:ind w:left="851" w:hanging="851"/>
      <w:jc w:val="both"/>
    </w:pPr>
    <w:rPr>
      <w:rFonts w:ascii="Arial" w:eastAsia="Times New Roman" w:hAnsi="Arial" w:cs="Times New Roman"/>
      <w:sz w:val="24"/>
      <w:szCs w:val="20"/>
      <w:lang w:eastAsia="ar-SA"/>
    </w:rPr>
  </w:style>
  <w:style w:type="character" w:customStyle="1" w:styleId="st">
    <w:name w:val="st"/>
    <w:basedOn w:val="VarsaylanParagrafYazTipi"/>
    <w:rsid w:val="000A4BA6"/>
  </w:style>
  <w:style w:type="paragraph" w:styleId="stBilgi">
    <w:name w:val="header"/>
    <w:basedOn w:val="Normal"/>
    <w:link w:val="stBilgiChar"/>
    <w:uiPriority w:val="99"/>
    <w:unhideWhenUsed/>
    <w:rsid w:val="000A4BA6"/>
    <w:pPr>
      <w:tabs>
        <w:tab w:val="center" w:pos="4513"/>
        <w:tab w:val="right" w:pos="9026"/>
      </w:tabs>
      <w:suppressAutoHyphens/>
      <w:spacing w:after="0" w:line="240" w:lineRule="auto"/>
    </w:pPr>
    <w:rPr>
      <w:rFonts w:ascii="Times New Roman" w:eastAsia="Times New Roman" w:hAnsi="Times New Roman" w:cs="Times New Roman"/>
      <w:sz w:val="24"/>
      <w:szCs w:val="24"/>
      <w:lang w:eastAsia="ar-SA"/>
    </w:rPr>
  </w:style>
  <w:style w:type="character" w:customStyle="1" w:styleId="stBilgiChar">
    <w:name w:val="Üst Bilgi Char"/>
    <w:basedOn w:val="VarsaylanParagrafYazTipi"/>
    <w:link w:val="stBilgi"/>
    <w:uiPriority w:val="99"/>
    <w:rsid w:val="000A4BA6"/>
    <w:rPr>
      <w:rFonts w:ascii="Times New Roman" w:eastAsia="Times New Roman" w:hAnsi="Times New Roman" w:cs="Times New Roman"/>
      <w:sz w:val="24"/>
      <w:szCs w:val="24"/>
      <w:lang w:eastAsia="ar-SA"/>
    </w:rPr>
  </w:style>
  <w:style w:type="paragraph" w:styleId="AltBilgi">
    <w:name w:val="footer"/>
    <w:basedOn w:val="Normal"/>
    <w:link w:val="AltBilgiChar"/>
    <w:uiPriority w:val="99"/>
    <w:unhideWhenUsed/>
    <w:rsid w:val="000A4BA6"/>
    <w:pPr>
      <w:tabs>
        <w:tab w:val="center" w:pos="4513"/>
        <w:tab w:val="right" w:pos="9026"/>
      </w:tabs>
      <w:suppressAutoHyphens/>
      <w:spacing w:after="0" w:line="240" w:lineRule="auto"/>
    </w:pPr>
    <w:rPr>
      <w:rFonts w:ascii="Times New Roman" w:eastAsia="Times New Roman" w:hAnsi="Times New Roman" w:cs="Times New Roman"/>
      <w:sz w:val="24"/>
      <w:szCs w:val="24"/>
      <w:lang w:eastAsia="ar-SA"/>
    </w:rPr>
  </w:style>
  <w:style w:type="character" w:customStyle="1" w:styleId="AltBilgiChar">
    <w:name w:val="Alt Bilgi Char"/>
    <w:basedOn w:val="VarsaylanParagrafYazTipi"/>
    <w:link w:val="AltBilgi"/>
    <w:uiPriority w:val="99"/>
    <w:rsid w:val="000A4BA6"/>
    <w:rPr>
      <w:rFonts w:ascii="Times New Roman" w:eastAsia="Times New Roman" w:hAnsi="Times New Roman" w:cs="Times New Roman"/>
      <w:sz w:val="24"/>
      <w:szCs w:val="24"/>
      <w:lang w:eastAsia="ar-SA"/>
    </w:rPr>
  </w:style>
  <w:style w:type="paragraph" w:styleId="HTMLncedenBiimlendirilmi">
    <w:name w:val="HTML Preformatted"/>
    <w:basedOn w:val="Normal"/>
    <w:link w:val="HTMLncedenBiimlendirilmiChar"/>
    <w:uiPriority w:val="99"/>
    <w:unhideWhenUsed/>
    <w:rsid w:val="000A4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0A4BA6"/>
    <w:rPr>
      <w:rFonts w:ascii="Courier New" w:eastAsia="Times New Roman" w:hAnsi="Courier New" w:cs="Courier New"/>
      <w:sz w:val="20"/>
      <w:szCs w:val="20"/>
      <w:lang w:eastAsia="tr-TR"/>
    </w:rPr>
  </w:style>
  <w:style w:type="character" w:styleId="Kpr">
    <w:name w:val="Hyperlink"/>
    <w:basedOn w:val="VarsaylanParagrafYazTipi"/>
    <w:uiPriority w:val="99"/>
    <w:unhideWhenUsed/>
    <w:rsid w:val="000A4BA6"/>
    <w:rPr>
      <w:color w:val="0000FF"/>
      <w:u w:val="single"/>
    </w:rPr>
  </w:style>
  <w:style w:type="character" w:customStyle="1" w:styleId="num-ratings">
    <w:name w:val="num-ratings"/>
    <w:basedOn w:val="VarsaylanParagrafYazTipi"/>
    <w:rsid w:val="000A4BA6"/>
  </w:style>
  <w:style w:type="character" w:customStyle="1" w:styleId="count">
    <w:name w:val="count"/>
    <w:basedOn w:val="VarsaylanParagrafYazTipi"/>
    <w:rsid w:val="000A4BA6"/>
  </w:style>
  <w:style w:type="character" w:customStyle="1" w:styleId="addmd">
    <w:name w:val="addmd"/>
    <w:basedOn w:val="VarsaylanParagrafYazTipi"/>
    <w:rsid w:val="000A4BA6"/>
  </w:style>
  <w:style w:type="character" w:styleId="Gl">
    <w:name w:val="Strong"/>
    <w:basedOn w:val="VarsaylanParagrafYazTipi"/>
    <w:uiPriority w:val="22"/>
    <w:qFormat/>
    <w:rsid w:val="000A4BA6"/>
    <w:rPr>
      <w:b/>
      <w:bCs/>
    </w:rPr>
  </w:style>
  <w:style w:type="table" w:styleId="TabloKlavuzu">
    <w:name w:val="Table Grid"/>
    <w:basedOn w:val="NormalTablo"/>
    <w:uiPriority w:val="39"/>
    <w:rsid w:val="000A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0A4BA6"/>
    <w:rPr>
      <w:color w:val="605E5C"/>
      <w:shd w:val="clear" w:color="auto" w:fill="E1DFDD"/>
    </w:rPr>
  </w:style>
  <w:style w:type="paragraph" w:styleId="AralkYok">
    <w:name w:val="No Spacing"/>
    <w:uiPriority w:val="1"/>
    <w:qFormat/>
    <w:rsid w:val="000A4BA6"/>
    <w:pPr>
      <w:suppressAutoHyphens/>
      <w:spacing w:after="0" w:line="240" w:lineRule="auto"/>
    </w:pPr>
    <w:rPr>
      <w:rFonts w:ascii="Times New Roman" w:eastAsia="Times New Roman" w:hAnsi="Times New Roman" w:cs="Times New Roman"/>
      <w:sz w:val="24"/>
      <w:szCs w:val="24"/>
      <w:lang w:eastAsia="ar-SA"/>
    </w:rPr>
  </w:style>
  <w:style w:type="character" w:customStyle="1" w:styleId="Balk3Char">
    <w:name w:val="Başlık 3 Char"/>
    <w:basedOn w:val="VarsaylanParagrafYazTipi"/>
    <w:link w:val="Balk3"/>
    <w:uiPriority w:val="9"/>
    <w:semiHidden/>
    <w:rsid w:val="00200FF4"/>
    <w:rPr>
      <w:rFonts w:asciiTheme="majorHAnsi" w:eastAsiaTheme="majorEastAsia" w:hAnsiTheme="majorHAnsi" w:cstheme="majorBidi"/>
      <w:color w:val="1F3763" w:themeColor="accent1" w:themeShade="7F"/>
      <w:sz w:val="24"/>
      <w:szCs w:val="24"/>
    </w:rPr>
  </w:style>
  <w:style w:type="character" w:styleId="YerTutucuMetni">
    <w:name w:val="Placeholder Text"/>
    <w:basedOn w:val="VarsaylanParagrafYazTipi"/>
    <w:uiPriority w:val="99"/>
    <w:semiHidden/>
    <w:rsid w:val="00022F2E"/>
    <w:rPr>
      <w:color w:val="808080"/>
    </w:rPr>
  </w:style>
  <w:style w:type="character" w:styleId="AklamaBavurusu">
    <w:name w:val="annotation reference"/>
    <w:basedOn w:val="VarsaylanParagrafYazTipi"/>
    <w:uiPriority w:val="99"/>
    <w:semiHidden/>
    <w:unhideWhenUsed/>
    <w:rsid w:val="00A25801"/>
    <w:rPr>
      <w:sz w:val="16"/>
      <w:szCs w:val="16"/>
    </w:rPr>
  </w:style>
  <w:style w:type="paragraph" w:styleId="AklamaMetni">
    <w:name w:val="annotation text"/>
    <w:basedOn w:val="Normal"/>
    <w:link w:val="AklamaMetniChar"/>
    <w:uiPriority w:val="99"/>
    <w:semiHidden/>
    <w:unhideWhenUsed/>
    <w:rsid w:val="00A25801"/>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25801"/>
    <w:rPr>
      <w:sz w:val="20"/>
      <w:szCs w:val="20"/>
    </w:rPr>
  </w:style>
  <w:style w:type="paragraph" w:styleId="AklamaKonusu">
    <w:name w:val="annotation subject"/>
    <w:basedOn w:val="AklamaMetni"/>
    <w:next w:val="AklamaMetni"/>
    <w:link w:val="AklamaKonusuChar"/>
    <w:uiPriority w:val="99"/>
    <w:semiHidden/>
    <w:unhideWhenUsed/>
    <w:rsid w:val="005B6B3E"/>
    <w:rPr>
      <w:b/>
      <w:bCs/>
    </w:rPr>
  </w:style>
  <w:style w:type="character" w:customStyle="1" w:styleId="AklamaKonusuChar">
    <w:name w:val="Açıklama Konusu Char"/>
    <w:basedOn w:val="AklamaMetniChar"/>
    <w:link w:val="AklamaKonusu"/>
    <w:uiPriority w:val="99"/>
    <w:semiHidden/>
    <w:rsid w:val="005B6B3E"/>
    <w:rPr>
      <w:b/>
      <w:bCs/>
      <w:sz w:val="20"/>
      <w:szCs w:val="20"/>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18/08/relationships/commentsExtensible" Target="commentsExtensible.xml"/><Relationship Id="rId21" Type="http://schemas.openxmlformats.org/officeDocument/2006/relationships/image" Target="media/image8.jpg"/><Relationship Id="rId42" Type="http://schemas.openxmlformats.org/officeDocument/2006/relationships/image" Target="media/image20.png"/><Relationship Id="rId47" Type="http://schemas.openxmlformats.org/officeDocument/2006/relationships/image" Target="media/image60.png"/><Relationship Id="rId55" Type="http://schemas.openxmlformats.org/officeDocument/2006/relationships/image" Target="media/image41.png"/><Relationship Id="rId63" Type="http://schemas.openxmlformats.org/officeDocument/2006/relationships/image" Target="media/image13.png"/><Relationship Id="rId68" Type="http://schemas.openxmlformats.org/officeDocument/2006/relationships/image" Target="media/image58.png"/><Relationship Id="rId76" Type="http://schemas.openxmlformats.org/officeDocument/2006/relationships/image" Target="media/image14.jpg"/><Relationship Id="rId84" Type="http://schemas.openxmlformats.org/officeDocument/2006/relationships/image" Target="media/image21.jpg"/><Relationship Id="rId89" Type="http://schemas.openxmlformats.org/officeDocument/2006/relationships/image" Target="media/image31.png"/><Relationship Id="rId97" Type="http://schemas.openxmlformats.org/officeDocument/2006/relationships/hyperlink" Target="https://www.researchgate.net/publication/320677671_Mikrodenetleyicili_Temizlik_Robotu_Tasarimi" TargetMode="External"/><Relationship Id="rId7" Type="http://schemas.openxmlformats.org/officeDocument/2006/relationships/endnotes" Target="endnotes.xml"/><Relationship Id="rId71" Type="http://schemas.openxmlformats.org/officeDocument/2006/relationships/image" Target="media/image82.png"/><Relationship Id="rId92" Type="http://schemas.openxmlformats.org/officeDocument/2006/relationships/image" Target="media/image36.png"/><Relationship Id="rId2" Type="http://schemas.openxmlformats.org/officeDocument/2006/relationships/numbering" Target="numbering.xml"/><Relationship Id="rId16" Type="http://schemas.microsoft.com/office/2011/relationships/commentsExtended" Target="commentsExtended.xml"/><Relationship Id="rId11" Type="http://schemas.openxmlformats.org/officeDocument/2006/relationships/image" Target="media/image2.png"/><Relationship Id="rId37" Type="http://schemas.openxmlformats.org/officeDocument/2006/relationships/image" Target="media/image12.png"/><Relationship Id="rId40" Type="http://schemas.openxmlformats.org/officeDocument/2006/relationships/image" Target="media/image4.png"/><Relationship Id="rId53" Type="http://schemas.openxmlformats.org/officeDocument/2006/relationships/image" Target="media/image57.png"/><Relationship Id="rId74" Type="http://schemas.openxmlformats.org/officeDocument/2006/relationships/image" Target="media/image44.png"/><Relationship Id="rId79" Type="http://schemas.openxmlformats.org/officeDocument/2006/relationships/hyperlink" Target="https://www.robotistan.com/arduino?utm_source=maker&amp;utm_medium=kategori-link" TargetMode="External"/><Relationship Id="rId87" Type="http://schemas.openxmlformats.org/officeDocument/2006/relationships/image" Target="media/image25.jpg"/><Relationship Id="rId102"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0.jpg"/><Relationship Id="rId36" Type="http://schemas.openxmlformats.org/officeDocument/2006/relationships/image" Target="media/image79.png"/><Relationship Id="rId49" Type="http://schemas.openxmlformats.org/officeDocument/2006/relationships/image" Target="media/image30.png"/><Relationship Id="rId57" Type="http://schemas.openxmlformats.org/officeDocument/2006/relationships/image" Target="media/image28.png"/><Relationship Id="rId61" Type="http://schemas.openxmlformats.org/officeDocument/2006/relationships/image" Target="media/image27.png"/><Relationship Id="rId82" Type="http://schemas.openxmlformats.org/officeDocument/2006/relationships/image" Target="media/image19.png"/><Relationship Id="rId90" Type="http://schemas.openxmlformats.org/officeDocument/2006/relationships/image" Target="media/image32.png"/><Relationship Id="rId95" Type="http://schemas.openxmlformats.org/officeDocument/2006/relationships/image" Target="media/image38.jpg"/><Relationship Id="rId10" Type="http://schemas.openxmlformats.org/officeDocument/2006/relationships/image" Target="media/image1.png"/><Relationship Id="rId19" Type="http://schemas.openxmlformats.org/officeDocument/2006/relationships/image" Target="media/image6.jpg"/><Relationship Id="rId73" Type="http://schemas.openxmlformats.org/officeDocument/2006/relationships/image" Target="media/image22.png"/><Relationship Id="rId78" Type="http://schemas.openxmlformats.org/officeDocument/2006/relationships/image" Target="media/image16.jpg"/><Relationship Id="rId81" Type="http://schemas.openxmlformats.org/officeDocument/2006/relationships/image" Target="media/image18.jpg"/><Relationship Id="rId86" Type="http://schemas.openxmlformats.org/officeDocument/2006/relationships/image" Target="media/image24.png"/><Relationship Id="rId94" Type="http://schemas.openxmlformats.org/officeDocument/2006/relationships/image" Target="media/image25.png"/><Relationship Id="rId99" Type="http://schemas.openxmlformats.org/officeDocument/2006/relationships/hyperlink" Target="https://html.alldatasheet.com/html-pdf/99683/STMICROELECTRONICS/L293D/3243/2/L293D.htm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9.jpg"/><Relationship Id="rId35" Type="http://schemas.openxmlformats.org/officeDocument/2006/relationships/image" Target="media/image74.png"/><Relationship Id="rId43" Type="http://schemas.openxmlformats.org/officeDocument/2006/relationships/image" Target="media/image11.png"/><Relationship Id="rId48" Type="http://schemas.openxmlformats.org/officeDocument/2006/relationships/image" Target="media/image84.png"/><Relationship Id="rId69" Type="http://schemas.openxmlformats.org/officeDocument/2006/relationships/image" Target="media/image29.png"/><Relationship Id="rId77" Type="http://schemas.openxmlformats.org/officeDocument/2006/relationships/image" Target="media/image15.png"/><Relationship Id="rId100" Type="http://schemas.openxmlformats.org/officeDocument/2006/relationships/hyperlink" Target="https://html.alldatasheet.com/html-pdf/99683/STMICROELECTRONICS/L293D/3243/2/L293D.html" TargetMode="External"/><Relationship Id="rId8" Type="http://schemas.openxmlformats.org/officeDocument/2006/relationships/footer" Target="footer1.xml"/><Relationship Id="rId51" Type="http://schemas.openxmlformats.org/officeDocument/2006/relationships/image" Target="media/image6.png"/><Relationship Id="rId80" Type="http://schemas.openxmlformats.org/officeDocument/2006/relationships/image" Target="media/image17.png"/><Relationship Id="rId85" Type="http://schemas.openxmlformats.org/officeDocument/2006/relationships/image" Target="media/image23.png"/><Relationship Id="rId93" Type="http://schemas.openxmlformats.org/officeDocument/2006/relationships/image" Target="media/image37.jpg"/><Relationship Id="rId98" Type="http://schemas.openxmlformats.org/officeDocument/2006/relationships/hyperlink" Target="https://learn.sparkfun.com/tutorials/bluetooth-basics/how-bluetooth-works" TargetMode="External"/><Relationship Id="rId3" Type="http://schemas.openxmlformats.org/officeDocument/2006/relationships/styles" Target="styles.xml"/><Relationship Id="rId12" Type="http://schemas.openxmlformats.org/officeDocument/2006/relationships/image" Target="media/image3.jpg"/><Relationship Id="rId17" Type="http://schemas.microsoft.com/office/2016/09/relationships/commentsIds" Target="commentsIds.xml"/><Relationship Id="rId33" Type="http://schemas.openxmlformats.org/officeDocument/2006/relationships/image" Target="media/image9.png"/><Relationship Id="rId59" Type="http://schemas.openxmlformats.org/officeDocument/2006/relationships/image" Target="media/image10.png"/><Relationship Id="rId103"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image" Target="media/image34.png"/><Relationship Id="rId62" Type="http://schemas.openxmlformats.org/officeDocument/2006/relationships/image" Target="media/image12.jpg"/><Relationship Id="rId70" Type="http://schemas.openxmlformats.org/officeDocument/2006/relationships/image" Target="media/image110.png"/><Relationship Id="rId75" Type="http://schemas.openxmlformats.org/officeDocument/2006/relationships/image" Target="media/image33.png"/><Relationship Id="rId83" Type="http://schemas.openxmlformats.org/officeDocument/2006/relationships/image" Target="media/image20.jpg"/><Relationship Id="rId88" Type="http://schemas.openxmlformats.org/officeDocument/2006/relationships/image" Target="media/image26.png"/><Relationship Id="rId91" Type="http://schemas.openxmlformats.org/officeDocument/2006/relationships/image" Target="media/image35.png"/><Relationship Id="rId96" Type="http://schemas.openxmlformats.org/officeDocument/2006/relationships/hyperlink" Target="https://www.researchgate.net/publication/320677671_Mikrodenetleyicili_Temizlik_Robotu_Tasarim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EeIoTDI+uKIPNiCB3D6apHpLMg==">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61</Pages>
  <Words>9512</Words>
  <Characters>54220</Characters>
  <Application>Microsoft Office Word</Application>
  <DocSecurity>0</DocSecurity>
  <Lines>451</Lines>
  <Paragraphs>127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Murat</dc:creator>
  <cp:lastModifiedBy>osman yılmaz</cp:lastModifiedBy>
  <cp:revision>3</cp:revision>
  <dcterms:created xsi:type="dcterms:W3CDTF">2022-04-01T23:51:00Z</dcterms:created>
  <dcterms:modified xsi:type="dcterms:W3CDTF">2022-04-01T23:59:00Z</dcterms:modified>
</cp:coreProperties>
</file>