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41826" w14:textId="21D810F6" w:rsidR="00B14017" w:rsidRDefault="003C52A4" w:rsidP="002666B1">
      <w:pPr>
        <w:rPr>
          <w:ins w:id="0" w:author="Gamze Sezgin" w:date="2021-09-16T22:10:00Z"/>
          <w:sz w:val="28"/>
          <w:szCs w:val="28"/>
          <w:lang w:val="en-US"/>
        </w:rPr>
      </w:pPr>
      <w:commentRangeStart w:id="1"/>
      <w:commentRangeEnd w:id="1"/>
      <w:r>
        <w:rPr>
          <w:rStyle w:val="CommentReference"/>
        </w:rPr>
        <w:commentReference w:id="1"/>
      </w:r>
    </w:p>
    <w:p w14:paraId="7DE8263C" w14:textId="0CD8F6D0" w:rsidR="00BE650C" w:rsidRPr="006F214F" w:rsidRDefault="00B14017" w:rsidP="002666B1">
      <w:pPr>
        <w:rPr>
          <w:sz w:val="28"/>
          <w:szCs w:val="28"/>
          <w:lang w:val="en-US"/>
        </w:rPr>
      </w:pPr>
      <w:ins w:id="2" w:author="Gamze Sezgin" w:date="2021-09-16T22:10:00Z">
        <w:r>
          <w:rPr>
            <w:sz w:val="28"/>
            <w:szCs w:val="28"/>
            <w:lang w:val="en-US"/>
          </w:rPr>
          <w:br w:type="page"/>
        </w:r>
      </w:ins>
    </w:p>
    <w:p w14:paraId="266DDF48" w14:textId="3E8F0CAA" w:rsidR="00192C0E" w:rsidRPr="003C52A4" w:rsidRDefault="00BE650C" w:rsidP="002666B1">
      <w:pPr>
        <w:autoSpaceDE w:val="0"/>
        <w:autoSpaceDN w:val="0"/>
        <w:adjustRightInd w:val="0"/>
        <w:rPr>
          <w:bCs/>
          <w:sz w:val="24"/>
          <w:szCs w:val="24"/>
          <w:lang w:val="en-US"/>
        </w:rPr>
      </w:pPr>
      <w:r>
        <w:rPr>
          <w:b/>
          <w:sz w:val="24"/>
          <w:szCs w:val="24"/>
          <w:lang w:val="en-US"/>
        </w:rPr>
        <w:lastRenderedPageBreak/>
        <w:t xml:space="preserve">TABLE OF </w:t>
      </w:r>
      <w:r w:rsidRPr="007C2C95">
        <w:rPr>
          <w:b/>
          <w:sz w:val="24"/>
          <w:szCs w:val="24"/>
          <w:lang w:val="en-US"/>
        </w:rPr>
        <w:t>CONTENTS:</w:t>
      </w:r>
      <w:r w:rsidR="003C52A4" w:rsidRPr="003C52A4">
        <w:rPr>
          <w:bCs/>
          <w:sz w:val="24"/>
          <w:szCs w:val="24"/>
          <w:lang w:val="en-US"/>
        </w:rPr>
        <w:t xml:space="preserve"> </w:t>
      </w:r>
    </w:p>
    <w:p w14:paraId="0741A212" w14:textId="77777777" w:rsidR="00BE650C" w:rsidRPr="00C97CBC" w:rsidRDefault="00BE650C" w:rsidP="002666B1">
      <w:pPr>
        <w:pStyle w:val="ListParagraph"/>
        <w:numPr>
          <w:ilvl w:val="0"/>
          <w:numId w:val="7"/>
        </w:numPr>
        <w:autoSpaceDE w:val="0"/>
        <w:autoSpaceDN w:val="0"/>
        <w:adjustRightInd w:val="0"/>
        <w:rPr>
          <w:noProof/>
          <w:sz w:val="24"/>
          <w:szCs w:val="24"/>
          <w:lang w:val="en-US"/>
        </w:rPr>
      </w:pPr>
      <w:bookmarkStart w:id="3" w:name="_Ref77005913"/>
      <w:r w:rsidRPr="00C97CBC">
        <w:rPr>
          <w:noProof/>
          <w:sz w:val="24"/>
          <w:szCs w:val="24"/>
          <w:lang w:val="en-US"/>
        </w:rPr>
        <w:t>INTRODUCTION……………………………………………………………………….....</w:t>
      </w:r>
      <w:r>
        <w:rPr>
          <w:noProof/>
          <w:sz w:val="24"/>
          <w:szCs w:val="24"/>
          <w:lang w:val="en-US"/>
        </w:rPr>
        <w:t>............</w:t>
      </w:r>
      <w:r w:rsidRPr="00C97CBC">
        <w:rPr>
          <w:noProof/>
          <w:sz w:val="24"/>
          <w:szCs w:val="24"/>
          <w:lang w:val="en-US"/>
        </w:rPr>
        <w:t>2</w:t>
      </w:r>
      <w:bookmarkEnd w:id="3"/>
    </w:p>
    <w:p w14:paraId="7BF353B8" w14:textId="77777777" w:rsidR="00BE650C" w:rsidRPr="002A14C0" w:rsidRDefault="00BE650C" w:rsidP="002666B1">
      <w:pPr>
        <w:pStyle w:val="ListParagraph"/>
        <w:numPr>
          <w:ilvl w:val="0"/>
          <w:numId w:val="7"/>
        </w:numPr>
        <w:autoSpaceDE w:val="0"/>
        <w:autoSpaceDN w:val="0"/>
        <w:adjustRightInd w:val="0"/>
        <w:rPr>
          <w:noProof/>
          <w:sz w:val="24"/>
          <w:szCs w:val="24"/>
          <w:lang w:val="en-US"/>
        </w:rPr>
      </w:pPr>
      <w:bookmarkStart w:id="4" w:name="_Ref77005928"/>
      <w:r>
        <w:rPr>
          <w:noProof/>
          <w:sz w:val="24"/>
          <w:szCs w:val="24"/>
          <w:lang w:val="en-US"/>
        </w:rPr>
        <w:t>AIM AND APPROACH……………………………………………………………………………….2-3</w:t>
      </w:r>
      <w:bookmarkEnd w:id="4"/>
    </w:p>
    <w:p w14:paraId="40DFB49D" w14:textId="77777777" w:rsidR="00BE650C" w:rsidRPr="002A14C0" w:rsidRDefault="00BE650C" w:rsidP="002666B1">
      <w:pPr>
        <w:pStyle w:val="ListParagraph"/>
        <w:numPr>
          <w:ilvl w:val="0"/>
          <w:numId w:val="7"/>
        </w:numPr>
        <w:autoSpaceDE w:val="0"/>
        <w:autoSpaceDN w:val="0"/>
        <w:adjustRightInd w:val="0"/>
        <w:rPr>
          <w:noProof/>
          <w:sz w:val="24"/>
          <w:szCs w:val="24"/>
          <w:lang w:val="en-US"/>
        </w:rPr>
      </w:pPr>
      <w:r w:rsidRPr="002A14C0">
        <w:rPr>
          <w:noProof/>
          <w:sz w:val="24"/>
          <w:szCs w:val="24"/>
          <w:lang w:val="en-US"/>
        </w:rPr>
        <w:t>DATA PREPARATION……………………………….……......</w:t>
      </w:r>
      <w:r>
        <w:rPr>
          <w:noProof/>
          <w:sz w:val="24"/>
          <w:szCs w:val="24"/>
          <w:lang w:val="en-US"/>
        </w:rPr>
        <w:t>.......................................4-</w:t>
      </w:r>
    </w:p>
    <w:p w14:paraId="6120C985" w14:textId="77777777" w:rsidR="00BE650C" w:rsidRPr="002A14C0" w:rsidRDefault="00BE650C" w:rsidP="002666B1">
      <w:pPr>
        <w:pStyle w:val="ListParagraph"/>
        <w:rPr>
          <w:noProof/>
          <w:sz w:val="24"/>
          <w:szCs w:val="24"/>
          <w:lang w:val="en-US"/>
        </w:rPr>
      </w:pPr>
      <w:r>
        <w:rPr>
          <w:noProof/>
          <w:sz w:val="24"/>
          <w:szCs w:val="24"/>
          <w:lang w:val="en-US"/>
        </w:rPr>
        <w:t>3</w:t>
      </w:r>
      <w:r w:rsidRPr="002A14C0">
        <w:rPr>
          <w:noProof/>
          <w:sz w:val="24"/>
          <w:szCs w:val="24"/>
          <w:lang w:val="en-US"/>
        </w:rPr>
        <w:t xml:space="preserve">.1. </w:t>
      </w:r>
      <w:r>
        <w:rPr>
          <w:noProof/>
          <w:sz w:val="24"/>
          <w:szCs w:val="24"/>
          <w:lang w:val="en-US"/>
        </w:rPr>
        <w:t>Resize Operation</w:t>
      </w:r>
      <w:r w:rsidRPr="002A14C0">
        <w:rPr>
          <w:noProof/>
          <w:sz w:val="24"/>
          <w:szCs w:val="24"/>
          <w:lang w:val="en-US"/>
        </w:rPr>
        <w:t>……………………………………………………………</w:t>
      </w:r>
    </w:p>
    <w:p w14:paraId="41DFCF07" w14:textId="77777777" w:rsidR="00BE650C" w:rsidRPr="002A14C0" w:rsidRDefault="00BE650C" w:rsidP="002666B1">
      <w:pPr>
        <w:pStyle w:val="ListParagraph"/>
        <w:autoSpaceDE w:val="0"/>
        <w:autoSpaceDN w:val="0"/>
        <w:adjustRightInd w:val="0"/>
        <w:rPr>
          <w:noProof/>
          <w:sz w:val="24"/>
          <w:szCs w:val="24"/>
          <w:lang w:val="en-US"/>
        </w:rPr>
      </w:pPr>
      <w:r>
        <w:rPr>
          <w:noProof/>
          <w:sz w:val="24"/>
          <w:szCs w:val="24"/>
          <w:lang w:val="en-US"/>
        </w:rPr>
        <w:t>3</w:t>
      </w:r>
      <w:r w:rsidRPr="002A14C0">
        <w:rPr>
          <w:noProof/>
          <w:sz w:val="24"/>
          <w:szCs w:val="24"/>
          <w:lang w:val="en-US"/>
        </w:rPr>
        <w:t>.2. Research question……………………………………………………………....……….......</w:t>
      </w:r>
    </w:p>
    <w:p w14:paraId="66BB808B" w14:textId="793B5A17" w:rsidR="00BE650C" w:rsidRPr="00232F3A" w:rsidRDefault="00BE650C" w:rsidP="002666B1">
      <w:pPr>
        <w:pStyle w:val="ListParagraph"/>
        <w:autoSpaceDE w:val="0"/>
        <w:autoSpaceDN w:val="0"/>
        <w:adjustRightInd w:val="0"/>
        <w:rPr>
          <w:noProof/>
          <w:sz w:val="24"/>
          <w:szCs w:val="24"/>
          <w:lang w:val="en-US"/>
        </w:rPr>
      </w:pPr>
      <w:r>
        <w:rPr>
          <w:noProof/>
          <w:sz w:val="24"/>
          <w:szCs w:val="24"/>
          <w:lang w:val="en-US"/>
        </w:rPr>
        <w:t>3</w:t>
      </w:r>
      <w:r w:rsidRPr="002A14C0">
        <w:rPr>
          <w:noProof/>
          <w:sz w:val="24"/>
          <w:szCs w:val="24"/>
          <w:lang w:val="en-US"/>
        </w:rPr>
        <w:t xml:space="preserve">.3. </w:t>
      </w:r>
      <w:r>
        <w:rPr>
          <w:noProof/>
          <w:sz w:val="24"/>
          <w:szCs w:val="24"/>
          <w:lang w:val="en-US"/>
        </w:rPr>
        <w:t>Extracting Pixel Values</w:t>
      </w:r>
      <w:r w:rsidRPr="002A14C0">
        <w:rPr>
          <w:noProof/>
          <w:sz w:val="24"/>
          <w:szCs w:val="24"/>
          <w:lang w:val="en-US"/>
        </w:rPr>
        <w:t>……………………….</w:t>
      </w:r>
    </w:p>
    <w:p w14:paraId="423F5273" w14:textId="1435BF52" w:rsidR="00BE650C" w:rsidRDefault="00BE650C" w:rsidP="002666B1">
      <w:pPr>
        <w:pStyle w:val="ListParagraph"/>
        <w:numPr>
          <w:ilvl w:val="0"/>
          <w:numId w:val="7"/>
        </w:numPr>
        <w:autoSpaceDE w:val="0"/>
        <w:autoSpaceDN w:val="0"/>
        <w:adjustRightInd w:val="0"/>
        <w:rPr>
          <w:noProof/>
          <w:sz w:val="24"/>
          <w:szCs w:val="24"/>
          <w:lang w:val="en-US"/>
        </w:rPr>
      </w:pPr>
      <w:bookmarkStart w:id="5" w:name="_Ref77006034"/>
      <w:r>
        <w:rPr>
          <w:noProof/>
          <w:sz w:val="24"/>
          <w:szCs w:val="24"/>
          <w:lang w:val="en-US"/>
        </w:rPr>
        <w:t>DATA AND CALCULATIONS……………………………………………………</w:t>
      </w:r>
      <w:bookmarkEnd w:id="5"/>
    </w:p>
    <w:p w14:paraId="29DEF049" w14:textId="0EFBEBE4" w:rsidR="00232F3A" w:rsidRPr="002A14C0" w:rsidRDefault="00793342" w:rsidP="002666B1">
      <w:pPr>
        <w:pStyle w:val="ListParagraph"/>
        <w:rPr>
          <w:noProof/>
          <w:sz w:val="24"/>
          <w:szCs w:val="24"/>
          <w:lang w:val="en-US"/>
        </w:rPr>
      </w:pPr>
      <w:r>
        <w:rPr>
          <w:noProof/>
          <w:sz w:val="24"/>
          <w:szCs w:val="24"/>
          <w:lang w:val="en-US"/>
        </w:rPr>
        <w:t>4</w:t>
      </w:r>
      <w:r w:rsidR="00232F3A" w:rsidRPr="002A14C0">
        <w:rPr>
          <w:noProof/>
          <w:sz w:val="24"/>
          <w:szCs w:val="24"/>
          <w:lang w:val="en-US"/>
        </w:rPr>
        <w:t xml:space="preserve">.1. </w:t>
      </w:r>
      <w:r>
        <w:rPr>
          <w:noProof/>
          <w:sz w:val="24"/>
          <w:szCs w:val="24"/>
          <w:lang w:val="en-US"/>
        </w:rPr>
        <w:t>Calculations</w:t>
      </w:r>
      <w:r w:rsidR="00D1415A">
        <w:rPr>
          <w:noProof/>
          <w:sz w:val="24"/>
          <w:szCs w:val="24"/>
          <w:lang w:val="en-US"/>
        </w:rPr>
        <w:t xml:space="preserve"> Of Kernels Respect To The  2D Gaussasian Equation</w:t>
      </w:r>
    </w:p>
    <w:p w14:paraId="68B4EE25" w14:textId="6360F909" w:rsidR="00232F3A" w:rsidRPr="002A14C0" w:rsidRDefault="00D1415A" w:rsidP="002666B1">
      <w:pPr>
        <w:pStyle w:val="ListParagraph"/>
        <w:autoSpaceDE w:val="0"/>
        <w:autoSpaceDN w:val="0"/>
        <w:adjustRightInd w:val="0"/>
        <w:rPr>
          <w:noProof/>
          <w:sz w:val="24"/>
          <w:szCs w:val="24"/>
          <w:lang w:val="en-US"/>
        </w:rPr>
      </w:pPr>
      <w:r>
        <w:rPr>
          <w:noProof/>
          <w:sz w:val="24"/>
          <w:szCs w:val="24"/>
          <w:lang w:val="en-US"/>
        </w:rPr>
        <w:t>4</w:t>
      </w:r>
      <w:r w:rsidR="00232F3A" w:rsidRPr="002A14C0">
        <w:rPr>
          <w:noProof/>
          <w:sz w:val="24"/>
          <w:szCs w:val="24"/>
          <w:lang w:val="en-US"/>
        </w:rPr>
        <w:t xml:space="preserve">.2. </w:t>
      </w:r>
      <w:r>
        <w:rPr>
          <w:noProof/>
          <w:sz w:val="24"/>
          <w:szCs w:val="24"/>
          <w:lang w:val="en-US"/>
        </w:rPr>
        <w:t>Apply Convulution</w:t>
      </w:r>
      <w:r w:rsidR="00232F3A" w:rsidRPr="002A14C0">
        <w:rPr>
          <w:noProof/>
          <w:sz w:val="24"/>
          <w:szCs w:val="24"/>
          <w:lang w:val="en-US"/>
        </w:rPr>
        <w:t>……………………………………………………………....……….......</w:t>
      </w:r>
    </w:p>
    <w:p w14:paraId="0020E22E" w14:textId="33BCBAFA" w:rsidR="00232F3A" w:rsidRDefault="00D1415A" w:rsidP="002666B1">
      <w:pPr>
        <w:pStyle w:val="ListParagraph"/>
        <w:autoSpaceDE w:val="0"/>
        <w:autoSpaceDN w:val="0"/>
        <w:adjustRightInd w:val="0"/>
        <w:ind w:firstLine="720"/>
        <w:rPr>
          <w:noProof/>
          <w:sz w:val="24"/>
          <w:szCs w:val="24"/>
          <w:lang w:val="en-US"/>
        </w:rPr>
      </w:pPr>
      <w:r>
        <w:rPr>
          <w:noProof/>
          <w:sz w:val="24"/>
          <w:szCs w:val="24"/>
          <w:lang w:val="en-US"/>
        </w:rPr>
        <w:t>4</w:t>
      </w:r>
      <w:r w:rsidR="00232F3A" w:rsidRPr="002A14C0">
        <w:rPr>
          <w:noProof/>
          <w:sz w:val="24"/>
          <w:szCs w:val="24"/>
          <w:lang w:val="en-US"/>
        </w:rPr>
        <w:t>.</w:t>
      </w:r>
      <w:r>
        <w:rPr>
          <w:noProof/>
          <w:sz w:val="24"/>
          <w:szCs w:val="24"/>
          <w:lang w:val="en-US"/>
        </w:rPr>
        <w:t>2</w:t>
      </w:r>
      <w:r w:rsidR="00232F3A" w:rsidRPr="002A14C0">
        <w:rPr>
          <w:noProof/>
          <w:sz w:val="24"/>
          <w:szCs w:val="24"/>
          <w:lang w:val="en-US"/>
        </w:rPr>
        <w:t>.</w:t>
      </w:r>
      <w:r>
        <w:rPr>
          <w:noProof/>
          <w:sz w:val="24"/>
          <w:szCs w:val="24"/>
          <w:lang w:val="en-US"/>
        </w:rPr>
        <w:t>1</w:t>
      </w:r>
      <w:r w:rsidR="00232F3A" w:rsidRPr="002A14C0">
        <w:rPr>
          <w:noProof/>
          <w:sz w:val="24"/>
          <w:szCs w:val="24"/>
          <w:lang w:val="en-US"/>
        </w:rPr>
        <w:t xml:space="preserve"> </w:t>
      </w:r>
      <w:r>
        <w:rPr>
          <w:noProof/>
          <w:sz w:val="24"/>
          <w:szCs w:val="24"/>
          <w:lang w:val="en-US"/>
        </w:rPr>
        <w:t>Calculating 1’st Pixel Of Our Picture…………………………….</w:t>
      </w:r>
    </w:p>
    <w:p w14:paraId="1949B3FB" w14:textId="05383915" w:rsidR="00D1415A" w:rsidRPr="00D1415A" w:rsidRDefault="00D1415A" w:rsidP="002666B1">
      <w:pPr>
        <w:pStyle w:val="ListParagraph"/>
        <w:autoSpaceDE w:val="0"/>
        <w:autoSpaceDN w:val="0"/>
        <w:adjustRightInd w:val="0"/>
        <w:ind w:firstLine="720"/>
        <w:rPr>
          <w:noProof/>
          <w:sz w:val="24"/>
          <w:szCs w:val="24"/>
          <w:lang w:val="en-US"/>
        </w:rPr>
      </w:pPr>
      <w:r>
        <w:rPr>
          <w:noProof/>
          <w:sz w:val="24"/>
          <w:szCs w:val="24"/>
          <w:lang w:val="en-US"/>
        </w:rPr>
        <w:t>4</w:t>
      </w:r>
      <w:r w:rsidRPr="002A14C0">
        <w:rPr>
          <w:noProof/>
          <w:sz w:val="24"/>
          <w:szCs w:val="24"/>
          <w:lang w:val="en-US"/>
        </w:rPr>
        <w:t>.</w:t>
      </w:r>
      <w:r>
        <w:rPr>
          <w:noProof/>
          <w:sz w:val="24"/>
          <w:szCs w:val="24"/>
          <w:lang w:val="en-US"/>
        </w:rPr>
        <w:t>2</w:t>
      </w:r>
      <w:r w:rsidRPr="002A14C0">
        <w:rPr>
          <w:noProof/>
          <w:sz w:val="24"/>
          <w:szCs w:val="24"/>
          <w:lang w:val="en-US"/>
        </w:rPr>
        <w:t>.</w:t>
      </w:r>
      <w:r>
        <w:rPr>
          <w:noProof/>
          <w:sz w:val="24"/>
          <w:szCs w:val="24"/>
          <w:lang w:val="en-US"/>
        </w:rPr>
        <w:t>2</w:t>
      </w:r>
      <w:r w:rsidRPr="002A14C0">
        <w:rPr>
          <w:noProof/>
          <w:sz w:val="24"/>
          <w:szCs w:val="24"/>
          <w:lang w:val="en-US"/>
        </w:rPr>
        <w:t xml:space="preserve"> </w:t>
      </w:r>
      <w:r>
        <w:rPr>
          <w:noProof/>
          <w:sz w:val="24"/>
          <w:szCs w:val="24"/>
          <w:lang w:val="en-US"/>
        </w:rPr>
        <w:t>Calculating 1’st Pixel Of Our Picture…………………………….</w:t>
      </w:r>
    </w:p>
    <w:p w14:paraId="1C965D3B" w14:textId="50462AA9" w:rsidR="00D1415A" w:rsidRDefault="00D1415A" w:rsidP="002666B1">
      <w:pPr>
        <w:pStyle w:val="ListParagraph"/>
        <w:autoSpaceDE w:val="0"/>
        <w:autoSpaceDN w:val="0"/>
        <w:adjustRightInd w:val="0"/>
        <w:ind w:firstLine="720"/>
        <w:rPr>
          <w:noProof/>
          <w:sz w:val="24"/>
          <w:szCs w:val="24"/>
          <w:lang w:val="en-US"/>
        </w:rPr>
      </w:pPr>
      <w:r>
        <w:rPr>
          <w:noProof/>
          <w:sz w:val="24"/>
          <w:szCs w:val="24"/>
          <w:lang w:val="en-US"/>
        </w:rPr>
        <w:t>4</w:t>
      </w:r>
      <w:r w:rsidRPr="002A14C0">
        <w:rPr>
          <w:noProof/>
          <w:sz w:val="24"/>
          <w:szCs w:val="24"/>
          <w:lang w:val="en-US"/>
        </w:rPr>
        <w:t>.</w:t>
      </w:r>
      <w:r>
        <w:rPr>
          <w:noProof/>
          <w:sz w:val="24"/>
          <w:szCs w:val="24"/>
          <w:lang w:val="en-US"/>
        </w:rPr>
        <w:t>2</w:t>
      </w:r>
      <w:r w:rsidRPr="002A14C0">
        <w:rPr>
          <w:noProof/>
          <w:sz w:val="24"/>
          <w:szCs w:val="24"/>
          <w:lang w:val="en-US"/>
        </w:rPr>
        <w:t>.</w:t>
      </w:r>
      <w:r>
        <w:rPr>
          <w:noProof/>
          <w:sz w:val="24"/>
          <w:szCs w:val="24"/>
          <w:lang w:val="en-US"/>
        </w:rPr>
        <w:t>3</w:t>
      </w:r>
      <w:r w:rsidRPr="002A14C0">
        <w:rPr>
          <w:noProof/>
          <w:sz w:val="24"/>
          <w:szCs w:val="24"/>
          <w:lang w:val="en-US"/>
        </w:rPr>
        <w:t xml:space="preserve"> </w:t>
      </w:r>
      <w:r>
        <w:rPr>
          <w:noProof/>
          <w:sz w:val="24"/>
          <w:szCs w:val="24"/>
          <w:lang w:val="en-US"/>
        </w:rPr>
        <w:t>Calculating The Other Pixels Of Our Picture…………………………</w:t>
      </w:r>
    </w:p>
    <w:p w14:paraId="6CF9698E" w14:textId="45316547" w:rsidR="00232F3A" w:rsidRPr="00D1415A" w:rsidRDefault="00D1415A" w:rsidP="002666B1">
      <w:pPr>
        <w:pStyle w:val="ListParagraph"/>
        <w:autoSpaceDE w:val="0"/>
        <w:autoSpaceDN w:val="0"/>
        <w:adjustRightInd w:val="0"/>
        <w:ind w:firstLine="720"/>
        <w:rPr>
          <w:noProof/>
          <w:sz w:val="24"/>
          <w:szCs w:val="24"/>
          <w:lang w:val="en-US"/>
        </w:rPr>
      </w:pPr>
      <w:r>
        <w:rPr>
          <w:noProof/>
          <w:sz w:val="24"/>
          <w:szCs w:val="24"/>
          <w:lang w:val="en-US"/>
        </w:rPr>
        <w:t>4</w:t>
      </w:r>
      <w:r w:rsidRPr="002A14C0">
        <w:rPr>
          <w:noProof/>
          <w:sz w:val="24"/>
          <w:szCs w:val="24"/>
          <w:lang w:val="en-US"/>
        </w:rPr>
        <w:t>.</w:t>
      </w:r>
      <w:r>
        <w:rPr>
          <w:noProof/>
          <w:sz w:val="24"/>
          <w:szCs w:val="24"/>
          <w:lang w:val="en-US"/>
        </w:rPr>
        <w:t>2</w:t>
      </w:r>
      <w:r w:rsidRPr="002A14C0">
        <w:rPr>
          <w:noProof/>
          <w:sz w:val="24"/>
          <w:szCs w:val="24"/>
          <w:lang w:val="en-US"/>
        </w:rPr>
        <w:t>.</w:t>
      </w:r>
      <w:r>
        <w:rPr>
          <w:noProof/>
          <w:sz w:val="24"/>
          <w:szCs w:val="24"/>
          <w:lang w:val="en-US"/>
        </w:rPr>
        <w:t>4</w:t>
      </w:r>
      <w:r w:rsidRPr="002A14C0">
        <w:rPr>
          <w:noProof/>
          <w:sz w:val="24"/>
          <w:szCs w:val="24"/>
          <w:lang w:val="en-US"/>
        </w:rPr>
        <w:t xml:space="preserve"> </w:t>
      </w:r>
      <w:r>
        <w:rPr>
          <w:noProof/>
          <w:sz w:val="24"/>
          <w:szCs w:val="24"/>
          <w:lang w:val="en-US"/>
        </w:rPr>
        <w:t>Creating A New Picture…………………………….</w:t>
      </w:r>
    </w:p>
    <w:p w14:paraId="124AEC95" w14:textId="40A80BAE" w:rsidR="00BE650C" w:rsidRDefault="00BE650C" w:rsidP="002666B1">
      <w:pPr>
        <w:pStyle w:val="ListParagraph"/>
        <w:numPr>
          <w:ilvl w:val="0"/>
          <w:numId w:val="7"/>
        </w:numPr>
        <w:autoSpaceDE w:val="0"/>
        <w:autoSpaceDN w:val="0"/>
        <w:adjustRightInd w:val="0"/>
        <w:rPr>
          <w:noProof/>
          <w:sz w:val="24"/>
          <w:szCs w:val="24"/>
          <w:lang w:val="en-US"/>
        </w:rPr>
      </w:pPr>
      <w:bookmarkStart w:id="6" w:name="_Ref77006085"/>
      <w:r w:rsidRPr="00EB42A4">
        <w:rPr>
          <w:noProof/>
          <w:sz w:val="24"/>
          <w:szCs w:val="24"/>
          <w:lang w:val="en-US"/>
        </w:rPr>
        <w:t>CONCLUSION ……………………………………………..….</w:t>
      </w:r>
      <w:bookmarkEnd w:id="6"/>
    </w:p>
    <w:p w14:paraId="1C6734EF" w14:textId="77777777" w:rsidR="00BB50A2" w:rsidRDefault="00BE650C" w:rsidP="002666B1">
      <w:pPr>
        <w:pStyle w:val="ListParagraph"/>
        <w:numPr>
          <w:ilvl w:val="0"/>
          <w:numId w:val="7"/>
        </w:numPr>
        <w:autoSpaceDE w:val="0"/>
        <w:autoSpaceDN w:val="0"/>
        <w:adjustRightInd w:val="0"/>
        <w:rPr>
          <w:noProof/>
          <w:sz w:val="24"/>
          <w:szCs w:val="24"/>
          <w:lang w:val="en-US"/>
        </w:rPr>
      </w:pPr>
      <w:bookmarkStart w:id="7" w:name="_Ref77006121"/>
      <w:r w:rsidRPr="00EB42A4">
        <w:rPr>
          <w:noProof/>
          <w:sz w:val="24"/>
          <w:szCs w:val="24"/>
          <w:lang w:val="en-US"/>
        </w:rPr>
        <w:t>LIMITATIONS AND IMPROVEMENT……………………………………………………………………</w:t>
      </w:r>
      <w:bookmarkEnd w:id="7"/>
    </w:p>
    <w:p w14:paraId="78C15DC0" w14:textId="49EB4EE8" w:rsidR="00BB50A2" w:rsidRDefault="00BB50A2" w:rsidP="002666B1">
      <w:pPr>
        <w:pStyle w:val="ListParagraph"/>
        <w:autoSpaceDE w:val="0"/>
        <w:autoSpaceDN w:val="0"/>
        <w:adjustRightInd w:val="0"/>
        <w:spacing w:before="240"/>
        <w:ind w:firstLine="720"/>
        <w:rPr>
          <w:noProof/>
          <w:sz w:val="24"/>
          <w:szCs w:val="24"/>
          <w:lang w:val="en-US"/>
        </w:rPr>
      </w:pPr>
      <w:r>
        <w:rPr>
          <w:noProof/>
          <w:sz w:val="24"/>
          <w:szCs w:val="24"/>
          <w:lang w:val="en-US"/>
        </w:rPr>
        <w:t>6</w:t>
      </w:r>
      <w:r w:rsidR="00BC4037">
        <w:rPr>
          <w:noProof/>
          <w:sz w:val="24"/>
          <w:szCs w:val="24"/>
          <w:lang w:val="en-US"/>
        </w:rPr>
        <w:t>.1</w:t>
      </w:r>
      <w:r w:rsidR="00BE650C" w:rsidRPr="00BB50A2">
        <w:rPr>
          <w:noProof/>
          <w:sz w:val="24"/>
          <w:szCs w:val="24"/>
          <w:lang w:val="en-US"/>
        </w:rPr>
        <w:t xml:space="preserve"> </w:t>
      </w:r>
      <w:r>
        <w:rPr>
          <w:noProof/>
          <w:sz w:val="24"/>
          <w:szCs w:val="24"/>
          <w:lang w:val="en-US"/>
        </w:rPr>
        <w:t>I</w:t>
      </w:r>
      <w:r w:rsidRPr="00BB50A2">
        <w:rPr>
          <w:noProof/>
          <w:sz w:val="24"/>
          <w:szCs w:val="24"/>
          <w:lang w:val="en-US"/>
        </w:rPr>
        <w:t>mportance of sigma(</w:t>
      </w:r>
      <m:oMath>
        <m:r>
          <m:rPr>
            <m:sty m:val="bi"/>
          </m:rPr>
          <w:rPr>
            <w:rFonts w:ascii="Cambria Math" w:hAnsi="Cambria Math"/>
            <w:noProof/>
            <w:sz w:val="24"/>
            <w:szCs w:val="24"/>
            <w:lang w:val="en-US"/>
          </w:rPr>
          <m:t>σ</m:t>
        </m:r>
      </m:oMath>
      <w:r w:rsidRPr="00BB50A2">
        <w:rPr>
          <w:noProof/>
          <w:sz w:val="24"/>
          <w:szCs w:val="24"/>
          <w:lang w:val="en-US"/>
        </w:rPr>
        <w:t>) value</w:t>
      </w:r>
    </w:p>
    <w:p w14:paraId="59092CF6" w14:textId="39CCAF0E" w:rsidR="00BC4037" w:rsidRDefault="00BB50A2" w:rsidP="002666B1">
      <w:pPr>
        <w:pStyle w:val="ListParagraph"/>
        <w:autoSpaceDE w:val="0"/>
        <w:autoSpaceDN w:val="0"/>
        <w:adjustRightInd w:val="0"/>
        <w:spacing w:before="240"/>
        <w:ind w:firstLine="720"/>
        <w:rPr>
          <w:noProof/>
          <w:sz w:val="24"/>
          <w:szCs w:val="24"/>
          <w:lang w:val="en-US"/>
        </w:rPr>
      </w:pPr>
      <w:r>
        <w:rPr>
          <w:noProof/>
          <w:sz w:val="24"/>
          <w:szCs w:val="24"/>
          <w:lang w:val="en-US"/>
        </w:rPr>
        <w:t>6</w:t>
      </w:r>
      <w:r w:rsidR="00BC4037">
        <w:rPr>
          <w:noProof/>
          <w:sz w:val="24"/>
          <w:szCs w:val="24"/>
          <w:lang w:val="en-US"/>
        </w:rPr>
        <w:t xml:space="preserve">.2 </w:t>
      </w:r>
      <w:r w:rsidRPr="00BC4037">
        <w:rPr>
          <w:noProof/>
          <w:szCs w:val="24"/>
          <w:lang w:val="en-US"/>
        </w:rPr>
        <w:t>Bokeh Effect</w:t>
      </w:r>
      <w:r w:rsidR="00BE650C" w:rsidRPr="00BB50A2">
        <w:rPr>
          <w:noProof/>
          <w:sz w:val="24"/>
          <w:szCs w:val="24"/>
          <w:lang w:val="en-US"/>
        </w:rPr>
        <w:t>…………………………..</w:t>
      </w:r>
    </w:p>
    <w:p w14:paraId="45A442CE" w14:textId="7362225B" w:rsidR="00BC4037" w:rsidRDefault="00BC4037" w:rsidP="002666B1">
      <w:pPr>
        <w:pStyle w:val="ListParagraph"/>
        <w:autoSpaceDE w:val="0"/>
        <w:autoSpaceDN w:val="0"/>
        <w:adjustRightInd w:val="0"/>
        <w:spacing w:before="240"/>
        <w:ind w:firstLine="720"/>
        <w:rPr>
          <w:noProof/>
          <w:sz w:val="24"/>
          <w:szCs w:val="24"/>
          <w:lang w:val="en-US"/>
        </w:rPr>
      </w:pPr>
      <w:r>
        <w:rPr>
          <w:noProof/>
          <w:sz w:val="24"/>
          <w:szCs w:val="24"/>
          <w:lang w:val="en-US"/>
        </w:rPr>
        <w:t xml:space="preserve">6.3 </w:t>
      </w:r>
      <w:r w:rsidRPr="00BC4037">
        <w:rPr>
          <w:noProof/>
          <w:sz w:val="24"/>
          <w:szCs w:val="24"/>
          <w:lang w:val="en-US"/>
        </w:rPr>
        <w:t>Background Noise Cancelation</w:t>
      </w:r>
    </w:p>
    <w:p w14:paraId="3D527432" w14:textId="0D111175" w:rsidR="00BC4037" w:rsidRPr="00023B67" w:rsidRDefault="001B4F84" w:rsidP="002666B1">
      <w:pPr>
        <w:pStyle w:val="ListParagraph"/>
        <w:autoSpaceDE w:val="0"/>
        <w:autoSpaceDN w:val="0"/>
        <w:adjustRightInd w:val="0"/>
        <w:spacing w:before="240"/>
        <w:ind w:firstLine="720"/>
        <w:rPr>
          <w:noProof/>
          <w:szCs w:val="24"/>
          <w:lang w:val="en-US"/>
        </w:rPr>
      </w:pPr>
      <w:r>
        <w:rPr>
          <w:noProof/>
          <w:sz w:val="24"/>
          <w:szCs w:val="24"/>
          <w:lang w:val="en-US"/>
        </w:rPr>
        <w:t>6.4 Edge Dedection</w:t>
      </w:r>
    </w:p>
    <w:p w14:paraId="516718F6" w14:textId="77777777" w:rsidR="00BE650C" w:rsidRDefault="00BE650C" w:rsidP="002666B1">
      <w:pPr>
        <w:pStyle w:val="ListParagraph"/>
        <w:numPr>
          <w:ilvl w:val="0"/>
          <w:numId w:val="7"/>
        </w:numPr>
        <w:autoSpaceDE w:val="0"/>
        <w:autoSpaceDN w:val="0"/>
        <w:adjustRightInd w:val="0"/>
        <w:spacing w:before="240"/>
        <w:rPr>
          <w:noProof/>
          <w:sz w:val="24"/>
          <w:szCs w:val="24"/>
          <w:lang w:val="en-US"/>
        </w:rPr>
      </w:pPr>
      <w:r w:rsidRPr="001D25CE">
        <w:rPr>
          <w:noProof/>
          <w:sz w:val="24"/>
          <w:szCs w:val="24"/>
          <w:lang w:val="en-US"/>
        </w:rPr>
        <w:t>BIBLIOGRAPHY…………………………………………………………………...…...</w:t>
      </w:r>
    </w:p>
    <w:p w14:paraId="7191EC27" w14:textId="77777777" w:rsidR="00926661" w:rsidRPr="00926661" w:rsidRDefault="00926661" w:rsidP="002666B1">
      <w:pPr>
        <w:numPr>
          <w:ilvl w:val="0"/>
          <w:numId w:val="7"/>
        </w:numPr>
        <w:pBdr>
          <w:top w:val="nil"/>
          <w:left w:val="nil"/>
          <w:bottom w:val="nil"/>
          <w:right w:val="nil"/>
          <w:between w:val="nil"/>
        </w:pBdr>
        <w:rPr>
          <w:noProof/>
          <w:sz w:val="24"/>
          <w:szCs w:val="24"/>
          <w:lang w:val="en-US"/>
        </w:rPr>
      </w:pPr>
      <w:r w:rsidRPr="00926661">
        <w:rPr>
          <w:noProof/>
          <w:sz w:val="24"/>
          <w:szCs w:val="24"/>
          <w:lang w:val="en-US"/>
        </w:rPr>
        <w:t>LIST OF EQUATIONS, TABLES AND FIGURES</w:t>
      </w:r>
    </w:p>
    <w:p w14:paraId="33D9A44B" w14:textId="2D6A2EFF" w:rsidR="00926661" w:rsidRDefault="00926661" w:rsidP="002666B1">
      <w:pPr>
        <w:numPr>
          <w:ilvl w:val="0"/>
          <w:numId w:val="7"/>
        </w:numPr>
        <w:pBdr>
          <w:top w:val="nil"/>
          <w:left w:val="nil"/>
          <w:bottom w:val="nil"/>
          <w:right w:val="nil"/>
          <w:between w:val="nil"/>
        </w:pBdr>
        <w:rPr>
          <w:noProof/>
          <w:sz w:val="24"/>
          <w:szCs w:val="24"/>
          <w:lang w:val="en-US"/>
        </w:rPr>
      </w:pPr>
      <w:r w:rsidRPr="00926661">
        <w:rPr>
          <w:noProof/>
          <w:sz w:val="24"/>
          <w:szCs w:val="24"/>
          <w:lang w:val="en-US"/>
        </w:rPr>
        <w:t xml:space="preserve">APPENDIX </w:t>
      </w:r>
    </w:p>
    <w:p w14:paraId="5D99BDC8" w14:textId="6E1296FE" w:rsidR="002666B1" w:rsidRDefault="002666B1" w:rsidP="002666B1">
      <w:pPr>
        <w:pBdr>
          <w:top w:val="nil"/>
          <w:left w:val="nil"/>
          <w:bottom w:val="nil"/>
          <w:right w:val="nil"/>
          <w:between w:val="nil"/>
        </w:pBdr>
        <w:ind w:left="720"/>
        <w:rPr>
          <w:noProof/>
          <w:sz w:val="24"/>
          <w:szCs w:val="24"/>
          <w:lang w:val="en-US"/>
        </w:rPr>
      </w:pPr>
    </w:p>
    <w:p w14:paraId="5A377958" w14:textId="1D37148A" w:rsidR="002666B1" w:rsidRDefault="002666B1" w:rsidP="002666B1">
      <w:pPr>
        <w:pBdr>
          <w:top w:val="nil"/>
          <w:left w:val="nil"/>
          <w:bottom w:val="nil"/>
          <w:right w:val="nil"/>
          <w:between w:val="nil"/>
        </w:pBdr>
        <w:ind w:left="720"/>
        <w:rPr>
          <w:noProof/>
          <w:sz w:val="24"/>
          <w:szCs w:val="24"/>
          <w:lang w:val="en-US"/>
        </w:rPr>
      </w:pPr>
    </w:p>
    <w:p w14:paraId="651BB75D" w14:textId="735664B1" w:rsidR="002666B1" w:rsidRDefault="002666B1" w:rsidP="002666B1">
      <w:pPr>
        <w:pBdr>
          <w:top w:val="nil"/>
          <w:left w:val="nil"/>
          <w:bottom w:val="nil"/>
          <w:right w:val="nil"/>
          <w:between w:val="nil"/>
        </w:pBdr>
        <w:ind w:left="720"/>
        <w:rPr>
          <w:noProof/>
          <w:sz w:val="24"/>
          <w:szCs w:val="24"/>
          <w:lang w:val="en-US"/>
        </w:rPr>
      </w:pPr>
    </w:p>
    <w:p w14:paraId="5461C872" w14:textId="465397DA" w:rsidR="002666B1" w:rsidRDefault="002666B1" w:rsidP="002666B1">
      <w:pPr>
        <w:pBdr>
          <w:top w:val="nil"/>
          <w:left w:val="nil"/>
          <w:bottom w:val="nil"/>
          <w:right w:val="nil"/>
          <w:between w:val="nil"/>
        </w:pBdr>
        <w:ind w:left="720"/>
        <w:rPr>
          <w:noProof/>
          <w:sz w:val="24"/>
          <w:szCs w:val="24"/>
          <w:lang w:val="en-US"/>
        </w:rPr>
      </w:pPr>
    </w:p>
    <w:p w14:paraId="0FF56941" w14:textId="54D39B09" w:rsidR="002666B1" w:rsidRDefault="002666B1" w:rsidP="002666B1">
      <w:pPr>
        <w:pBdr>
          <w:top w:val="nil"/>
          <w:left w:val="nil"/>
          <w:bottom w:val="nil"/>
          <w:right w:val="nil"/>
          <w:between w:val="nil"/>
        </w:pBdr>
        <w:ind w:left="720"/>
        <w:rPr>
          <w:noProof/>
          <w:sz w:val="24"/>
          <w:szCs w:val="24"/>
          <w:lang w:val="en-US"/>
        </w:rPr>
      </w:pPr>
    </w:p>
    <w:p w14:paraId="54EF797E" w14:textId="0214ACB8" w:rsidR="002666B1" w:rsidRDefault="002666B1" w:rsidP="002666B1">
      <w:pPr>
        <w:pBdr>
          <w:top w:val="nil"/>
          <w:left w:val="nil"/>
          <w:bottom w:val="nil"/>
          <w:right w:val="nil"/>
          <w:between w:val="nil"/>
        </w:pBdr>
        <w:ind w:left="720"/>
        <w:rPr>
          <w:noProof/>
          <w:sz w:val="24"/>
          <w:szCs w:val="24"/>
          <w:lang w:val="en-US"/>
        </w:rPr>
      </w:pPr>
    </w:p>
    <w:p w14:paraId="6E32CF6E" w14:textId="2E4C9ED5" w:rsidR="002666B1" w:rsidRDefault="002666B1" w:rsidP="002666B1">
      <w:pPr>
        <w:pBdr>
          <w:top w:val="nil"/>
          <w:left w:val="nil"/>
          <w:bottom w:val="nil"/>
          <w:right w:val="nil"/>
          <w:between w:val="nil"/>
        </w:pBdr>
        <w:ind w:left="720"/>
        <w:rPr>
          <w:noProof/>
          <w:sz w:val="24"/>
          <w:szCs w:val="24"/>
          <w:lang w:val="en-US"/>
        </w:rPr>
      </w:pPr>
    </w:p>
    <w:p w14:paraId="4C762320" w14:textId="6B2E62FB" w:rsidR="002666B1" w:rsidRDefault="002666B1" w:rsidP="002666B1">
      <w:pPr>
        <w:pBdr>
          <w:top w:val="nil"/>
          <w:left w:val="nil"/>
          <w:bottom w:val="nil"/>
          <w:right w:val="nil"/>
          <w:between w:val="nil"/>
        </w:pBdr>
        <w:ind w:left="720"/>
        <w:rPr>
          <w:noProof/>
          <w:sz w:val="24"/>
          <w:szCs w:val="24"/>
          <w:lang w:val="en-US"/>
        </w:rPr>
      </w:pPr>
    </w:p>
    <w:p w14:paraId="6D9827A6" w14:textId="0135FDE0" w:rsidR="002666B1" w:rsidRDefault="002666B1" w:rsidP="002666B1">
      <w:pPr>
        <w:pBdr>
          <w:top w:val="nil"/>
          <w:left w:val="nil"/>
          <w:bottom w:val="nil"/>
          <w:right w:val="nil"/>
          <w:between w:val="nil"/>
        </w:pBdr>
        <w:ind w:left="720"/>
        <w:rPr>
          <w:noProof/>
          <w:sz w:val="24"/>
          <w:szCs w:val="24"/>
          <w:lang w:val="en-US"/>
        </w:rPr>
      </w:pPr>
    </w:p>
    <w:p w14:paraId="0F592384" w14:textId="77777777" w:rsidR="002666B1" w:rsidRPr="00926661" w:rsidRDefault="002666B1" w:rsidP="002666B1">
      <w:pPr>
        <w:pBdr>
          <w:top w:val="nil"/>
          <w:left w:val="nil"/>
          <w:bottom w:val="nil"/>
          <w:right w:val="nil"/>
          <w:between w:val="nil"/>
        </w:pBdr>
        <w:ind w:left="720"/>
        <w:rPr>
          <w:noProof/>
          <w:sz w:val="24"/>
          <w:szCs w:val="24"/>
          <w:lang w:val="en-US"/>
        </w:rPr>
      </w:pPr>
    </w:p>
    <w:p w14:paraId="72612895" w14:textId="77777777" w:rsidR="00926661" w:rsidRPr="00FB6902" w:rsidRDefault="00926661" w:rsidP="002666B1">
      <w:pPr>
        <w:pBdr>
          <w:top w:val="nil"/>
          <w:left w:val="nil"/>
          <w:bottom w:val="nil"/>
          <w:right w:val="nil"/>
          <w:between w:val="nil"/>
        </w:pBdr>
        <w:spacing w:after="0"/>
        <w:rPr>
          <w:rFonts w:ascii="Times New Roman" w:hAnsi="Times New Roman" w:cs="Times New Roman"/>
          <w:b/>
          <w:bCs/>
          <w:sz w:val="24"/>
          <w:szCs w:val="24"/>
          <w:u w:val="single"/>
        </w:rPr>
      </w:pPr>
    </w:p>
    <w:p w14:paraId="5AEBA264" w14:textId="77777777" w:rsidR="00BE650C" w:rsidRPr="002373B7" w:rsidRDefault="00BE650C" w:rsidP="002666B1">
      <w:pPr>
        <w:numPr>
          <w:ilvl w:val="0"/>
          <w:numId w:val="1"/>
        </w:numPr>
        <w:pBdr>
          <w:top w:val="nil"/>
          <w:left w:val="nil"/>
          <w:bottom w:val="nil"/>
          <w:right w:val="nil"/>
          <w:between w:val="nil"/>
        </w:pBdr>
        <w:spacing w:after="0"/>
        <w:rPr>
          <w:rFonts w:ascii="Times New Roman" w:hAnsi="Times New Roman" w:cs="Times New Roman"/>
          <w:b/>
          <w:bCs/>
          <w:sz w:val="24"/>
          <w:szCs w:val="24"/>
          <w:u w:val="single"/>
        </w:rPr>
      </w:pPr>
      <w:bookmarkStart w:id="8" w:name="_Ref77006095"/>
      <w:commentRangeStart w:id="9"/>
      <w:r>
        <w:rPr>
          <w:rFonts w:ascii="Times New Roman" w:hAnsi="Times New Roman" w:cs="Times New Roman"/>
          <w:b/>
          <w:bCs/>
          <w:color w:val="000000"/>
          <w:sz w:val="24"/>
          <w:szCs w:val="24"/>
          <w:u w:val="single"/>
        </w:rPr>
        <w:t>INTRODUCTION</w:t>
      </w:r>
      <w:commentRangeEnd w:id="9"/>
      <w:r w:rsidR="006E513D">
        <w:rPr>
          <w:rStyle w:val="CommentReference"/>
        </w:rPr>
        <w:commentReference w:id="9"/>
      </w:r>
      <w:r>
        <w:rPr>
          <w:rFonts w:ascii="Times New Roman" w:hAnsi="Times New Roman" w:cs="Times New Roman"/>
          <w:b/>
          <w:bCs/>
          <w:color w:val="000000"/>
          <w:sz w:val="24"/>
          <w:szCs w:val="24"/>
          <w:u w:val="single"/>
        </w:rPr>
        <w:t>:</w:t>
      </w:r>
      <w:bookmarkEnd w:id="8"/>
    </w:p>
    <w:p w14:paraId="69312694" w14:textId="0F297F47" w:rsidR="00B14017" w:rsidRPr="002373B7" w:rsidRDefault="00BE650C" w:rsidP="002666B1">
      <w:pPr>
        <w:spacing w:before="240" w:after="240"/>
        <w:ind w:firstLine="700"/>
        <w:jc w:val="both"/>
        <w:rPr>
          <w:rFonts w:ascii="Times New Roman" w:hAnsi="Times New Roman" w:cs="Times New Roman"/>
          <w:sz w:val="24"/>
          <w:szCs w:val="24"/>
          <w:lang w:val="en-US"/>
        </w:rPr>
      </w:pPr>
      <w:r w:rsidRPr="002373B7">
        <w:rPr>
          <w:rFonts w:ascii="Times New Roman" w:hAnsi="Times New Roman" w:cs="Times New Roman"/>
          <w:sz w:val="24"/>
          <w:szCs w:val="24"/>
          <w:lang w:val="en-US"/>
        </w:rPr>
        <w:t>Mathematics is everywhere in our life. There is always math behind every step we take, in the growth of trees and the orderliness of life. Many things in life can be solved and can provide an explanation with mathematics. This has always intrigued me. As I gradually learned these mathematical calculations that exist in every step of our daily life, my interest in mathematics increased day by day. Over time, when I started to think of even ordinary simple daily events mathematically, my perspective on life also changed.</w:t>
      </w:r>
    </w:p>
    <w:p w14:paraId="4EEC03A5" w14:textId="77777777" w:rsidR="00BE650C" w:rsidRPr="002373B7" w:rsidRDefault="00BE650C" w:rsidP="002666B1">
      <w:pPr>
        <w:spacing w:before="240" w:after="240"/>
        <w:ind w:firstLine="700"/>
        <w:jc w:val="both"/>
        <w:rPr>
          <w:rFonts w:ascii="Times New Roman" w:hAnsi="Times New Roman" w:cs="Times New Roman"/>
          <w:sz w:val="24"/>
          <w:szCs w:val="24"/>
          <w:highlight w:val="yellow"/>
          <w:lang w:val="en-US"/>
        </w:rPr>
      </w:pPr>
      <w:r w:rsidRPr="002373B7">
        <w:rPr>
          <w:rFonts w:ascii="Times New Roman" w:hAnsi="Times New Roman" w:cs="Times New Roman"/>
          <w:sz w:val="24"/>
          <w:szCs w:val="24"/>
          <w:lang w:val="en-US"/>
        </w:rPr>
        <w:t xml:space="preserve"> Nowadays, people love to take photos. With the introduction of mobile phones into our lives, we have always carried a camera with us. Then a selfie trend started all over the world and people loved to share their photos on social media. Then people started to use various photo correction techniques to look more beautiful. One of them is the blur feature. People usually want to get blurred the background behind their face. Most of phone has “Portrait” camera mode for this purpose. </w:t>
      </w:r>
    </w:p>
    <w:p w14:paraId="4F54AA68" w14:textId="77777777" w:rsidR="00BE650C" w:rsidRPr="002373B7" w:rsidRDefault="00BE650C" w:rsidP="002666B1">
      <w:pPr>
        <w:spacing w:before="240" w:after="240"/>
        <w:ind w:firstLine="700"/>
        <w:jc w:val="both"/>
        <w:rPr>
          <w:rFonts w:ascii="Times New Roman" w:hAnsi="Times New Roman" w:cs="Times New Roman"/>
          <w:sz w:val="24"/>
          <w:szCs w:val="24"/>
          <w:lang w:val="en-US"/>
        </w:rPr>
      </w:pPr>
      <w:r w:rsidRPr="002373B7">
        <w:rPr>
          <w:rFonts w:ascii="Times New Roman" w:hAnsi="Times New Roman" w:cs="Times New Roman"/>
          <w:sz w:val="24"/>
          <w:szCs w:val="24"/>
          <w:lang w:val="en-US"/>
        </w:rPr>
        <w:t>As someone who tries to discover the mathematics behind the events over time, I wanted to investigate the mathematics behind these famous photo tricks. It is clear that technology, which has entered our lives at a great speed, will always be with us. Therefore, I thought it would be appropriate to examine the mathematics behind the blur technique.</w:t>
      </w:r>
    </w:p>
    <w:p w14:paraId="1E958B2B" w14:textId="2FB67C29" w:rsidR="006E513D" w:rsidRDefault="006E513D" w:rsidP="002666B1">
      <w:pPr>
        <w:spacing w:before="240" w:after="240"/>
        <w:ind w:firstLine="700"/>
        <w:jc w:val="both"/>
        <w:rPr>
          <w:rFonts w:ascii="Times New Roman" w:hAnsi="Times New Roman" w:cs="Times New Roman"/>
          <w:sz w:val="24"/>
          <w:szCs w:val="24"/>
          <w:lang w:val="en-US"/>
        </w:rPr>
      </w:pPr>
      <w:r w:rsidRPr="000A5207">
        <w:rPr>
          <w:rFonts w:ascii="Times New Roman" w:hAnsi="Times New Roman" w:cs="Times New Roman"/>
          <w:sz w:val="24"/>
          <w:szCs w:val="24"/>
          <w:lang w:val="en-US"/>
        </w:rPr>
        <w:t>In this</w:t>
      </w:r>
      <w:r w:rsidR="00736831">
        <w:rPr>
          <w:rFonts w:ascii="Times New Roman" w:hAnsi="Times New Roman" w:cs="Times New Roman"/>
          <w:sz w:val="24"/>
          <w:szCs w:val="24"/>
          <w:lang w:val="en-US"/>
        </w:rPr>
        <w:t xml:space="preserve"> </w:t>
      </w:r>
      <w:r>
        <w:rPr>
          <w:rFonts w:ascii="Times New Roman" w:hAnsi="Times New Roman" w:cs="Times New Roman"/>
          <w:sz w:val="24"/>
          <w:szCs w:val="24"/>
          <w:lang w:val="en-US"/>
        </w:rPr>
        <w:t>study</w:t>
      </w:r>
      <w:r w:rsidRPr="000A5207">
        <w:rPr>
          <w:rFonts w:ascii="Times New Roman" w:hAnsi="Times New Roman" w:cs="Times New Roman"/>
          <w:sz w:val="24"/>
          <w:szCs w:val="24"/>
          <w:lang w:val="en-US"/>
        </w:rPr>
        <w:t xml:space="preserve">, my </w:t>
      </w:r>
      <w:r>
        <w:rPr>
          <w:rFonts w:ascii="Times New Roman" w:hAnsi="Times New Roman" w:cs="Times New Roman"/>
          <w:sz w:val="24"/>
          <w:szCs w:val="24"/>
          <w:lang w:val="en-US"/>
        </w:rPr>
        <w:t xml:space="preserve">main </w:t>
      </w:r>
      <w:r w:rsidRPr="000A5207">
        <w:rPr>
          <w:rFonts w:ascii="Times New Roman" w:hAnsi="Times New Roman" w:cs="Times New Roman"/>
          <w:sz w:val="24"/>
          <w:szCs w:val="24"/>
          <w:lang w:val="en-US"/>
        </w:rPr>
        <w:t xml:space="preserve">aim is to understand the mathematics behind digital image processing known as </w:t>
      </w:r>
      <w:r w:rsidRPr="000A5207">
        <w:rPr>
          <w:rFonts w:ascii="Times New Roman" w:hAnsi="Times New Roman" w:cs="Times New Roman"/>
          <w:iCs/>
          <w:sz w:val="24"/>
          <w:szCs w:val="24"/>
          <w:lang w:val="en-US"/>
        </w:rPr>
        <w:t>Gaussian blur (also known as Gaussian smoothing or Gaussian filtering),</w:t>
      </w:r>
      <w:r w:rsidRPr="000A5207">
        <w:rPr>
          <w:rFonts w:ascii="Times New Roman" w:hAnsi="Times New Roman" w:cs="Times New Roman"/>
          <w:sz w:val="24"/>
          <w:szCs w:val="24"/>
          <w:lang w:val="en-US"/>
        </w:rPr>
        <w:t xml:space="preserve"> one of the most commonly used image tricks in </w:t>
      </w:r>
      <w:commentRangeStart w:id="10"/>
      <w:r w:rsidRPr="000A5207">
        <w:rPr>
          <w:rFonts w:ascii="Times New Roman" w:hAnsi="Times New Roman" w:cs="Times New Roman"/>
          <w:sz w:val="24"/>
          <w:szCs w:val="24"/>
          <w:lang w:val="en-US"/>
        </w:rPr>
        <w:t>today's</w:t>
      </w:r>
      <w:commentRangeEnd w:id="10"/>
      <w:r>
        <w:rPr>
          <w:rStyle w:val="CommentReference"/>
        </w:rPr>
        <w:commentReference w:id="10"/>
      </w:r>
      <w:r w:rsidRPr="000A5207">
        <w:rPr>
          <w:rFonts w:ascii="Times New Roman" w:hAnsi="Times New Roman" w:cs="Times New Roman"/>
          <w:sz w:val="24"/>
          <w:szCs w:val="24"/>
          <w:lang w:val="en-US"/>
        </w:rPr>
        <w:t xml:space="preserve"> photographs, and I will go through various mathematical steps to use this feature to create a blur effect on a photograph.</w:t>
      </w:r>
      <w:r w:rsidRPr="00444E49">
        <w:rPr>
          <w:rFonts w:ascii="Times New Roman" w:hAnsi="Times New Roman" w:cs="Times New Roman"/>
          <w:sz w:val="24"/>
          <w:szCs w:val="24"/>
          <w:lang w:val="en-US"/>
        </w:rPr>
        <w:t xml:space="preserve"> </w:t>
      </w:r>
      <w:r w:rsidRPr="00613975">
        <w:rPr>
          <w:rFonts w:ascii="Times New Roman" w:hAnsi="Times New Roman" w:cs="Times New Roman"/>
          <w:sz w:val="24"/>
          <w:szCs w:val="24"/>
          <w:lang w:val="en-US"/>
        </w:rPr>
        <w:t xml:space="preserve">I will mostly use Gaussian formulas while carrying out this </w:t>
      </w:r>
      <w:r>
        <w:rPr>
          <w:rFonts w:ascii="Times New Roman" w:hAnsi="Times New Roman" w:cs="Times New Roman"/>
          <w:sz w:val="24"/>
          <w:szCs w:val="24"/>
          <w:lang w:val="en-US"/>
        </w:rPr>
        <w:t>exploration</w:t>
      </w:r>
      <w:r w:rsidR="00736831">
        <w:rPr>
          <w:rFonts w:ascii="Times New Roman" w:hAnsi="Times New Roman" w:cs="Times New Roman"/>
          <w:sz w:val="24"/>
          <w:szCs w:val="24"/>
          <w:lang w:val="en-US"/>
        </w:rPr>
        <w:t>.</w:t>
      </w:r>
      <w:r w:rsidR="00335CC8">
        <w:rPr>
          <w:rFonts w:ascii="Times New Roman" w:hAnsi="Times New Roman" w:cs="Times New Roman"/>
          <w:sz w:val="24"/>
          <w:szCs w:val="24"/>
          <w:lang w:val="en-US"/>
        </w:rPr>
        <w:t xml:space="preserve"> </w:t>
      </w:r>
    </w:p>
    <w:p w14:paraId="3D2BE237" w14:textId="77777777" w:rsidR="00736831" w:rsidRDefault="00736831" w:rsidP="002666B1">
      <w:pPr>
        <w:spacing w:before="240" w:after="240"/>
        <w:ind w:firstLine="700"/>
        <w:jc w:val="both"/>
        <w:rPr>
          <w:rFonts w:ascii="Times New Roman" w:hAnsi="Times New Roman" w:cs="Times New Roman"/>
          <w:sz w:val="24"/>
          <w:szCs w:val="24"/>
          <w:lang w:val="en-US"/>
        </w:rPr>
      </w:pPr>
      <w:r>
        <w:rPr>
          <w:rStyle w:val="y2iqfc"/>
          <w:rFonts w:ascii="Times New Roman" w:hAnsi="Times New Roman" w:cs="Times New Roman"/>
          <w:i/>
          <w:iCs/>
          <w:sz w:val="24"/>
          <w:szCs w:val="24"/>
          <w:lang w:val="en"/>
        </w:rPr>
        <w:t>“</w:t>
      </w:r>
      <w:r w:rsidRPr="000A5207">
        <w:rPr>
          <w:rStyle w:val="y2iqfc"/>
          <w:rFonts w:ascii="Times New Roman" w:hAnsi="Times New Roman" w:cs="Times New Roman"/>
          <w:i/>
          <w:iCs/>
          <w:sz w:val="24"/>
          <w:szCs w:val="24"/>
          <w:lang w:val="en"/>
        </w:rPr>
        <w:t xml:space="preserve">The Gaussian filtering method is named after a scientist, Carl </w:t>
      </w:r>
      <w:commentRangeStart w:id="11"/>
      <w:r w:rsidRPr="000A5207">
        <w:rPr>
          <w:rStyle w:val="y2iqfc"/>
          <w:rFonts w:ascii="Times New Roman" w:hAnsi="Times New Roman" w:cs="Times New Roman"/>
          <w:i/>
          <w:iCs/>
          <w:sz w:val="24"/>
          <w:szCs w:val="24"/>
          <w:lang w:val="en"/>
        </w:rPr>
        <w:t>Friedrich</w:t>
      </w:r>
      <w:commentRangeEnd w:id="11"/>
      <w:r>
        <w:rPr>
          <w:rStyle w:val="CommentReference"/>
        </w:rPr>
        <w:commentReference w:id="11"/>
      </w:r>
      <w:r w:rsidRPr="000A5207">
        <w:rPr>
          <w:rStyle w:val="y2iqfc"/>
          <w:rFonts w:ascii="Times New Roman" w:hAnsi="Times New Roman" w:cs="Times New Roman"/>
          <w:i/>
          <w:iCs/>
          <w:sz w:val="24"/>
          <w:szCs w:val="24"/>
          <w:lang w:val="en"/>
        </w:rPr>
        <w:t xml:space="preserve"> Gauss. The purpose of using this method is to apply a different effect to the photo by reducing the image noise and details of the photo. </w:t>
      </w:r>
      <w:r w:rsidRPr="000A5207">
        <w:rPr>
          <w:rFonts w:ascii="Times New Roman" w:eastAsia="Arial" w:hAnsi="Times New Roman" w:cs="Times New Roman"/>
          <w:i/>
          <w:iCs/>
          <w:sz w:val="24"/>
          <w:szCs w:val="24"/>
        </w:rPr>
        <w:t xml:space="preserve">The visual effect of this blurring technique is a smooth blur resembling that of viewing the </w:t>
      </w:r>
      <w:r w:rsidR="00C7615D">
        <w:fldChar w:fldCharType="begin"/>
      </w:r>
      <w:r w:rsidR="00C7615D">
        <w:instrText xml:space="preserve"> HYPERLINK "https://en</w:instrText>
      </w:r>
      <w:r w:rsidR="00C7615D">
        <w:instrText xml:space="preserve">.wikipedia.org/wiki/Image" \h </w:instrText>
      </w:r>
      <w:r w:rsidR="00C7615D">
        <w:fldChar w:fldCharType="separate"/>
      </w:r>
      <w:r w:rsidRPr="000A5207">
        <w:rPr>
          <w:rFonts w:ascii="Times New Roman" w:eastAsia="Arial" w:hAnsi="Times New Roman" w:cs="Times New Roman"/>
          <w:i/>
          <w:iCs/>
          <w:sz w:val="24"/>
          <w:szCs w:val="24"/>
        </w:rPr>
        <w:t>image</w:t>
      </w:r>
      <w:r w:rsidR="00C7615D">
        <w:rPr>
          <w:rFonts w:ascii="Times New Roman" w:eastAsia="Arial" w:hAnsi="Times New Roman" w:cs="Times New Roman"/>
          <w:i/>
          <w:iCs/>
          <w:sz w:val="24"/>
          <w:szCs w:val="24"/>
        </w:rPr>
        <w:fldChar w:fldCharType="end"/>
      </w:r>
      <w:r w:rsidRPr="000A5207">
        <w:rPr>
          <w:rFonts w:ascii="Times New Roman" w:eastAsia="Arial" w:hAnsi="Times New Roman" w:cs="Times New Roman"/>
          <w:i/>
          <w:iCs/>
          <w:sz w:val="24"/>
          <w:szCs w:val="24"/>
        </w:rPr>
        <w:t xml:space="preserve"> through a translucent screen, distinctly different from the </w:t>
      </w:r>
      <w:r w:rsidR="00C7615D">
        <w:fldChar w:fldCharType="begin"/>
      </w:r>
      <w:r w:rsidR="00C7615D">
        <w:instrText xml:space="preserve"> HYPERLINK "https://en.wikipedia.org/wiki/Bokeh" \h </w:instrText>
      </w:r>
      <w:r w:rsidR="00C7615D">
        <w:fldChar w:fldCharType="separate"/>
      </w:r>
      <w:r w:rsidRPr="000A5207">
        <w:rPr>
          <w:rFonts w:ascii="Times New Roman" w:eastAsia="Arial" w:hAnsi="Times New Roman" w:cs="Times New Roman"/>
          <w:i/>
          <w:iCs/>
          <w:sz w:val="24"/>
          <w:szCs w:val="24"/>
        </w:rPr>
        <w:t>bokeh</w:t>
      </w:r>
      <w:r w:rsidR="00C7615D">
        <w:rPr>
          <w:rFonts w:ascii="Times New Roman" w:eastAsia="Arial" w:hAnsi="Times New Roman" w:cs="Times New Roman"/>
          <w:i/>
          <w:iCs/>
          <w:sz w:val="24"/>
          <w:szCs w:val="24"/>
        </w:rPr>
        <w:fldChar w:fldCharType="end"/>
      </w:r>
      <w:r w:rsidRPr="000A5207">
        <w:rPr>
          <w:rFonts w:ascii="Times New Roman" w:eastAsia="Arial" w:hAnsi="Times New Roman" w:cs="Times New Roman"/>
          <w:i/>
          <w:iCs/>
          <w:sz w:val="24"/>
          <w:szCs w:val="24"/>
        </w:rPr>
        <w:t xml:space="preserve"> effect produced by an out-of-focus lens or the shadow of an object under usual illumination.</w:t>
      </w:r>
      <w:r w:rsidRPr="000A5207">
        <w:rPr>
          <w:rStyle w:val="FootnoteReference"/>
          <w:rFonts w:ascii="Times New Roman" w:eastAsia="Arial" w:hAnsi="Times New Roman" w:cs="Times New Roman"/>
          <w:i/>
          <w:iCs/>
          <w:sz w:val="24"/>
          <w:szCs w:val="24"/>
        </w:rPr>
        <w:footnoteReference w:id="1"/>
      </w:r>
      <w:r w:rsidRPr="000A5207">
        <w:rPr>
          <w:rFonts w:ascii="Times New Roman" w:eastAsia="Arial" w:hAnsi="Times New Roman" w:cs="Times New Roman"/>
          <w:i/>
          <w:iCs/>
          <w:sz w:val="24"/>
          <w:szCs w:val="24"/>
        </w:rPr>
        <w:t xml:space="preserve"> </w:t>
      </w:r>
      <w:sdt>
        <w:sdtPr>
          <w:rPr>
            <w:rFonts w:ascii="Times New Roman" w:eastAsia="Arial" w:hAnsi="Times New Roman" w:cs="Times New Roman"/>
            <w:i/>
            <w:iCs/>
            <w:sz w:val="24"/>
            <w:szCs w:val="24"/>
          </w:rPr>
          <w:id w:val="680775343"/>
          <w:citation/>
        </w:sdtPr>
        <w:sdtEndPr/>
        <w:sdtContent>
          <w:r w:rsidRPr="000A5207">
            <w:rPr>
              <w:rFonts w:ascii="Times New Roman" w:eastAsia="Arial" w:hAnsi="Times New Roman" w:cs="Times New Roman"/>
              <w:i/>
              <w:iCs/>
              <w:sz w:val="24"/>
              <w:szCs w:val="24"/>
            </w:rPr>
            <w:fldChar w:fldCharType="begin"/>
          </w:r>
          <w:r w:rsidRPr="000A5207">
            <w:rPr>
              <w:rFonts w:ascii="Times New Roman" w:eastAsia="Arial" w:hAnsi="Times New Roman" w:cs="Times New Roman"/>
              <w:i/>
              <w:iCs/>
              <w:sz w:val="24"/>
              <w:szCs w:val="24"/>
            </w:rPr>
            <w:instrText xml:space="preserve"> CITATION Gaussianblur \l 1055 </w:instrText>
          </w:r>
          <w:r w:rsidRPr="000A5207">
            <w:rPr>
              <w:rFonts w:ascii="Times New Roman" w:eastAsia="Arial" w:hAnsi="Times New Roman" w:cs="Times New Roman"/>
              <w:i/>
              <w:iCs/>
              <w:sz w:val="24"/>
              <w:szCs w:val="24"/>
            </w:rPr>
            <w:fldChar w:fldCharType="separate"/>
          </w:r>
          <w:r w:rsidRPr="000D0933">
            <w:rPr>
              <w:rFonts w:ascii="Times New Roman" w:eastAsia="Arial" w:hAnsi="Times New Roman" w:cs="Times New Roman"/>
              <w:noProof/>
              <w:sz w:val="24"/>
              <w:szCs w:val="24"/>
            </w:rPr>
            <w:t>(Gaussian blur, n.d.)</w:t>
          </w:r>
          <w:r w:rsidRPr="000A5207">
            <w:rPr>
              <w:rFonts w:ascii="Times New Roman" w:eastAsia="Arial" w:hAnsi="Times New Roman" w:cs="Times New Roman"/>
              <w:i/>
              <w:iCs/>
              <w:sz w:val="24"/>
              <w:szCs w:val="24"/>
            </w:rPr>
            <w:fldChar w:fldCharType="end"/>
          </w:r>
        </w:sdtContent>
      </w:sdt>
      <w:r>
        <w:rPr>
          <w:rFonts w:ascii="Times New Roman" w:eastAsia="Arial" w:hAnsi="Times New Roman" w:cs="Times New Roman"/>
          <w:i/>
          <w:iCs/>
          <w:sz w:val="24"/>
          <w:szCs w:val="24"/>
        </w:rPr>
        <w:t>”</w:t>
      </w:r>
    </w:p>
    <w:p w14:paraId="1EED6508" w14:textId="568AF37B" w:rsidR="00736831" w:rsidRDefault="00736831" w:rsidP="002666B1">
      <w:pPr>
        <w:spacing w:before="240" w:after="240"/>
        <w:ind w:firstLine="7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use Gaussian filtering method and reach my main purpose I will do </w:t>
      </w:r>
      <w:proofErr w:type="spellStart"/>
      <w:r>
        <w:rPr>
          <w:rFonts w:ascii="Times New Roman" w:hAnsi="Times New Roman" w:cs="Times New Roman"/>
          <w:sz w:val="24"/>
          <w:szCs w:val="24"/>
          <w:lang w:val="en-US"/>
        </w:rPr>
        <w:t>followigs</w:t>
      </w:r>
      <w:proofErr w:type="spellEnd"/>
      <w:r>
        <w:rPr>
          <w:rFonts w:ascii="Times New Roman" w:hAnsi="Times New Roman" w:cs="Times New Roman"/>
          <w:sz w:val="24"/>
          <w:szCs w:val="24"/>
          <w:lang w:val="en-US"/>
        </w:rPr>
        <w:t>;</w:t>
      </w:r>
    </w:p>
    <w:p w14:paraId="72FAF354" w14:textId="41297A13" w:rsidR="00736831" w:rsidRPr="00613975" w:rsidRDefault="00D778AF" w:rsidP="002666B1">
      <w:pPr>
        <w:spacing w:before="240" w:after="240"/>
        <w:ind w:firstLine="700"/>
        <w:jc w:val="both"/>
        <w:rPr>
          <w:rFonts w:ascii="Times New Roman" w:hAnsi="Times New Roman" w:cs="Times New Roman"/>
          <w:sz w:val="24"/>
          <w:szCs w:val="24"/>
          <w:lang w:val="en-US"/>
        </w:rPr>
      </w:pPr>
      <w:commentRangeStart w:id="12"/>
      <w:r>
        <w:rPr>
          <w:rFonts w:ascii="Times New Roman" w:hAnsi="Times New Roman" w:cs="Times New Roman"/>
          <w:sz w:val="24"/>
          <w:szCs w:val="24"/>
          <w:lang w:val="en-US"/>
        </w:rPr>
        <w:t>Firstly,</w:t>
      </w:r>
      <w:r w:rsidR="00736831" w:rsidRPr="00613975">
        <w:rPr>
          <w:rFonts w:ascii="Times New Roman" w:hAnsi="Times New Roman" w:cs="Times New Roman"/>
          <w:sz w:val="24"/>
          <w:szCs w:val="24"/>
          <w:lang w:val="en-US"/>
        </w:rPr>
        <w:t xml:space="preserve"> I took a photo as our data. I thought the photo of my younger brother was very suitable for this purpose. Secondly, I need to prepare this photo to do my calculations. Because</w:t>
      </w:r>
      <w:r w:rsidR="00736831">
        <w:rPr>
          <w:rFonts w:ascii="Times New Roman" w:hAnsi="Times New Roman" w:cs="Times New Roman"/>
          <w:sz w:val="24"/>
          <w:szCs w:val="24"/>
          <w:lang w:val="en-US"/>
        </w:rPr>
        <w:t xml:space="preserve"> of</w:t>
      </w:r>
      <w:r w:rsidR="00736831" w:rsidRPr="00613975">
        <w:rPr>
          <w:rFonts w:ascii="Times New Roman" w:hAnsi="Times New Roman" w:cs="Times New Roman"/>
          <w:sz w:val="24"/>
          <w:szCs w:val="24"/>
          <w:lang w:val="en-US"/>
        </w:rPr>
        <w:t xml:space="preserve"> its size, shape and some features are not suitable for calculation. I need to convert the actual size of the image I use as data from 2448*3264 pixels to 256*256 pixels because otherwise, the calculations will take too long and my kernel will not fit in it. That is, I will first reduce the </w:t>
      </w:r>
      <w:r w:rsidR="00736831" w:rsidRPr="00613975">
        <w:rPr>
          <w:rFonts w:ascii="Times New Roman" w:hAnsi="Times New Roman" w:cs="Times New Roman"/>
          <w:sz w:val="24"/>
          <w:szCs w:val="24"/>
          <w:lang w:val="en-US"/>
        </w:rPr>
        <w:lastRenderedPageBreak/>
        <w:t>Pixel values ​​of my photo and then convert the color to black and white so that it can be suitable for calculations on the computer. Third</w:t>
      </w:r>
      <w:r w:rsidR="00736831">
        <w:rPr>
          <w:rFonts w:ascii="Times New Roman" w:hAnsi="Times New Roman" w:cs="Times New Roman"/>
          <w:sz w:val="24"/>
          <w:szCs w:val="24"/>
          <w:lang w:val="en-US"/>
        </w:rPr>
        <w:t>ly</w:t>
      </w:r>
      <w:r w:rsidR="00736831" w:rsidRPr="00613975">
        <w:rPr>
          <w:rFonts w:ascii="Times New Roman" w:hAnsi="Times New Roman" w:cs="Times New Roman"/>
          <w:sz w:val="24"/>
          <w:szCs w:val="24"/>
          <w:lang w:val="en-US"/>
        </w:rPr>
        <w:t>, I will convert this image into a mathematical array to be able to do my mathematical calculations, because I will need these values ​​to apply our concepts to the data.</w:t>
      </w:r>
      <w:r w:rsidR="00736831">
        <w:rPr>
          <w:rFonts w:ascii="Times New Roman" w:hAnsi="Times New Roman" w:cs="Times New Roman"/>
          <w:sz w:val="24"/>
          <w:szCs w:val="24"/>
          <w:lang w:val="en-US"/>
        </w:rPr>
        <w:t xml:space="preserve"> Then</w:t>
      </w:r>
      <w:r w:rsidR="00736831" w:rsidRPr="00613975">
        <w:rPr>
          <w:rFonts w:ascii="Times New Roman" w:hAnsi="Times New Roman" w:cs="Times New Roman"/>
          <w:sz w:val="24"/>
          <w:szCs w:val="24"/>
          <w:lang w:val="en-US"/>
        </w:rPr>
        <w:t xml:space="preserve"> I need a kernel to perform </w:t>
      </w:r>
      <w:r w:rsidR="00736831">
        <w:rPr>
          <w:rFonts w:ascii="Times New Roman" w:hAnsi="Times New Roman" w:cs="Times New Roman"/>
          <w:sz w:val="24"/>
          <w:szCs w:val="24"/>
          <w:lang w:val="en-US"/>
        </w:rPr>
        <w:t xml:space="preserve">mathematical </w:t>
      </w:r>
      <w:r w:rsidR="00736831" w:rsidRPr="00613975">
        <w:rPr>
          <w:rFonts w:ascii="Times New Roman" w:hAnsi="Times New Roman" w:cs="Times New Roman"/>
          <w:sz w:val="24"/>
          <w:szCs w:val="24"/>
          <w:lang w:val="en-US"/>
        </w:rPr>
        <w:t>operation</w:t>
      </w:r>
      <w:r w:rsidR="00736831">
        <w:rPr>
          <w:rFonts w:ascii="Times New Roman" w:hAnsi="Times New Roman" w:cs="Times New Roman"/>
          <w:sz w:val="24"/>
          <w:szCs w:val="24"/>
          <w:lang w:val="en-US"/>
        </w:rPr>
        <w:t>s</w:t>
      </w:r>
      <w:r w:rsidR="00736831" w:rsidRPr="00613975">
        <w:rPr>
          <w:rFonts w:ascii="Times New Roman" w:hAnsi="Times New Roman" w:cs="Times New Roman"/>
          <w:sz w:val="24"/>
          <w:szCs w:val="24"/>
          <w:lang w:val="en-US"/>
        </w:rPr>
        <w:t>. An image kernel is a small matrix used to apply effects like the ones you might find in Photoshop or Gimp, such as blurring, sharpening, outlining or embossing. I will calculate and define a kernel by using 2</w:t>
      </w:r>
      <w:r w:rsidR="00736831">
        <w:rPr>
          <w:rFonts w:ascii="Times New Roman" w:hAnsi="Times New Roman" w:cs="Times New Roman"/>
          <w:sz w:val="24"/>
          <w:szCs w:val="24"/>
          <w:lang w:val="en-US"/>
        </w:rPr>
        <w:t>D</w:t>
      </w:r>
      <w:r w:rsidR="00736831" w:rsidRPr="00613975">
        <w:rPr>
          <w:rFonts w:ascii="Times New Roman" w:hAnsi="Times New Roman" w:cs="Times New Roman"/>
          <w:sz w:val="24"/>
          <w:szCs w:val="24"/>
          <w:lang w:val="en-US"/>
        </w:rPr>
        <w:t xml:space="preserve"> </w:t>
      </w:r>
      <w:r w:rsidR="00736831">
        <w:rPr>
          <w:rFonts w:ascii="Times New Roman" w:hAnsi="Times New Roman" w:cs="Times New Roman"/>
          <w:sz w:val="24"/>
          <w:szCs w:val="24"/>
          <w:lang w:val="en-US"/>
        </w:rPr>
        <w:t>G</w:t>
      </w:r>
      <w:r w:rsidR="00736831" w:rsidRPr="00613975">
        <w:rPr>
          <w:rFonts w:ascii="Times New Roman" w:hAnsi="Times New Roman" w:cs="Times New Roman"/>
          <w:sz w:val="24"/>
          <w:szCs w:val="24"/>
          <w:lang w:val="en-US"/>
        </w:rPr>
        <w:t>aussian that will get my image blurred. Finally, I will apply the convolution process over my image after calculating the kernel.</w:t>
      </w:r>
    </w:p>
    <w:p w14:paraId="2055C6F1" w14:textId="77777777" w:rsidR="00736831" w:rsidRPr="00613975" w:rsidRDefault="00736831" w:rsidP="002666B1">
      <w:pPr>
        <w:spacing w:before="240" w:after="240"/>
        <w:ind w:firstLine="700"/>
        <w:jc w:val="both"/>
        <w:rPr>
          <w:rFonts w:ascii="Times New Roman" w:hAnsi="Times New Roman" w:cs="Times New Roman"/>
          <w:sz w:val="24"/>
          <w:szCs w:val="24"/>
          <w:lang w:val="en-US"/>
        </w:rPr>
      </w:pPr>
      <w:r w:rsidRPr="00613975">
        <w:rPr>
          <w:rFonts w:ascii="Times New Roman" w:hAnsi="Times New Roman" w:cs="Times New Roman"/>
          <w:sz w:val="24"/>
          <w:szCs w:val="24"/>
          <w:lang w:val="en-US"/>
        </w:rPr>
        <w:t>As a result, after doing all these steps, I will have blurred my original image, and besides, I will have explored the mathematical topics of</w:t>
      </w:r>
      <w:r>
        <w:rPr>
          <w:rFonts w:ascii="Times New Roman" w:hAnsi="Times New Roman" w:cs="Times New Roman"/>
          <w:sz w:val="24"/>
          <w:szCs w:val="24"/>
          <w:lang w:val="en-US"/>
        </w:rPr>
        <w:t xml:space="preserve"> standard normal distribution function, Gauss function, 2D Gauss distribution, convolution, statistics, and Euler’s number</w:t>
      </w:r>
      <w:r w:rsidRPr="00613975">
        <w:rPr>
          <w:rFonts w:ascii="Times New Roman" w:hAnsi="Times New Roman" w:cs="Times New Roman"/>
          <w:sz w:val="24"/>
          <w:szCs w:val="24"/>
          <w:lang w:val="en-US"/>
        </w:rPr>
        <w:t xml:space="preserve"> and performed all these newly learned mathematical calculations with the help of a photo I </w:t>
      </w:r>
      <w:commentRangeStart w:id="13"/>
      <w:r w:rsidRPr="00613975">
        <w:rPr>
          <w:rFonts w:ascii="Times New Roman" w:hAnsi="Times New Roman" w:cs="Times New Roman"/>
          <w:sz w:val="24"/>
          <w:szCs w:val="24"/>
          <w:lang w:val="en-US"/>
        </w:rPr>
        <w:t>chose</w:t>
      </w:r>
      <w:commentRangeEnd w:id="13"/>
      <w:r w:rsidR="00B14017">
        <w:rPr>
          <w:rStyle w:val="CommentReference"/>
        </w:rPr>
        <w:commentReference w:id="13"/>
      </w:r>
      <w:r w:rsidRPr="00613975">
        <w:rPr>
          <w:rFonts w:ascii="Times New Roman" w:hAnsi="Times New Roman" w:cs="Times New Roman"/>
          <w:sz w:val="24"/>
          <w:szCs w:val="24"/>
          <w:lang w:val="en-US"/>
        </w:rPr>
        <w:t xml:space="preserve">. </w:t>
      </w:r>
      <w:commentRangeEnd w:id="12"/>
      <w:r>
        <w:rPr>
          <w:rStyle w:val="CommentReference"/>
        </w:rPr>
        <w:commentReference w:id="12"/>
      </w:r>
    </w:p>
    <w:p w14:paraId="7000D799" w14:textId="14383462" w:rsidR="00BE650C" w:rsidRPr="000A5207" w:rsidRDefault="00BE650C" w:rsidP="002666B1">
      <w:pPr>
        <w:numPr>
          <w:ilvl w:val="0"/>
          <w:numId w:val="1"/>
        </w:numPr>
        <w:spacing w:after="0"/>
        <w:rPr>
          <w:rFonts w:ascii="Times New Roman" w:hAnsi="Times New Roman" w:cs="Times New Roman"/>
          <w:b/>
          <w:bCs/>
          <w:sz w:val="24"/>
          <w:szCs w:val="24"/>
          <w:u w:val="single"/>
        </w:rPr>
      </w:pPr>
      <w:bookmarkStart w:id="14" w:name="_Ref77006087"/>
      <w:commentRangeStart w:id="15"/>
      <w:r>
        <w:rPr>
          <w:rFonts w:ascii="Times New Roman" w:hAnsi="Times New Roman" w:cs="Times New Roman"/>
          <w:b/>
          <w:bCs/>
          <w:sz w:val="24"/>
          <w:szCs w:val="24"/>
          <w:u w:val="single"/>
        </w:rPr>
        <w:t>DATA PREPARATION:</w:t>
      </w:r>
      <w:bookmarkEnd w:id="14"/>
      <w:commentRangeEnd w:id="15"/>
      <w:r w:rsidR="00B14017">
        <w:rPr>
          <w:rStyle w:val="CommentReference"/>
        </w:rPr>
        <w:commentReference w:id="15"/>
      </w:r>
    </w:p>
    <w:p w14:paraId="6B5C0ACE" w14:textId="77777777" w:rsidR="00BE650C" w:rsidRPr="002373B7" w:rsidRDefault="00BE650C" w:rsidP="002666B1">
      <w:pPr>
        <w:spacing w:after="0"/>
        <w:rPr>
          <w:rFonts w:ascii="Times New Roman" w:hAnsi="Times New Roman" w:cs="Times New Roman"/>
          <w:sz w:val="24"/>
          <w:szCs w:val="24"/>
        </w:rPr>
      </w:pPr>
    </w:p>
    <w:p w14:paraId="351D98A7" w14:textId="189E9C48" w:rsidR="00BE650C" w:rsidRPr="00842E6E" w:rsidRDefault="00BE650C" w:rsidP="002666B1">
      <w:pPr>
        <w:spacing w:after="0"/>
        <w:ind w:firstLine="720"/>
        <w:jc w:val="both"/>
        <w:rPr>
          <w:rFonts w:ascii="Times New Roman" w:hAnsi="Times New Roman" w:cs="Times New Roman"/>
          <w:sz w:val="24"/>
          <w:szCs w:val="24"/>
          <w:lang w:val="en-US"/>
        </w:rPr>
      </w:pPr>
      <w:r w:rsidRPr="00842E6E">
        <w:rPr>
          <w:rFonts w:ascii="Times New Roman" w:hAnsi="Times New Roman" w:cs="Times New Roman"/>
          <w:sz w:val="24"/>
          <w:szCs w:val="24"/>
          <w:lang w:val="en-US"/>
        </w:rPr>
        <w:t>As I mentioned before, I selected my younger brother’s picture for this project. I like to use real data and find very interesting to implement new things on them. Here is my raw data</w:t>
      </w:r>
      <w:r w:rsidR="00261120">
        <w:rPr>
          <w:rFonts w:ascii="Times New Roman" w:hAnsi="Times New Roman" w:cs="Times New Roman"/>
          <w:sz w:val="24"/>
          <w:szCs w:val="24"/>
          <w:lang w:val="en-US"/>
        </w:rPr>
        <w:t xml:space="preserve">, </w:t>
      </w:r>
      <w:r w:rsidRPr="00842E6E">
        <w:rPr>
          <w:rFonts w:ascii="Times New Roman" w:hAnsi="Times New Roman" w:cs="Times New Roman"/>
          <w:sz w:val="24"/>
          <w:szCs w:val="24"/>
          <w:lang w:val="en-US"/>
        </w:rPr>
        <w:t xml:space="preserve">my </w:t>
      </w:r>
      <w:r>
        <w:rPr>
          <w:rFonts w:ascii="Times New Roman" w:hAnsi="Times New Roman" w:cs="Times New Roman"/>
          <w:sz w:val="24"/>
          <w:szCs w:val="24"/>
          <w:lang w:val="en-US"/>
        </w:rPr>
        <w:t>younger</w:t>
      </w:r>
      <w:r w:rsidRPr="00842E6E">
        <w:rPr>
          <w:rFonts w:ascii="Times New Roman" w:hAnsi="Times New Roman" w:cs="Times New Roman"/>
          <w:sz w:val="24"/>
          <w:szCs w:val="24"/>
          <w:lang w:val="en-US"/>
        </w:rPr>
        <w:t xml:space="preserve"> brother </w:t>
      </w:r>
      <w:r>
        <w:rPr>
          <w:rFonts w:ascii="Times New Roman" w:hAnsi="Times New Roman" w:cs="Times New Roman"/>
          <w:sz w:val="24"/>
          <w:szCs w:val="24"/>
          <w:lang w:val="en-US"/>
        </w:rPr>
        <w:t>P</w:t>
      </w:r>
      <w:r w:rsidRPr="00842E6E">
        <w:rPr>
          <w:rFonts w:ascii="Times New Roman" w:hAnsi="Times New Roman" w:cs="Times New Roman"/>
          <w:sz w:val="24"/>
          <w:szCs w:val="24"/>
          <w:lang w:val="en-US"/>
        </w:rPr>
        <w:t>oyraz:</w:t>
      </w:r>
    </w:p>
    <w:p w14:paraId="4B761B0E" w14:textId="77777777" w:rsidR="00BE650C" w:rsidRDefault="00BE650C" w:rsidP="002666B1">
      <w:pPr>
        <w:keepNext/>
        <w:spacing w:after="0"/>
        <w:ind w:firstLine="720"/>
      </w:pPr>
      <w:r>
        <w:t xml:space="preserve">                                                      </w:t>
      </w:r>
      <w:r>
        <w:rPr>
          <w:noProof/>
          <w:lang w:val="en-GB" w:eastAsia="en-GB"/>
        </w:rPr>
        <w:drawing>
          <wp:inline distT="114300" distB="114300" distL="114300" distR="114300" wp14:anchorId="132D3C56" wp14:editId="4970675D">
            <wp:extent cx="1485567" cy="1703705"/>
            <wp:effectExtent l="0" t="0" r="635" b="0"/>
            <wp:docPr id="3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1491365" cy="1710355"/>
                    </a:xfrm>
                    <a:prstGeom prst="rect">
                      <a:avLst/>
                    </a:prstGeom>
                    <a:ln/>
                  </pic:spPr>
                </pic:pic>
              </a:graphicData>
            </a:graphic>
          </wp:inline>
        </w:drawing>
      </w:r>
    </w:p>
    <w:p w14:paraId="22373961" w14:textId="35D99CA7" w:rsidR="00BE650C" w:rsidRPr="00B14017" w:rsidRDefault="00BE650C" w:rsidP="002666B1">
      <w:pPr>
        <w:pStyle w:val="Caption"/>
        <w:spacing w:line="276" w:lineRule="auto"/>
        <w:jc w:val="center"/>
        <w:rPr>
          <w:i w:val="0"/>
          <w:iCs w:val="0"/>
          <w:color w:val="auto"/>
        </w:rPr>
      </w:pPr>
      <w:bookmarkStart w:id="16" w:name="_Toc75970775"/>
      <w:bookmarkStart w:id="17" w:name="_Toc75971035"/>
      <w:bookmarkStart w:id="18" w:name="_Toc75971309"/>
      <w:bookmarkStart w:id="19" w:name="_Toc75971802"/>
      <w:bookmarkStart w:id="20" w:name="_Toc77101282"/>
      <w:r w:rsidRPr="00B14017">
        <w:rPr>
          <w:i w:val="0"/>
          <w:iCs w:val="0"/>
          <w:color w:val="auto"/>
        </w:rPr>
        <w:t xml:space="preserve">Figure </w:t>
      </w:r>
      <w:r w:rsidR="00B14017" w:rsidRPr="00B14017">
        <w:rPr>
          <w:i w:val="0"/>
          <w:iCs w:val="0"/>
          <w:color w:val="auto"/>
        </w:rPr>
        <w:t>1</w:t>
      </w:r>
      <w:r w:rsidRPr="00B14017">
        <w:rPr>
          <w:i w:val="0"/>
          <w:iCs w:val="0"/>
          <w:color w:val="auto"/>
        </w:rPr>
        <w:t xml:space="preserve"> :Original Coloured Dat</w:t>
      </w:r>
      <w:bookmarkEnd w:id="16"/>
      <w:bookmarkEnd w:id="17"/>
      <w:bookmarkEnd w:id="18"/>
      <w:bookmarkEnd w:id="19"/>
      <w:bookmarkEnd w:id="20"/>
      <w:r w:rsidR="00B14017" w:rsidRPr="00B14017">
        <w:rPr>
          <w:i w:val="0"/>
          <w:iCs w:val="0"/>
          <w:color w:val="auto"/>
        </w:rPr>
        <w:t>a</w:t>
      </w:r>
    </w:p>
    <w:p w14:paraId="2A909232" w14:textId="46048FEC" w:rsidR="00BE650C" w:rsidRPr="00B14017" w:rsidRDefault="00B14017" w:rsidP="002666B1">
      <w:pPr>
        <w:pBdr>
          <w:top w:val="nil"/>
          <w:left w:val="nil"/>
          <w:bottom w:val="nil"/>
          <w:right w:val="nil"/>
          <w:between w:val="nil"/>
        </w:pBdr>
        <w:spacing w:after="0"/>
        <w:ind w:left="1134"/>
        <w:rPr>
          <w:rStyle w:val="y2iqfc"/>
          <w:rFonts w:ascii="Times New Roman" w:hAnsi="Times New Roman" w:cs="Times New Roman"/>
          <w:b/>
          <w:i/>
          <w:iCs/>
          <w:color w:val="1F497D" w:themeColor="text2"/>
          <w:sz w:val="24"/>
          <w:szCs w:val="24"/>
        </w:rPr>
      </w:pPr>
      <w:r>
        <w:rPr>
          <w:rFonts w:ascii="Times New Roman" w:hAnsi="Times New Roman" w:cs="Times New Roman"/>
          <w:b/>
          <w:sz w:val="24"/>
          <w:szCs w:val="24"/>
        </w:rPr>
        <w:t xml:space="preserve">2.1 </w:t>
      </w:r>
      <w:r w:rsidR="00BE650C" w:rsidRPr="00B14017">
        <w:rPr>
          <w:rFonts w:ascii="Times New Roman" w:hAnsi="Times New Roman" w:cs="Times New Roman"/>
          <w:b/>
          <w:sz w:val="24"/>
          <w:szCs w:val="24"/>
        </w:rPr>
        <w:t>Resize Operation:</w:t>
      </w:r>
    </w:p>
    <w:p w14:paraId="07454576" w14:textId="247262C0" w:rsidR="00BE650C" w:rsidRDefault="00BE650C" w:rsidP="002666B1">
      <w:pPr>
        <w:spacing w:after="0"/>
        <w:ind w:left="90" w:firstLine="630"/>
        <w:jc w:val="both"/>
        <w:rPr>
          <w:rStyle w:val="y2iqfc"/>
          <w:rFonts w:ascii="Times New Roman" w:hAnsi="Times New Roman" w:cs="Times New Roman"/>
          <w:color w:val="202124"/>
          <w:sz w:val="24"/>
          <w:szCs w:val="24"/>
          <w:lang w:val="en" w:eastAsia="en-GB"/>
        </w:rPr>
      </w:pPr>
      <w:r w:rsidRPr="009638D4">
        <w:rPr>
          <w:rStyle w:val="y2iqfc"/>
          <w:rFonts w:ascii="Times New Roman" w:hAnsi="Times New Roman" w:cs="Times New Roman"/>
          <w:color w:val="202124"/>
          <w:sz w:val="24"/>
          <w:szCs w:val="24"/>
          <w:lang w:val="en"/>
        </w:rPr>
        <w:t>Pixels are the basic and smallest element of a photograph</w:t>
      </w:r>
      <w:r>
        <w:rPr>
          <w:rStyle w:val="y2iqfc"/>
          <w:rFonts w:ascii="Times New Roman" w:hAnsi="Times New Roman" w:cs="Times New Roman"/>
          <w:color w:val="202124"/>
          <w:sz w:val="24"/>
          <w:szCs w:val="24"/>
          <w:lang w:val="en"/>
        </w:rPr>
        <w:t>. Pictures,</w:t>
      </w:r>
      <w:r w:rsidRPr="009638D4">
        <w:rPr>
          <w:rStyle w:val="y2iqfc"/>
          <w:rFonts w:ascii="Times New Roman" w:hAnsi="Times New Roman" w:cs="Times New Roman"/>
          <w:color w:val="202124"/>
          <w:sz w:val="24"/>
          <w:szCs w:val="24"/>
          <w:lang w:val="en"/>
        </w:rPr>
        <w:t xml:space="preserve"> just like a wall</w:t>
      </w:r>
      <w:r>
        <w:rPr>
          <w:rStyle w:val="y2iqfc"/>
          <w:rFonts w:ascii="Times New Roman" w:hAnsi="Times New Roman" w:cs="Times New Roman"/>
          <w:color w:val="202124"/>
          <w:sz w:val="24"/>
          <w:szCs w:val="24"/>
          <w:lang w:val="en"/>
        </w:rPr>
        <w:t>,</w:t>
      </w:r>
      <w:r w:rsidRPr="009638D4">
        <w:rPr>
          <w:rStyle w:val="y2iqfc"/>
          <w:rFonts w:ascii="Times New Roman" w:hAnsi="Times New Roman" w:cs="Times New Roman"/>
          <w:color w:val="202124"/>
          <w:sz w:val="24"/>
          <w:szCs w:val="24"/>
          <w:lang w:val="en"/>
        </w:rPr>
        <w:t xml:space="preserve"> is made of </w:t>
      </w:r>
      <w:r>
        <w:rPr>
          <w:rStyle w:val="y2iqfc"/>
          <w:rFonts w:ascii="Times New Roman" w:hAnsi="Times New Roman" w:cs="Times New Roman"/>
          <w:color w:val="202124"/>
          <w:sz w:val="24"/>
          <w:szCs w:val="24"/>
          <w:lang w:val="en"/>
        </w:rPr>
        <w:t xml:space="preserve">pixels like </w:t>
      </w:r>
      <w:r w:rsidRPr="009638D4">
        <w:rPr>
          <w:rStyle w:val="y2iqfc"/>
          <w:rFonts w:ascii="Times New Roman" w:hAnsi="Times New Roman" w:cs="Times New Roman"/>
          <w:color w:val="202124"/>
          <w:sz w:val="24"/>
          <w:szCs w:val="24"/>
          <w:lang w:val="en"/>
        </w:rPr>
        <w:t>bricks. Today's computer technology also uses these pixels by arranging them with squares used on a 2-dimensional</w:t>
      </w:r>
      <w:r w:rsidR="00444E49">
        <w:rPr>
          <w:rStyle w:val="y2iqfc"/>
          <w:rFonts w:ascii="Times New Roman" w:hAnsi="Times New Roman" w:cs="Times New Roman"/>
          <w:color w:val="202124"/>
          <w:sz w:val="24"/>
          <w:szCs w:val="24"/>
          <w:lang w:val="en"/>
        </w:rPr>
        <w:t xml:space="preserve"> </w:t>
      </w:r>
      <w:r w:rsidRPr="009638D4">
        <w:rPr>
          <w:rStyle w:val="y2iqfc"/>
          <w:rFonts w:ascii="Times New Roman" w:hAnsi="Times New Roman" w:cs="Times New Roman"/>
          <w:color w:val="202124"/>
          <w:sz w:val="24"/>
          <w:szCs w:val="24"/>
          <w:lang w:val="en"/>
        </w:rPr>
        <w:t>plane.</w:t>
      </w:r>
      <w:r w:rsidR="005455F6">
        <w:rPr>
          <w:rStyle w:val="y2iqfc"/>
          <w:rFonts w:ascii="Times New Roman" w:hAnsi="Times New Roman" w:cs="Times New Roman"/>
          <w:color w:val="202124"/>
          <w:sz w:val="24"/>
          <w:szCs w:val="24"/>
          <w:lang w:val="en"/>
        </w:rPr>
        <w:t xml:space="preserve"> Each pixel is a tiny piece of an </w:t>
      </w:r>
      <w:proofErr w:type="spellStart"/>
      <w:r w:rsidR="005455F6">
        <w:rPr>
          <w:rStyle w:val="y2iqfc"/>
          <w:rFonts w:ascii="Times New Roman" w:hAnsi="Times New Roman" w:cs="Times New Roman"/>
          <w:color w:val="202124"/>
          <w:sz w:val="24"/>
          <w:szCs w:val="24"/>
          <w:lang w:val="en"/>
        </w:rPr>
        <w:t>orginal</w:t>
      </w:r>
      <w:proofErr w:type="spellEnd"/>
      <w:r w:rsidR="005455F6">
        <w:rPr>
          <w:rStyle w:val="y2iqfc"/>
          <w:rFonts w:ascii="Times New Roman" w:hAnsi="Times New Roman" w:cs="Times New Roman"/>
          <w:color w:val="202124"/>
          <w:sz w:val="24"/>
          <w:szCs w:val="24"/>
          <w:lang w:val="en"/>
        </w:rPr>
        <w:t xml:space="preserve"> image.</w:t>
      </w:r>
      <w:r w:rsidRPr="009638D4">
        <w:rPr>
          <w:rStyle w:val="y2iqfc"/>
          <w:rFonts w:ascii="Times New Roman" w:hAnsi="Times New Roman" w:cs="Times New Roman"/>
          <w:color w:val="202124"/>
          <w:sz w:val="24"/>
          <w:szCs w:val="24"/>
          <w:lang w:val="en"/>
        </w:rPr>
        <w:t xml:space="preserve"> In digital imaging and printing techniques, each picture actually consists of 3 basic colors. This system is called RGB which is form </w:t>
      </w:r>
      <w:r>
        <w:rPr>
          <w:rStyle w:val="y2iqfc"/>
          <w:rFonts w:ascii="Times New Roman" w:hAnsi="Times New Roman" w:cs="Times New Roman"/>
          <w:color w:val="202124"/>
          <w:sz w:val="24"/>
          <w:szCs w:val="24"/>
          <w:lang w:val="en"/>
        </w:rPr>
        <w:t xml:space="preserve">with R= red, G=green and B=blue. </w:t>
      </w:r>
      <w:r w:rsidRPr="009638D4">
        <w:rPr>
          <w:rStyle w:val="y2iqfc"/>
          <w:rFonts w:ascii="Times New Roman" w:hAnsi="Times New Roman" w:cs="Times New Roman"/>
          <w:color w:val="202124"/>
          <w:sz w:val="24"/>
          <w:szCs w:val="24"/>
          <w:lang w:val="en"/>
        </w:rPr>
        <w:t>The computer system gives a mathematical value to all the pixels it squares. In fact, the images we describe as colors are just numbers for a computer. In order for mathematical calculations to be made, it only needs to have a number value for each pixel</w:t>
      </w:r>
      <w:r>
        <w:rPr>
          <w:rStyle w:val="y2iqfc"/>
          <w:rFonts w:ascii="Times New Roman" w:hAnsi="Times New Roman" w:cs="Times New Roman"/>
          <w:color w:val="202124"/>
          <w:sz w:val="24"/>
          <w:szCs w:val="24"/>
          <w:lang w:val="en"/>
        </w:rPr>
        <w:t xml:space="preserve">. </w:t>
      </w:r>
    </w:p>
    <w:p w14:paraId="07866350" w14:textId="77777777" w:rsidR="00BE650C" w:rsidRDefault="00BE650C" w:rsidP="002666B1">
      <w:pPr>
        <w:spacing w:after="0"/>
        <w:ind w:left="90" w:firstLine="630"/>
        <w:jc w:val="both"/>
        <w:rPr>
          <w:rStyle w:val="y2iqfc"/>
          <w:rFonts w:ascii="Times New Roman" w:hAnsi="Times New Roman" w:cs="Times New Roman"/>
          <w:color w:val="202124"/>
          <w:sz w:val="24"/>
          <w:szCs w:val="24"/>
          <w:lang w:val="en"/>
        </w:rPr>
      </w:pPr>
    </w:p>
    <w:p w14:paraId="1958905E" w14:textId="675A26C6" w:rsidR="00BE650C" w:rsidRDefault="005B2CAE" w:rsidP="002666B1">
      <w:pPr>
        <w:pBdr>
          <w:top w:val="nil"/>
          <w:left w:val="nil"/>
          <w:bottom w:val="nil"/>
          <w:right w:val="nil"/>
          <w:between w:val="nil"/>
        </w:pBdr>
        <w:spacing w:after="0"/>
        <w:ind w:firstLine="720"/>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w:t>
      </w:r>
      <w:r w:rsidR="00BE650C" w:rsidRPr="002767E5">
        <w:rPr>
          <w:rFonts w:ascii="Times New Roman" w:hAnsi="Times New Roman" w:cs="Times New Roman"/>
          <w:i/>
          <w:color w:val="000000" w:themeColor="text1"/>
          <w:sz w:val="24"/>
          <w:szCs w:val="24"/>
          <w:lang w:val="en-US"/>
        </w:rPr>
        <w:t>The term resolution is often used as a pixel count in digital imaging. When the pixel counts are referred to as resolution, the convention is to describe the pixel resolution with the set of two numbers. The first number is the number of pixel columns (width) and the second is the number of pixel rows (</w:t>
      </w:r>
      <w:commentRangeStart w:id="21"/>
      <w:r w:rsidR="00BE650C" w:rsidRPr="002767E5">
        <w:rPr>
          <w:rFonts w:ascii="Times New Roman" w:hAnsi="Times New Roman" w:cs="Times New Roman"/>
          <w:i/>
          <w:color w:val="000000" w:themeColor="text1"/>
          <w:sz w:val="24"/>
          <w:szCs w:val="24"/>
          <w:lang w:val="en-US"/>
        </w:rPr>
        <w:t>height</w:t>
      </w:r>
      <w:commentRangeEnd w:id="21"/>
      <w:r w:rsidR="007A7137">
        <w:rPr>
          <w:rStyle w:val="CommentReference"/>
        </w:rPr>
        <w:commentReference w:id="21"/>
      </w:r>
      <w:r w:rsidR="00BE650C" w:rsidRPr="002767E5">
        <w:rPr>
          <w:rFonts w:ascii="Times New Roman" w:hAnsi="Times New Roman" w:cs="Times New Roman"/>
          <w:i/>
          <w:color w:val="000000" w:themeColor="text1"/>
          <w:sz w:val="24"/>
          <w:szCs w:val="24"/>
          <w:lang w:val="en-US"/>
        </w:rPr>
        <w:t xml:space="preserve">), for example as 640 by 480. Another popular convention is to cite resolution as the total number of pixels in the image, typically given as number of </w:t>
      </w:r>
      <w:r w:rsidR="00BE650C" w:rsidRPr="002767E5">
        <w:rPr>
          <w:rFonts w:ascii="Times New Roman" w:hAnsi="Times New Roman" w:cs="Times New Roman"/>
          <w:i/>
          <w:color w:val="000000" w:themeColor="text1"/>
          <w:sz w:val="24"/>
          <w:szCs w:val="24"/>
          <w:lang w:val="en-US"/>
        </w:rPr>
        <w:lastRenderedPageBreak/>
        <w:t>megapixels, which can be calculated by multiplying pixel columns by pixel rows and dividing by one million. An image that is 2048 pixels in width and 1536 pixels in height has a total of 2048×1536 = 3,145,728 pixels or 3.1 megapixels.</w:t>
      </w:r>
      <w:r w:rsidR="00BE650C">
        <w:rPr>
          <w:rStyle w:val="FootnoteReference"/>
          <w:rFonts w:ascii="Times New Roman" w:hAnsi="Times New Roman" w:cs="Times New Roman"/>
          <w:i/>
          <w:color w:val="000000" w:themeColor="text1"/>
          <w:sz w:val="24"/>
          <w:szCs w:val="24"/>
          <w:lang w:val="en-US"/>
        </w:rPr>
        <w:footnoteReference w:id="2"/>
      </w:r>
      <w:r w:rsidR="00BE650C" w:rsidRPr="002767E5">
        <w:rPr>
          <w:rFonts w:ascii="Times New Roman" w:hAnsi="Times New Roman" w:cs="Times New Roman"/>
          <w:i/>
          <w:color w:val="000000" w:themeColor="text1"/>
          <w:sz w:val="24"/>
          <w:szCs w:val="24"/>
          <w:lang w:val="en-US"/>
        </w:rPr>
        <w:t xml:space="preserve"> </w:t>
      </w:r>
      <w:sdt>
        <w:sdtPr>
          <w:rPr>
            <w:rFonts w:ascii="Times New Roman" w:hAnsi="Times New Roman" w:cs="Times New Roman"/>
            <w:i/>
            <w:color w:val="000000" w:themeColor="text1"/>
            <w:sz w:val="24"/>
            <w:szCs w:val="24"/>
            <w:lang w:val="en-US"/>
          </w:rPr>
          <w:id w:val="1658645777"/>
          <w:citation/>
        </w:sdtPr>
        <w:sdtEndPr/>
        <w:sdtContent>
          <w:r w:rsidR="00BE650C" w:rsidRPr="002767E5">
            <w:rPr>
              <w:rFonts w:ascii="Times New Roman" w:hAnsi="Times New Roman" w:cs="Times New Roman"/>
              <w:i/>
              <w:color w:val="000000" w:themeColor="text1"/>
              <w:sz w:val="24"/>
              <w:szCs w:val="24"/>
              <w:lang w:val="en-US"/>
            </w:rPr>
            <w:fldChar w:fldCharType="begin"/>
          </w:r>
          <w:r w:rsidR="00BE650C" w:rsidRPr="002767E5">
            <w:rPr>
              <w:rFonts w:ascii="Times New Roman" w:hAnsi="Times New Roman" w:cs="Times New Roman"/>
              <w:i/>
              <w:color w:val="000000" w:themeColor="text1"/>
              <w:sz w:val="24"/>
              <w:szCs w:val="24"/>
              <w:lang w:val="en-US"/>
            </w:rPr>
            <w:instrText xml:space="preserve"> CITATION dig \l 1055 </w:instrText>
          </w:r>
          <w:r w:rsidR="00BE650C" w:rsidRPr="002767E5">
            <w:rPr>
              <w:rFonts w:ascii="Times New Roman" w:hAnsi="Times New Roman" w:cs="Times New Roman"/>
              <w:i/>
              <w:color w:val="000000" w:themeColor="text1"/>
              <w:sz w:val="24"/>
              <w:szCs w:val="24"/>
              <w:lang w:val="en-US"/>
            </w:rPr>
            <w:fldChar w:fldCharType="separate"/>
          </w:r>
          <w:r w:rsidR="000D0933" w:rsidRPr="000D0933">
            <w:rPr>
              <w:rFonts w:ascii="Times New Roman" w:hAnsi="Times New Roman" w:cs="Times New Roman"/>
              <w:noProof/>
              <w:color w:val="000000" w:themeColor="text1"/>
              <w:sz w:val="24"/>
              <w:szCs w:val="24"/>
              <w:lang w:val="en-US"/>
            </w:rPr>
            <w:t>(digital image, n.d.)</w:t>
          </w:r>
          <w:r w:rsidR="00BE650C" w:rsidRPr="002767E5">
            <w:rPr>
              <w:rFonts w:ascii="Times New Roman" w:hAnsi="Times New Roman" w:cs="Times New Roman"/>
              <w:i/>
              <w:color w:val="000000" w:themeColor="text1"/>
              <w:sz w:val="24"/>
              <w:szCs w:val="24"/>
              <w:lang w:val="en-US"/>
            </w:rPr>
            <w:fldChar w:fldCharType="end"/>
          </w:r>
        </w:sdtContent>
      </w:sdt>
      <w:r>
        <w:rPr>
          <w:rFonts w:ascii="Times New Roman" w:hAnsi="Times New Roman" w:cs="Times New Roman"/>
          <w:i/>
          <w:color w:val="000000" w:themeColor="text1"/>
          <w:sz w:val="24"/>
          <w:szCs w:val="24"/>
          <w:lang w:val="en-US"/>
        </w:rPr>
        <w:t>”</w:t>
      </w:r>
    </w:p>
    <w:p w14:paraId="088E7018" w14:textId="77777777" w:rsidR="0060241E" w:rsidRPr="00B14017" w:rsidRDefault="0060241E" w:rsidP="002666B1">
      <w:pPr>
        <w:pBdr>
          <w:top w:val="nil"/>
          <w:left w:val="nil"/>
          <w:bottom w:val="nil"/>
          <w:right w:val="nil"/>
          <w:between w:val="nil"/>
        </w:pBdr>
        <w:spacing w:after="0"/>
        <w:ind w:firstLine="720"/>
        <w:jc w:val="both"/>
        <w:rPr>
          <w:rStyle w:val="y2iqfc"/>
          <w:rFonts w:ascii="Times New Roman" w:hAnsi="Times New Roman" w:cs="Times New Roman"/>
          <w:i/>
          <w:color w:val="000000" w:themeColor="text1"/>
          <w:sz w:val="24"/>
          <w:szCs w:val="24"/>
          <w:lang w:val="en-US"/>
        </w:rPr>
      </w:pPr>
    </w:p>
    <w:p w14:paraId="254693DC" w14:textId="17AEB6CB" w:rsidR="00764C67" w:rsidRDefault="00BE650C" w:rsidP="002666B1">
      <w:pPr>
        <w:pStyle w:val="HTMLPreformatted"/>
        <w:spacing w:line="276" w:lineRule="auto"/>
        <w:jc w:val="both"/>
        <w:rPr>
          <w:noProof/>
        </w:rPr>
      </w:pPr>
      <w:r>
        <w:rPr>
          <w:rStyle w:val="y2iqfc"/>
          <w:rFonts w:ascii="Times New Roman" w:hAnsi="Times New Roman" w:cs="Times New Roman"/>
          <w:color w:val="202124"/>
          <w:sz w:val="24"/>
          <w:szCs w:val="24"/>
          <w:lang w:val="en"/>
        </w:rPr>
        <w:tab/>
      </w:r>
      <w:r w:rsidRPr="000A5207">
        <w:rPr>
          <w:rStyle w:val="y2iqfc"/>
          <w:rFonts w:ascii="Times New Roman" w:hAnsi="Times New Roman" w:cs="Times New Roman"/>
          <w:color w:val="202124"/>
          <w:sz w:val="24"/>
          <w:szCs w:val="24"/>
          <w:lang w:val="en"/>
        </w:rPr>
        <w:t xml:space="preserve">I need to reduce the </w:t>
      </w:r>
      <w:r>
        <w:rPr>
          <w:rStyle w:val="y2iqfc"/>
          <w:rFonts w:ascii="Times New Roman" w:hAnsi="Times New Roman" w:cs="Times New Roman"/>
          <w:color w:val="202124"/>
          <w:sz w:val="24"/>
          <w:szCs w:val="24"/>
          <w:lang w:val="en"/>
        </w:rPr>
        <w:t>size</w:t>
      </w:r>
      <w:r w:rsidRPr="000A5207">
        <w:rPr>
          <w:rStyle w:val="y2iqfc"/>
          <w:rFonts w:ascii="Times New Roman" w:hAnsi="Times New Roman" w:cs="Times New Roman"/>
          <w:color w:val="202124"/>
          <w:sz w:val="24"/>
          <w:szCs w:val="24"/>
          <w:lang w:val="en"/>
        </w:rPr>
        <w:t xml:space="preserve"> of this picture, which I will use as data, because </w:t>
      </w:r>
      <w:r w:rsidR="00754793" w:rsidRPr="000A5207">
        <w:rPr>
          <w:rStyle w:val="y2iqfc"/>
          <w:rFonts w:ascii="Times New Roman" w:hAnsi="Times New Roman" w:cs="Times New Roman"/>
          <w:color w:val="202124"/>
          <w:sz w:val="24"/>
          <w:szCs w:val="24"/>
          <w:lang w:val="en"/>
        </w:rPr>
        <w:t>otherwise,</w:t>
      </w:r>
      <w:r w:rsidRPr="000A5207">
        <w:rPr>
          <w:rStyle w:val="y2iqfc"/>
          <w:rFonts w:ascii="Times New Roman" w:hAnsi="Times New Roman" w:cs="Times New Roman"/>
          <w:color w:val="202124"/>
          <w:sz w:val="24"/>
          <w:szCs w:val="24"/>
          <w:lang w:val="en"/>
        </w:rPr>
        <w:t xml:space="preserve"> my calculations will take too long</w:t>
      </w:r>
      <w:r w:rsidR="0060241E">
        <w:rPr>
          <w:rStyle w:val="y2iqfc"/>
          <w:rFonts w:ascii="Times New Roman" w:hAnsi="Times New Roman" w:cs="Times New Roman"/>
          <w:color w:val="202124"/>
          <w:sz w:val="24"/>
          <w:szCs w:val="24"/>
          <w:lang w:val="en"/>
        </w:rPr>
        <w:t xml:space="preserve">. </w:t>
      </w:r>
      <w:r>
        <w:rPr>
          <w:rStyle w:val="y2iqfc"/>
          <w:rFonts w:ascii="Times New Roman" w:hAnsi="Times New Roman" w:cs="Times New Roman"/>
          <w:color w:val="202124"/>
          <w:sz w:val="24"/>
          <w:szCs w:val="24"/>
          <w:lang w:val="en"/>
        </w:rPr>
        <w:t xml:space="preserve">This operation also known as lowering the </w:t>
      </w:r>
      <w:proofErr w:type="spellStart"/>
      <w:r>
        <w:rPr>
          <w:rStyle w:val="y2iqfc"/>
          <w:rFonts w:ascii="Times New Roman" w:hAnsi="Times New Roman" w:cs="Times New Roman"/>
          <w:color w:val="202124"/>
          <w:sz w:val="24"/>
          <w:szCs w:val="24"/>
          <w:lang w:val="en"/>
        </w:rPr>
        <w:t>resulution</w:t>
      </w:r>
      <w:proofErr w:type="spellEnd"/>
      <w:r>
        <w:rPr>
          <w:rStyle w:val="y2iqfc"/>
          <w:rFonts w:ascii="Times New Roman" w:hAnsi="Times New Roman" w:cs="Times New Roman"/>
          <w:color w:val="202124"/>
          <w:sz w:val="24"/>
          <w:szCs w:val="24"/>
          <w:lang w:val="en"/>
        </w:rPr>
        <w:t xml:space="preserve">. Just like we watch videos online, </w:t>
      </w:r>
      <w:r w:rsidR="00754793">
        <w:rPr>
          <w:rStyle w:val="y2iqfc"/>
          <w:rFonts w:ascii="Times New Roman" w:hAnsi="Times New Roman" w:cs="Times New Roman"/>
          <w:color w:val="202124"/>
          <w:sz w:val="24"/>
          <w:szCs w:val="24"/>
          <w:lang w:val="en"/>
        </w:rPr>
        <w:t>if</w:t>
      </w:r>
      <w:r>
        <w:rPr>
          <w:rStyle w:val="y2iqfc"/>
          <w:rFonts w:ascii="Times New Roman" w:hAnsi="Times New Roman" w:cs="Times New Roman"/>
          <w:color w:val="202124"/>
          <w:sz w:val="24"/>
          <w:szCs w:val="24"/>
          <w:lang w:val="en"/>
        </w:rPr>
        <w:t xml:space="preserve"> we lower the </w:t>
      </w:r>
      <w:proofErr w:type="spellStart"/>
      <w:r>
        <w:rPr>
          <w:rStyle w:val="y2iqfc"/>
          <w:rFonts w:ascii="Times New Roman" w:hAnsi="Times New Roman" w:cs="Times New Roman"/>
          <w:color w:val="202124"/>
          <w:sz w:val="24"/>
          <w:szCs w:val="24"/>
          <w:lang w:val="en"/>
        </w:rPr>
        <w:t>resulution</w:t>
      </w:r>
      <w:proofErr w:type="spellEnd"/>
      <w:r>
        <w:rPr>
          <w:rStyle w:val="y2iqfc"/>
          <w:rFonts w:ascii="Times New Roman" w:hAnsi="Times New Roman" w:cs="Times New Roman"/>
          <w:color w:val="202124"/>
          <w:sz w:val="24"/>
          <w:szCs w:val="24"/>
          <w:lang w:val="en"/>
        </w:rPr>
        <w:t xml:space="preserve">, </w:t>
      </w:r>
      <w:proofErr w:type="spellStart"/>
      <w:r>
        <w:rPr>
          <w:rStyle w:val="y2iqfc"/>
          <w:rFonts w:ascii="Times New Roman" w:hAnsi="Times New Roman" w:cs="Times New Roman"/>
          <w:color w:val="202124"/>
          <w:sz w:val="24"/>
          <w:szCs w:val="24"/>
          <w:lang w:val="en"/>
        </w:rPr>
        <w:t>totol</w:t>
      </w:r>
      <w:proofErr w:type="spellEnd"/>
      <w:r>
        <w:rPr>
          <w:rStyle w:val="y2iqfc"/>
          <w:rFonts w:ascii="Times New Roman" w:hAnsi="Times New Roman" w:cs="Times New Roman"/>
          <w:color w:val="202124"/>
          <w:sz w:val="24"/>
          <w:szCs w:val="24"/>
          <w:lang w:val="en"/>
        </w:rPr>
        <w:t xml:space="preserve"> number of calculations is also reduces </w:t>
      </w:r>
      <w:proofErr w:type="spellStart"/>
      <w:r>
        <w:rPr>
          <w:rStyle w:val="y2iqfc"/>
          <w:rFonts w:ascii="Times New Roman" w:hAnsi="Times New Roman" w:cs="Times New Roman"/>
          <w:color w:val="202124"/>
          <w:sz w:val="24"/>
          <w:szCs w:val="24"/>
          <w:lang w:val="en"/>
        </w:rPr>
        <w:t>dramaticlly</w:t>
      </w:r>
      <w:proofErr w:type="spellEnd"/>
      <w:r>
        <w:rPr>
          <w:rStyle w:val="y2iqfc"/>
          <w:rFonts w:ascii="Times New Roman" w:hAnsi="Times New Roman" w:cs="Times New Roman"/>
          <w:color w:val="202124"/>
          <w:sz w:val="24"/>
          <w:szCs w:val="24"/>
          <w:lang w:val="en"/>
        </w:rPr>
        <w:t xml:space="preserve">. </w:t>
      </w:r>
      <w:r w:rsidRPr="009638D4">
        <w:rPr>
          <w:rStyle w:val="y2iqfc"/>
          <w:rFonts w:ascii="Times New Roman" w:hAnsi="Times New Roman" w:cs="Times New Roman"/>
          <w:color w:val="202124"/>
          <w:sz w:val="24"/>
          <w:szCs w:val="24"/>
          <w:lang w:val="en"/>
        </w:rPr>
        <w:t>For this reason, I will reduce my photo</w:t>
      </w:r>
      <w:r w:rsidR="003F5B03">
        <w:rPr>
          <w:rStyle w:val="y2iqfc"/>
          <w:rFonts w:ascii="Times New Roman" w:hAnsi="Times New Roman" w:cs="Times New Roman"/>
          <w:color w:val="202124"/>
          <w:sz w:val="24"/>
          <w:szCs w:val="24"/>
          <w:lang w:val="en"/>
        </w:rPr>
        <w:t xml:space="preserve"> </w:t>
      </w:r>
      <w:r w:rsidR="003F5B03" w:rsidRPr="00613975">
        <w:rPr>
          <w:rFonts w:ascii="Times New Roman" w:hAnsi="Times New Roman" w:cs="Times New Roman"/>
          <w:sz w:val="24"/>
          <w:szCs w:val="24"/>
          <w:lang w:val="en-US"/>
        </w:rPr>
        <w:t>from 2448*3264</w:t>
      </w:r>
      <w:r w:rsidR="003F5B03">
        <w:rPr>
          <w:rFonts w:ascii="Times New Roman" w:hAnsi="Times New Roman" w:cs="Times New Roman"/>
          <w:sz w:val="24"/>
          <w:szCs w:val="24"/>
          <w:lang w:val="en-US"/>
        </w:rPr>
        <w:t xml:space="preserve"> pixels</w:t>
      </w:r>
      <w:r w:rsidRPr="009638D4">
        <w:rPr>
          <w:rStyle w:val="y2iqfc"/>
          <w:rFonts w:ascii="Times New Roman" w:hAnsi="Times New Roman" w:cs="Times New Roman"/>
          <w:color w:val="202124"/>
          <w:sz w:val="24"/>
          <w:szCs w:val="24"/>
          <w:lang w:val="en"/>
        </w:rPr>
        <w:t xml:space="preserve"> to 256*256 pixels</w:t>
      </w:r>
      <w:r>
        <w:rPr>
          <w:rStyle w:val="y2iqfc"/>
          <w:rFonts w:ascii="Times New Roman" w:hAnsi="Times New Roman" w:cs="Times New Roman"/>
          <w:color w:val="202124"/>
          <w:sz w:val="24"/>
          <w:szCs w:val="24"/>
          <w:lang w:val="en"/>
        </w:rPr>
        <w:t>.</w:t>
      </w:r>
      <w:r>
        <w:t xml:space="preserve"> </w:t>
      </w:r>
      <w:r>
        <w:rPr>
          <w:rFonts w:ascii="Times New Roman" w:hAnsi="Times New Roman" w:cs="Times New Roman"/>
          <w:color w:val="202124"/>
          <w:sz w:val="24"/>
          <w:szCs w:val="24"/>
          <w:lang w:val="tr-TR"/>
        </w:rPr>
        <w:t xml:space="preserve">In order to make this operation, </w:t>
      </w:r>
      <w:r w:rsidRPr="000A5207">
        <w:rPr>
          <w:rStyle w:val="y2iqfc"/>
          <w:rFonts w:ascii="Times New Roman" w:hAnsi="Times New Roman" w:cs="Times New Roman"/>
          <w:color w:val="202124"/>
          <w:sz w:val="24"/>
          <w:szCs w:val="24"/>
          <w:lang w:val="en"/>
        </w:rPr>
        <w:t xml:space="preserve">I simply opened my photo in windows paint application (the default windows well-known application) and </w:t>
      </w:r>
      <w:r>
        <w:rPr>
          <w:rStyle w:val="y2iqfc"/>
          <w:rFonts w:ascii="Times New Roman" w:hAnsi="Times New Roman" w:cs="Times New Roman"/>
          <w:color w:val="202124"/>
          <w:sz w:val="24"/>
          <w:szCs w:val="24"/>
          <w:lang w:val="en"/>
        </w:rPr>
        <w:t>used</w:t>
      </w:r>
      <w:r w:rsidRPr="000A5207">
        <w:rPr>
          <w:rStyle w:val="y2iqfc"/>
          <w:rFonts w:ascii="Times New Roman" w:hAnsi="Times New Roman" w:cs="Times New Roman"/>
          <w:color w:val="202124"/>
          <w:sz w:val="24"/>
          <w:szCs w:val="24"/>
          <w:lang w:val="en"/>
        </w:rPr>
        <w:t xml:space="preserve"> the crop/resize </w:t>
      </w:r>
      <w:r>
        <w:rPr>
          <w:rStyle w:val="y2iqfc"/>
          <w:rFonts w:ascii="Times New Roman" w:hAnsi="Times New Roman" w:cs="Times New Roman"/>
          <w:color w:val="202124"/>
          <w:sz w:val="24"/>
          <w:szCs w:val="24"/>
          <w:lang w:val="en"/>
        </w:rPr>
        <w:t>feature</w:t>
      </w:r>
      <w:r w:rsidRPr="000A5207">
        <w:rPr>
          <w:rStyle w:val="y2iqfc"/>
          <w:rFonts w:ascii="Times New Roman" w:hAnsi="Times New Roman" w:cs="Times New Roman"/>
          <w:color w:val="202124"/>
          <w:sz w:val="24"/>
          <w:szCs w:val="24"/>
          <w:lang w:val="en"/>
        </w:rPr>
        <w:t xml:space="preserve">. I converted </w:t>
      </w:r>
      <w:r>
        <w:rPr>
          <w:rStyle w:val="y2iqfc"/>
          <w:rFonts w:ascii="Times New Roman" w:hAnsi="Times New Roman" w:cs="Times New Roman"/>
          <w:color w:val="202124"/>
          <w:sz w:val="24"/>
          <w:szCs w:val="24"/>
          <w:lang w:val="en"/>
        </w:rPr>
        <w:t>the</w:t>
      </w:r>
      <w:r w:rsidRPr="000A5207">
        <w:rPr>
          <w:rStyle w:val="y2iqfc"/>
          <w:rFonts w:ascii="Times New Roman" w:hAnsi="Times New Roman" w:cs="Times New Roman"/>
          <w:color w:val="202124"/>
          <w:sz w:val="24"/>
          <w:szCs w:val="24"/>
          <w:lang w:val="en"/>
        </w:rPr>
        <w:t xml:space="preserve"> photo, which I used as data, from 2448*3264 pixels to 256*256 pixels.</w:t>
      </w:r>
      <w:r w:rsidRPr="000A5207">
        <w:rPr>
          <w:noProof/>
        </w:rPr>
        <w:t xml:space="preserve"> </w:t>
      </w:r>
      <w:r>
        <w:rPr>
          <w:noProof/>
        </w:rPr>
        <w:t xml:space="preserve"> </w:t>
      </w:r>
    </w:p>
    <w:p w14:paraId="09BF8BB9" w14:textId="1D1A1C41" w:rsidR="00B14017" w:rsidRDefault="00B14017" w:rsidP="002666B1">
      <w:pPr>
        <w:pStyle w:val="HTMLPreformatted"/>
        <w:spacing w:line="276" w:lineRule="auto"/>
        <w:jc w:val="both"/>
        <w:rPr>
          <w:noProof/>
        </w:rPr>
      </w:pPr>
      <w:r>
        <w:rPr>
          <w:noProof/>
        </w:rPr>
        <w:drawing>
          <wp:anchor distT="0" distB="0" distL="114300" distR="114300" simplePos="0" relativeHeight="251668480" behindDoc="0" locked="0" layoutInCell="1" allowOverlap="1" wp14:anchorId="50D760AC" wp14:editId="213EF093">
            <wp:simplePos x="0" y="0"/>
            <wp:positionH relativeFrom="column">
              <wp:posOffset>2300605</wp:posOffset>
            </wp:positionH>
            <wp:positionV relativeFrom="paragraph">
              <wp:posOffset>6350</wp:posOffset>
            </wp:positionV>
            <wp:extent cx="1581467" cy="1581467"/>
            <wp:effectExtent l="0" t="0" r="0" b="0"/>
            <wp:wrapSquare wrapText="bothSides"/>
            <wp:docPr id="3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581467" cy="1581467"/>
                    </a:xfrm>
                    <a:prstGeom prst="rect">
                      <a:avLst/>
                    </a:prstGeom>
                    <a:ln/>
                  </pic:spPr>
                </pic:pic>
              </a:graphicData>
            </a:graphic>
          </wp:anchor>
        </w:drawing>
      </w:r>
    </w:p>
    <w:p w14:paraId="75A730ED" w14:textId="7E9495DF" w:rsidR="00BE650C" w:rsidRPr="00C8738C" w:rsidRDefault="00BE650C" w:rsidP="002666B1">
      <w:pPr>
        <w:pStyle w:val="HTMLPreformatted"/>
        <w:spacing w:line="276" w:lineRule="auto"/>
        <w:jc w:val="both"/>
        <w:rPr>
          <w:rFonts w:ascii="Times New Roman" w:hAnsi="Times New Roman" w:cs="Times New Roman"/>
          <w:color w:val="202124"/>
          <w:sz w:val="24"/>
          <w:szCs w:val="24"/>
          <w:lang w:val="tr-TR"/>
        </w:rPr>
      </w:pPr>
      <w:r>
        <w:rPr>
          <w:noProof/>
        </w:rPr>
        <w:t xml:space="preserve">              </w:t>
      </w:r>
    </w:p>
    <w:p w14:paraId="2A0CD894" w14:textId="0376AD3A" w:rsidR="00BE650C" w:rsidRDefault="00BE650C" w:rsidP="002666B1">
      <w:pPr>
        <w:pStyle w:val="HTMLPreformatted"/>
        <w:keepNext/>
        <w:spacing w:line="276" w:lineRule="auto"/>
        <w:jc w:val="both"/>
      </w:pPr>
      <w:r>
        <w:rPr>
          <w:noProof/>
        </w:rPr>
        <w:tab/>
      </w:r>
      <w:r>
        <w:rPr>
          <w:noProof/>
        </w:rPr>
        <w:tab/>
      </w:r>
      <w:r>
        <w:rPr>
          <w:noProof/>
        </w:rPr>
        <w:tab/>
      </w:r>
      <w:r>
        <w:rPr>
          <w:noProof/>
        </w:rPr>
        <w:tab/>
        <w:t xml:space="preserve"> </w:t>
      </w:r>
    </w:p>
    <w:p w14:paraId="7F86A360" w14:textId="77777777" w:rsidR="00B14017" w:rsidRDefault="00B14017" w:rsidP="002666B1">
      <w:pPr>
        <w:pStyle w:val="Caption"/>
        <w:spacing w:line="276" w:lineRule="auto"/>
        <w:ind w:firstLine="720"/>
        <w:jc w:val="center"/>
        <w:rPr>
          <w:i w:val="0"/>
          <w:iCs w:val="0"/>
        </w:rPr>
      </w:pPr>
      <w:bookmarkStart w:id="22" w:name="_Toc75971310"/>
      <w:bookmarkStart w:id="23" w:name="_Toc75971803"/>
      <w:bookmarkStart w:id="24" w:name="_Toc77101283"/>
    </w:p>
    <w:p w14:paraId="29689AD0" w14:textId="77777777" w:rsidR="00B14017" w:rsidRDefault="00B14017" w:rsidP="002666B1">
      <w:pPr>
        <w:pStyle w:val="Caption"/>
        <w:spacing w:line="276" w:lineRule="auto"/>
        <w:ind w:firstLine="720"/>
        <w:jc w:val="center"/>
        <w:rPr>
          <w:i w:val="0"/>
          <w:iCs w:val="0"/>
        </w:rPr>
      </w:pPr>
    </w:p>
    <w:p w14:paraId="3F6475A1" w14:textId="77777777" w:rsidR="002666B1" w:rsidRDefault="002666B1" w:rsidP="002666B1">
      <w:pPr>
        <w:pStyle w:val="Caption"/>
        <w:spacing w:line="276" w:lineRule="auto"/>
        <w:ind w:firstLine="720"/>
        <w:jc w:val="center"/>
        <w:rPr>
          <w:i w:val="0"/>
          <w:iCs w:val="0"/>
          <w:color w:val="auto"/>
        </w:rPr>
      </w:pPr>
    </w:p>
    <w:p w14:paraId="2E5B48E8" w14:textId="77777777" w:rsidR="002666B1" w:rsidRDefault="002666B1" w:rsidP="002666B1">
      <w:pPr>
        <w:pStyle w:val="Caption"/>
        <w:spacing w:line="276" w:lineRule="auto"/>
        <w:ind w:firstLine="720"/>
        <w:jc w:val="center"/>
        <w:rPr>
          <w:i w:val="0"/>
          <w:iCs w:val="0"/>
          <w:color w:val="auto"/>
        </w:rPr>
      </w:pPr>
    </w:p>
    <w:p w14:paraId="0227C63D" w14:textId="0C017111" w:rsidR="00BE650C" w:rsidRDefault="00BE650C" w:rsidP="002666B1">
      <w:pPr>
        <w:pStyle w:val="Caption"/>
        <w:spacing w:line="276" w:lineRule="auto"/>
        <w:ind w:firstLine="720"/>
        <w:jc w:val="center"/>
        <w:rPr>
          <w:i w:val="0"/>
          <w:iCs w:val="0"/>
          <w:color w:val="auto"/>
        </w:rPr>
      </w:pPr>
      <w:r w:rsidRPr="00B14017">
        <w:rPr>
          <w:i w:val="0"/>
          <w:iCs w:val="0"/>
          <w:color w:val="auto"/>
        </w:rPr>
        <w:t xml:space="preserve">Figure </w:t>
      </w:r>
      <w:r w:rsidR="00B14017" w:rsidRPr="00B14017">
        <w:rPr>
          <w:i w:val="0"/>
          <w:iCs w:val="0"/>
          <w:color w:val="auto"/>
        </w:rPr>
        <w:t>2</w:t>
      </w:r>
      <w:r w:rsidRPr="00B14017">
        <w:rPr>
          <w:i w:val="0"/>
          <w:iCs w:val="0"/>
          <w:color w:val="auto"/>
        </w:rPr>
        <w:t>: Data After Resize operation</w:t>
      </w:r>
      <w:bookmarkEnd w:id="22"/>
      <w:bookmarkEnd w:id="23"/>
      <w:bookmarkEnd w:id="24"/>
    </w:p>
    <w:p w14:paraId="6FCF118B" w14:textId="77777777" w:rsidR="00B14017" w:rsidRPr="00B14017" w:rsidRDefault="00B14017" w:rsidP="002666B1"/>
    <w:p w14:paraId="79FEFD86" w14:textId="570C25F6" w:rsidR="00BE650C" w:rsidRPr="00B14017" w:rsidRDefault="00BE650C" w:rsidP="002666B1">
      <w:pPr>
        <w:pStyle w:val="ListParagraph"/>
        <w:numPr>
          <w:ilvl w:val="1"/>
          <w:numId w:val="8"/>
        </w:numPr>
        <w:pBdr>
          <w:top w:val="nil"/>
          <w:left w:val="nil"/>
          <w:bottom w:val="nil"/>
          <w:right w:val="nil"/>
          <w:between w:val="nil"/>
        </w:pBdr>
        <w:spacing w:after="0"/>
        <w:rPr>
          <w:rFonts w:ascii="Times New Roman" w:hAnsi="Times New Roman" w:cs="Times New Roman"/>
          <w:b/>
          <w:sz w:val="24"/>
          <w:szCs w:val="24"/>
        </w:rPr>
      </w:pPr>
      <w:r w:rsidRPr="00EB42A4">
        <w:rPr>
          <w:rFonts w:ascii="Times New Roman" w:hAnsi="Times New Roman" w:cs="Times New Roman"/>
          <w:b/>
          <w:sz w:val="24"/>
          <w:szCs w:val="24"/>
        </w:rPr>
        <w:t>Converting Grayscale</w:t>
      </w:r>
    </w:p>
    <w:p w14:paraId="4758AF9D" w14:textId="08194249" w:rsidR="00C960FA" w:rsidRDefault="00BE650C" w:rsidP="002666B1">
      <w:pPr>
        <w:ind w:firstLine="630"/>
        <w:jc w:val="both"/>
        <w:rPr>
          <w:rFonts w:ascii="Times New Roman" w:hAnsi="Times New Roman" w:cs="Times New Roman"/>
          <w:sz w:val="24"/>
          <w:szCs w:val="24"/>
        </w:rPr>
      </w:pPr>
      <w:r w:rsidRPr="007D2070">
        <w:rPr>
          <w:rFonts w:ascii="Times New Roman" w:hAnsi="Times New Roman" w:cs="Times New Roman"/>
          <w:sz w:val="24"/>
          <w:szCs w:val="24"/>
        </w:rPr>
        <w:t xml:space="preserve"> </w:t>
      </w:r>
      <w:r>
        <w:rPr>
          <w:rFonts w:ascii="Times New Roman" w:hAnsi="Times New Roman" w:cs="Times New Roman"/>
          <w:sz w:val="24"/>
          <w:szCs w:val="24"/>
        </w:rPr>
        <w:t>The next step is changing the picture’s colourmap. In other word, I will change our coloured RGB picture into black and white, also known as grayscale.</w:t>
      </w:r>
      <w:r w:rsidR="00C960FA">
        <w:rPr>
          <w:rFonts w:ascii="Times New Roman" w:hAnsi="Times New Roman" w:cs="Times New Roman"/>
          <w:sz w:val="24"/>
          <w:szCs w:val="24"/>
        </w:rPr>
        <w:t xml:space="preserve"> </w:t>
      </w:r>
      <w:r w:rsidRPr="007D2070">
        <w:rPr>
          <w:rFonts w:ascii="Times New Roman" w:hAnsi="Times New Roman" w:cs="Times New Roman"/>
          <w:sz w:val="24"/>
          <w:szCs w:val="24"/>
        </w:rPr>
        <w:t>I need to convert this picture into grayscale because we are working on 2d arrays.</w:t>
      </w:r>
      <w:r>
        <w:rPr>
          <w:rFonts w:ascii="Times New Roman" w:hAnsi="Times New Roman" w:cs="Times New Roman"/>
          <w:sz w:val="24"/>
          <w:szCs w:val="24"/>
        </w:rPr>
        <w:t xml:space="preserve"> The other reason of why i need to change the pictures’s colurmap is make the picture more easy to process. </w:t>
      </w:r>
      <w:r w:rsidR="00261120">
        <w:rPr>
          <w:rFonts w:ascii="Times New Roman" w:hAnsi="Times New Roman" w:cs="Times New Roman"/>
          <w:sz w:val="24"/>
          <w:szCs w:val="24"/>
        </w:rPr>
        <w:t>Since, c</w:t>
      </w:r>
      <w:r>
        <w:rPr>
          <w:rFonts w:ascii="Times New Roman" w:hAnsi="Times New Roman" w:cs="Times New Roman"/>
          <w:sz w:val="24"/>
          <w:szCs w:val="24"/>
        </w:rPr>
        <w:t>olored pictures has 3D dimentions</w:t>
      </w:r>
      <w:r w:rsidR="00261120">
        <w:rPr>
          <w:rFonts w:ascii="Times New Roman" w:hAnsi="Times New Roman" w:cs="Times New Roman"/>
          <w:sz w:val="24"/>
          <w:szCs w:val="24"/>
        </w:rPr>
        <w:t>, it is harder</w:t>
      </w:r>
      <w:r>
        <w:rPr>
          <w:rFonts w:ascii="Times New Roman" w:hAnsi="Times New Roman" w:cs="Times New Roman"/>
          <w:sz w:val="24"/>
          <w:szCs w:val="24"/>
        </w:rPr>
        <w:t xml:space="preserve"> to implement Gaussian Blur and it is</w:t>
      </w:r>
      <w:r w:rsidR="00261120">
        <w:rPr>
          <w:rFonts w:ascii="Times New Roman" w:hAnsi="Times New Roman" w:cs="Times New Roman"/>
          <w:sz w:val="24"/>
          <w:szCs w:val="24"/>
        </w:rPr>
        <w:t xml:space="preserve"> clearly</w:t>
      </w:r>
      <w:r>
        <w:rPr>
          <w:rFonts w:ascii="Times New Roman" w:hAnsi="Times New Roman" w:cs="Times New Roman"/>
          <w:sz w:val="24"/>
          <w:szCs w:val="24"/>
        </w:rPr>
        <w:t xml:space="preserve"> out of our purpose.</w:t>
      </w:r>
    </w:p>
    <w:p w14:paraId="2E3341C9" w14:textId="683DA5BC" w:rsidR="00BE650C" w:rsidRPr="00B14017" w:rsidRDefault="00BE650C" w:rsidP="002666B1">
      <w:pPr>
        <w:spacing w:after="0"/>
        <w:ind w:firstLine="720"/>
        <w:jc w:val="both"/>
        <w:rPr>
          <w:rFonts w:ascii="Times New Roman" w:hAnsi="Times New Roman" w:cs="Times New Roman"/>
          <w:sz w:val="24"/>
          <w:szCs w:val="24"/>
        </w:rPr>
      </w:pPr>
      <w:r w:rsidRPr="007D2070">
        <w:rPr>
          <w:rFonts w:ascii="Times New Roman" w:hAnsi="Times New Roman" w:cs="Times New Roman"/>
          <w:sz w:val="24"/>
          <w:szCs w:val="24"/>
        </w:rPr>
        <w:t xml:space="preserve">I used the python programming language for </w:t>
      </w:r>
      <w:r>
        <w:rPr>
          <w:rFonts w:ascii="Times New Roman" w:hAnsi="Times New Roman" w:cs="Times New Roman"/>
          <w:sz w:val="24"/>
          <w:szCs w:val="24"/>
        </w:rPr>
        <w:t>this operatian</w:t>
      </w:r>
      <w:r w:rsidRPr="007D2070">
        <w:rPr>
          <w:rFonts w:ascii="Times New Roman" w:hAnsi="Times New Roman" w:cs="Times New Roman"/>
          <w:sz w:val="24"/>
          <w:szCs w:val="24"/>
        </w:rPr>
        <w:t>. Python is a very common freeware, open source and easy to use programming language. It also has some tools for digital image processing</w:t>
      </w:r>
      <w:r w:rsidRPr="007D2070">
        <w:rPr>
          <w:rFonts w:ascii="Times New Roman" w:hAnsi="Times New Roman" w:cs="Times New Roman"/>
          <w:color w:val="1F497D" w:themeColor="text2"/>
          <w:sz w:val="24"/>
          <w:szCs w:val="24"/>
        </w:rPr>
        <w:t xml:space="preserve">.   </w:t>
      </w:r>
      <w:r w:rsidRPr="007D2070">
        <w:rPr>
          <w:rFonts w:ascii="Times New Roman" w:hAnsi="Times New Roman" w:cs="Times New Roman"/>
          <w:sz w:val="24"/>
          <w:szCs w:val="24"/>
        </w:rPr>
        <w:t>“PIL (</w:t>
      </w:r>
      <w:r w:rsidR="00444E49">
        <w:rPr>
          <w:rFonts w:ascii="Times New Roman" w:hAnsi="Times New Roman" w:cs="Times New Roman"/>
          <w:sz w:val="24"/>
          <w:szCs w:val="24"/>
        </w:rPr>
        <w:t>P</w:t>
      </w:r>
      <w:r w:rsidRPr="007D2070">
        <w:rPr>
          <w:rFonts w:ascii="Times New Roman" w:hAnsi="Times New Roman" w:cs="Times New Roman"/>
          <w:sz w:val="24"/>
          <w:szCs w:val="24"/>
        </w:rPr>
        <w:t xml:space="preserve">ython </w:t>
      </w:r>
      <w:r w:rsidR="00444E49">
        <w:rPr>
          <w:rFonts w:ascii="Times New Roman" w:hAnsi="Times New Roman" w:cs="Times New Roman"/>
          <w:sz w:val="24"/>
          <w:szCs w:val="24"/>
        </w:rPr>
        <w:t>I</w:t>
      </w:r>
      <w:r w:rsidRPr="007D2070">
        <w:rPr>
          <w:rFonts w:ascii="Times New Roman" w:hAnsi="Times New Roman" w:cs="Times New Roman"/>
          <w:sz w:val="24"/>
          <w:szCs w:val="24"/>
        </w:rPr>
        <w:t xml:space="preserve">mage </w:t>
      </w:r>
      <w:r w:rsidR="00444E49">
        <w:rPr>
          <w:rFonts w:ascii="Times New Roman" w:hAnsi="Times New Roman" w:cs="Times New Roman"/>
          <w:sz w:val="24"/>
          <w:szCs w:val="24"/>
        </w:rPr>
        <w:t>L</w:t>
      </w:r>
      <w:r w:rsidRPr="007D2070">
        <w:rPr>
          <w:rFonts w:ascii="Times New Roman" w:hAnsi="Times New Roman" w:cs="Times New Roman"/>
          <w:sz w:val="24"/>
          <w:szCs w:val="24"/>
        </w:rPr>
        <w:t>ibrary)”  library and  “</w:t>
      </w:r>
      <w:r w:rsidRPr="007D2070">
        <w:rPr>
          <w:rFonts w:ascii="Times New Roman" w:eastAsia="Courier New" w:hAnsi="Times New Roman" w:cs="Times New Roman"/>
          <w:sz w:val="24"/>
          <w:szCs w:val="24"/>
        </w:rPr>
        <w:t>.convert(</w:t>
      </w:r>
      <w:r w:rsidRPr="007D2070">
        <w:rPr>
          <w:rFonts w:ascii="Times New Roman" w:eastAsia="Courier New" w:hAnsi="Times New Roman" w:cs="Times New Roman"/>
          <w:color w:val="A31515"/>
          <w:sz w:val="24"/>
          <w:szCs w:val="24"/>
        </w:rPr>
        <w:t>'L'</w:t>
      </w:r>
      <w:r w:rsidRPr="007D2070">
        <w:rPr>
          <w:rFonts w:ascii="Times New Roman" w:eastAsia="Courier New" w:hAnsi="Times New Roman" w:cs="Times New Roman"/>
          <w:sz w:val="24"/>
          <w:szCs w:val="24"/>
        </w:rPr>
        <w:t xml:space="preserve">)” </w:t>
      </w:r>
      <w:r w:rsidRPr="007D2070">
        <w:rPr>
          <w:rFonts w:ascii="Times New Roman" w:hAnsi="Times New Roman" w:cs="Times New Roman"/>
          <w:sz w:val="24"/>
          <w:szCs w:val="24"/>
        </w:rPr>
        <w:t xml:space="preserve">attribute. </w:t>
      </w:r>
      <w:r w:rsidR="00444E49">
        <w:rPr>
          <w:rFonts w:ascii="Times New Roman" w:hAnsi="Times New Roman" w:cs="Times New Roman"/>
          <w:sz w:val="24"/>
          <w:szCs w:val="24"/>
        </w:rPr>
        <w:t xml:space="preserve">This simple code change our cloured photo,which name is “img” in the codeline, into grayscale, </w:t>
      </w:r>
      <w:r w:rsidR="00261120">
        <w:rPr>
          <w:rFonts w:ascii="Times New Roman" w:hAnsi="Times New Roman" w:cs="Times New Roman"/>
          <w:sz w:val="24"/>
          <w:szCs w:val="24"/>
        </w:rPr>
        <w:t xml:space="preserve">which has </w:t>
      </w:r>
      <w:r w:rsidR="00444E49">
        <w:rPr>
          <w:rFonts w:ascii="Times New Roman" w:hAnsi="Times New Roman" w:cs="Times New Roman"/>
          <w:sz w:val="24"/>
          <w:szCs w:val="24"/>
        </w:rPr>
        <w:t>new name</w:t>
      </w:r>
      <w:r w:rsidR="00261120">
        <w:rPr>
          <w:rFonts w:ascii="Times New Roman" w:hAnsi="Times New Roman" w:cs="Times New Roman"/>
          <w:sz w:val="24"/>
          <w:szCs w:val="24"/>
        </w:rPr>
        <w:t xml:space="preserve"> called</w:t>
      </w:r>
      <w:r w:rsidR="00444E49">
        <w:rPr>
          <w:rFonts w:ascii="Times New Roman" w:hAnsi="Times New Roman" w:cs="Times New Roman"/>
          <w:sz w:val="24"/>
          <w:szCs w:val="24"/>
        </w:rPr>
        <w:t xml:space="preserve"> “imgGray” in the codeline. </w:t>
      </w:r>
      <w:r w:rsidRPr="007D2070">
        <w:rPr>
          <w:rFonts w:ascii="Times New Roman" w:hAnsi="Times New Roman" w:cs="Times New Roman"/>
          <w:sz w:val="24"/>
          <w:szCs w:val="24"/>
        </w:rPr>
        <w:t>The code is as follows:</w:t>
      </w:r>
    </w:p>
    <w:p w14:paraId="7F6F86DF" w14:textId="77777777" w:rsidR="00BE650C" w:rsidRPr="000F0A47" w:rsidRDefault="00BE650C" w:rsidP="002666B1">
      <w:pPr>
        <w:shd w:val="clear" w:color="auto" w:fill="FFFFFE"/>
        <w:spacing w:after="0"/>
        <w:ind w:firstLine="720"/>
        <w:rPr>
          <w:rFonts w:ascii="Courier New" w:eastAsia="Courier New" w:hAnsi="Courier New" w:cs="Courier New"/>
          <w:sz w:val="24"/>
          <w:szCs w:val="24"/>
        </w:rPr>
      </w:pPr>
      <w:r w:rsidRPr="000F0A47">
        <w:rPr>
          <w:rFonts w:ascii="Courier New" w:eastAsia="Courier New" w:hAnsi="Courier New" w:cs="Courier New"/>
          <w:color w:val="AF00DB"/>
          <w:sz w:val="24"/>
          <w:szCs w:val="24"/>
        </w:rPr>
        <w:t>from</w:t>
      </w:r>
      <w:r w:rsidRPr="000F0A47">
        <w:rPr>
          <w:rFonts w:ascii="Courier New" w:eastAsia="Courier New" w:hAnsi="Courier New" w:cs="Courier New"/>
          <w:sz w:val="24"/>
          <w:szCs w:val="24"/>
        </w:rPr>
        <w:t xml:space="preserve"> PIL </w:t>
      </w:r>
      <w:r w:rsidRPr="000F0A47">
        <w:rPr>
          <w:rFonts w:ascii="Courier New" w:eastAsia="Courier New" w:hAnsi="Courier New" w:cs="Courier New"/>
          <w:color w:val="AF00DB"/>
          <w:sz w:val="24"/>
          <w:szCs w:val="24"/>
        </w:rPr>
        <w:t>import</w:t>
      </w:r>
      <w:r w:rsidRPr="000F0A47">
        <w:rPr>
          <w:rFonts w:ascii="Courier New" w:eastAsia="Courier New" w:hAnsi="Courier New" w:cs="Courier New"/>
          <w:sz w:val="24"/>
          <w:szCs w:val="24"/>
        </w:rPr>
        <w:t xml:space="preserve"> Image</w:t>
      </w:r>
    </w:p>
    <w:p w14:paraId="74960475" w14:textId="77777777" w:rsidR="00BE650C" w:rsidRPr="000F0A47" w:rsidRDefault="00BE650C" w:rsidP="002666B1">
      <w:pPr>
        <w:shd w:val="clear" w:color="auto" w:fill="FFFFFE"/>
        <w:spacing w:after="0"/>
        <w:ind w:firstLine="720"/>
        <w:rPr>
          <w:rFonts w:ascii="Courier New" w:eastAsia="Courier New" w:hAnsi="Courier New" w:cs="Courier New"/>
          <w:sz w:val="24"/>
          <w:szCs w:val="24"/>
        </w:rPr>
      </w:pPr>
      <w:r w:rsidRPr="000F0A47">
        <w:rPr>
          <w:rFonts w:ascii="Courier New" w:eastAsia="Courier New" w:hAnsi="Courier New" w:cs="Courier New"/>
          <w:sz w:val="24"/>
          <w:szCs w:val="24"/>
        </w:rPr>
        <w:t>img = Image.</w:t>
      </w:r>
      <w:r w:rsidRPr="000F0A47">
        <w:rPr>
          <w:rFonts w:ascii="Courier New" w:eastAsia="Courier New" w:hAnsi="Courier New" w:cs="Courier New"/>
          <w:color w:val="795E26"/>
          <w:sz w:val="24"/>
          <w:szCs w:val="24"/>
        </w:rPr>
        <w:t>open</w:t>
      </w:r>
      <w:r w:rsidRPr="000F0A47">
        <w:rPr>
          <w:rFonts w:ascii="Courier New" w:eastAsia="Courier New" w:hAnsi="Courier New" w:cs="Courier New"/>
          <w:sz w:val="24"/>
          <w:szCs w:val="24"/>
        </w:rPr>
        <w:t>(</w:t>
      </w:r>
      <w:r w:rsidRPr="000F0A47">
        <w:rPr>
          <w:rFonts w:ascii="Courier New" w:eastAsia="Courier New" w:hAnsi="Courier New" w:cs="Courier New"/>
          <w:color w:val="A31515"/>
          <w:sz w:val="24"/>
          <w:szCs w:val="24"/>
        </w:rPr>
        <w:t>'poyraz_256.jpg'</w:t>
      </w:r>
      <w:r w:rsidRPr="000F0A47">
        <w:rPr>
          <w:rFonts w:ascii="Courier New" w:eastAsia="Courier New" w:hAnsi="Courier New" w:cs="Courier New"/>
          <w:sz w:val="24"/>
          <w:szCs w:val="24"/>
        </w:rPr>
        <w:t>)</w:t>
      </w:r>
    </w:p>
    <w:p w14:paraId="08209D2A" w14:textId="577CDC1F" w:rsidR="00BE650C" w:rsidRPr="000F0A47" w:rsidRDefault="00BE650C" w:rsidP="002666B1">
      <w:pPr>
        <w:shd w:val="clear" w:color="auto" w:fill="FFFFFE"/>
        <w:spacing w:after="0"/>
        <w:ind w:firstLine="720"/>
        <w:rPr>
          <w:rFonts w:ascii="Courier New" w:eastAsia="Courier New" w:hAnsi="Courier New" w:cs="Courier New"/>
          <w:sz w:val="24"/>
          <w:szCs w:val="24"/>
        </w:rPr>
      </w:pPr>
      <w:r w:rsidRPr="000F0A47">
        <w:rPr>
          <w:rFonts w:ascii="Courier New" w:eastAsia="Courier New" w:hAnsi="Courier New" w:cs="Courier New"/>
          <w:sz w:val="24"/>
          <w:szCs w:val="24"/>
        </w:rPr>
        <w:t>imgGray = img.convert(</w:t>
      </w:r>
      <w:r w:rsidRPr="000F0A47">
        <w:rPr>
          <w:rFonts w:ascii="Courier New" w:eastAsia="Courier New" w:hAnsi="Courier New" w:cs="Courier New"/>
          <w:color w:val="A31515"/>
          <w:sz w:val="24"/>
          <w:szCs w:val="24"/>
        </w:rPr>
        <w:t>'L'</w:t>
      </w:r>
      <w:r w:rsidRPr="000F0A47">
        <w:rPr>
          <w:rFonts w:ascii="Courier New" w:eastAsia="Courier New" w:hAnsi="Courier New" w:cs="Courier New"/>
          <w:sz w:val="24"/>
          <w:szCs w:val="24"/>
        </w:rPr>
        <w:t>)</w:t>
      </w:r>
    </w:p>
    <w:p w14:paraId="6C1576F0" w14:textId="77777777" w:rsidR="00C960FA" w:rsidRDefault="00C960FA" w:rsidP="002666B1">
      <w:pPr>
        <w:shd w:val="clear" w:color="auto" w:fill="FFFFFE"/>
        <w:spacing w:after="0"/>
        <w:ind w:firstLine="720"/>
        <w:rPr>
          <w:sz w:val="21"/>
          <w:szCs w:val="21"/>
        </w:rPr>
      </w:pPr>
    </w:p>
    <w:p w14:paraId="5B1F4AC7" w14:textId="0E80C1B0" w:rsidR="00BE650C" w:rsidRDefault="00192C0E" w:rsidP="002666B1">
      <w:pPr>
        <w:spacing w:after="0"/>
        <w:ind w:firstLine="720"/>
        <w:rPr>
          <w:sz w:val="21"/>
          <w:szCs w:val="21"/>
        </w:rPr>
      </w:pPr>
      <w:r>
        <w:rPr>
          <w:rFonts w:ascii="Times New Roman" w:hAnsi="Times New Roman" w:cs="Times New Roman"/>
          <w:sz w:val="24"/>
          <w:szCs w:val="24"/>
        </w:rPr>
        <w:t xml:space="preserve">Now </w:t>
      </w:r>
      <w:r w:rsidR="00BE650C" w:rsidRPr="007D2070">
        <w:rPr>
          <w:rFonts w:ascii="Times New Roman" w:hAnsi="Times New Roman" w:cs="Times New Roman"/>
          <w:sz w:val="24"/>
          <w:szCs w:val="24"/>
        </w:rPr>
        <w:t>the picture is converted into grayscale. The picture is as follows</w:t>
      </w:r>
      <w:r w:rsidR="00BE650C">
        <w:rPr>
          <w:sz w:val="21"/>
          <w:szCs w:val="21"/>
        </w:rPr>
        <w:t>:</w:t>
      </w:r>
    </w:p>
    <w:p w14:paraId="5A84A103" w14:textId="77777777" w:rsidR="00BE650C" w:rsidRDefault="00BE650C" w:rsidP="002666B1">
      <w:pPr>
        <w:keepNext/>
        <w:spacing w:after="0"/>
        <w:ind w:firstLine="720"/>
        <w:jc w:val="center"/>
      </w:pPr>
      <w:r>
        <w:rPr>
          <w:noProof/>
          <w:sz w:val="21"/>
          <w:szCs w:val="21"/>
          <w:lang w:val="en-GB" w:eastAsia="en-GB"/>
        </w:rPr>
        <w:lastRenderedPageBreak/>
        <w:drawing>
          <wp:inline distT="114300" distB="114300" distL="114300" distR="114300" wp14:anchorId="5CA255D7" wp14:editId="5AC3F7BD">
            <wp:extent cx="1695768" cy="1695768"/>
            <wp:effectExtent l="0" t="0" r="0" b="0"/>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1695768" cy="1695768"/>
                    </a:xfrm>
                    <a:prstGeom prst="rect">
                      <a:avLst/>
                    </a:prstGeom>
                    <a:ln/>
                  </pic:spPr>
                </pic:pic>
              </a:graphicData>
            </a:graphic>
          </wp:inline>
        </w:drawing>
      </w:r>
    </w:p>
    <w:p w14:paraId="26F3855D" w14:textId="200BFB2F" w:rsidR="00BE650C" w:rsidRDefault="00BE650C" w:rsidP="002666B1">
      <w:pPr>
        <w:pStyle w:val="Caption"/>
        <w:spacing w:line="276" w:lineRule="auto"/>
        <w:ind w:firstLine="720"/>
        <w:jc w:val="center"/>
        <w:rPr>
          <w:i w:val="0"/>
          <w:iCs w:val="0"/>
          <w:color w:val="auto"/>
        </w:rPr>
      </w:pPr>
      <w:bookmarkStart w:id="25" w:name="_Toc77101284"/>
      <w:r w:rsidRPr="00B14017">
        <w:rPr>
          <w:i w:val="0"/>
          <w:iCs w:val="0"/>
          <w:color w:val="auto"/>
        </w:rPr>
        <w:t xml:space="preserve">Figure </w:t>
      </w:r>
      <w:r w:rsidR="00B14017">
        <w:rPr>
          <w:i w:val="0"/>
          <w:iCs w:val="0"/>
          <w:color w:val="auto"/>
        </w:rPr>
        <w:t>3</w:t>
      </w:r>
      <w:r w:rsidRPr="00B14017">
        <w:rPr>
          <w:i w:val="0"/>
          <w:iCs w:val="0"/>
          <w:color w:val="auto"/>
        </w:rPr>
        <w:t xml:space="preserve">: </w:t>
      </w:r>
      <w:commentRangeStart w:id="26"/>
      <w:r w:rsidRPr="00B14017">
        <w:rPr>
          <w:i w:val="0"/>
          <w:iCs w:val="0"/>
          <w:color w:val="auto"/>
        </w:rPr>
        <w:t>Grayscaled</w:t>
      </w:r>
      <w:commentRangeEnd w:id="26"/>
      <w:r w:rsidR="00B14017">
        <w:rPr>
          <w:rStyle w:val="CommentReference"/>
          <w:i w:val="0"/>
          <w:iCs w:val="0"/>
          <w:color w:val="auto"/>
        </w:rPr>
        <w:commentReference w:id="26"/>
      </w:r>
      <w:r w:rsidRPr="00B14017">
        <w:rPr>
          <w:i w:val="0"/>
          <w:iCs w:val="0"/>
          <w:color w:val="auto"/>
        </w:rPr>
        <w:t xml:space="preserve"> data</w:t>
      </w:r>
      <w:bookmarkEnd w:id="25"/>
    </w:p>
    <w:p w14:paraId="06B00468" w14:textId="29A5C474" w:rsidR="00B14017" w:rsidRDefault="00B14017" w:rsidP="002666B1"/>
    <w:p w14:paraId="576E523B" w14:textId="455A2301" w:rsidR="00B14017" w:rsidRDefault="00B14017" w:rsidP="002666B1"/>
    <w:p w14:paraId="2DFDBA33" w14:textId="77777777" w:rsidR="00B14017" w:rsidRPr="00B14017" w:rsidRDefault="00B14017" w:rsidP="002666B1"/>
    <w:p w14:paraId="043A5EE9" w14:textId="37705C3D" w:rsidR="00BE650C" w:rsidRPr="00B14017" w:rsidRDefault="00BE650C" w:rsidP="002666B1">
      <w:pPr>
        <w:pStyle w:val="ListParagraph"/>
        <w:numPr>
          <w:ilvl w:val="1"/>
          <w:numId w:val="8"/>
        </w:numPr>
        <w:pBdr>
          <w:top w:val="nil"/>
          <w:left w:val="nil"/>
          <w:bottom w:val="nil"/>
          <w:right w:val="nil"/>
          <w:between w:val="nil"/>
        </w:pBdr>
        <w:spacing w:after="0"/>
        <w:rPr>
          <w:rFonts w:ascii="Times New Roman" w:hAnsi="Times New Roman" w:cs="Times New Roman"/>
          <w:b/>
          <w:sz w:val="24"/>
          <w:szCs w:val="24"/>
        </w:rPr>
      </w:pPr>
      <w:bookmarkStart w:id="27" w:name="_Ref77008286"/>
      <w:r w:rsidRPr="0095169C">
        <w:rPr>
          <w:rFonts w:ascii="Times New Roman" w:hAnsi="Times New Roman" w:cs="Times New Roman"/>
          <w:b/>
          <w:sz w:val="24"/>
          <w:szCs w:val="24"/>
        </w:rPr>
        <w:t>Extracting Pixel Values</w:t>
      </w:r>
      <w:bookmarkEnd w:id="27"/>
    </w:p>
    <w:p w14:paraId="36990CDC" w14:textId="4220E321" w:rsidR="00BE650C" w:rsidRPr="00B14017" w:rsidRDefault="00BE650C" w:rsidP="002666B1">
      <w:pPr>
        <w:spacing w:after="0"/>
        <w:ind w:left="90" w:firstLine="630"/>
        <w:jc w:val="both"/>
        <w:rPr>
          <w:rStyle w:val="y2iqfc"/>
          <w:rFonts w:ascii="Times New Roman" w:hAnsi="Times New Roman" w:cs="Times New Roman"/>
          <w:color w:val="202124"/>
          <w:sz w:val="24"/>
          <w:szCs w:val="24"/>
          <w:lang w:val="en-US"/>
        </w:rPr>
      </w:pPr>
      <w:r w:rsidRPr="00FF7E48">
        <w:rPr>
          <w:rFonts w:ascii="Times New Roman" w:hAnsi="Times New Roman" w:cs="Times New Roman"/>
          <w:sz w:val="24"/>
          <w:szCs w:val="24"/>
          <w:lang w:val="en-US"/>
        </w:rPr>
        <w:t xml:space="preserve">Every image consists of pixels. </w:t>
      </w:r>
      <w:r w:rsidR="00FF7E48" w:rsidRPr="00FF7E48">
        <w:rPr>
          <w:rFonts w:ascii="Times New Roman" w:hAnsi="Times New Roman" w:cs="Times New Roman"/>
          <w:sz w:val="24"/>
          <w:szCs w:val="24"/>
          <w:lang w:val="en-US"/>
        </w:rPr>
        <w:t>In addition,</w:t>
      </w:r>
      <w:r w:rsidRPr="00FF7E48">
        <w:rPr>
          <w:rFonts w:ascii="Times New Roman" w:hAnsi="Times New Roman" w:cs="Times New Roman"/>
          <w:sz w:val="24"/>
          <w:szCs w:val="24"/>
          <w:lang w:val="en-US"/>
        </w:rPr>
        <w:t xml:space="preserve"> each pixel has a value. Our eyes see the pixels as a </w:t>
      </w:r>
      <w:proofErr w:type="spellStart"/>
      <w:r w:rsidRPr="00FF7E48">
        <w:rPr>
          <w:rFonts w:ascii="Times New Roman" w:hAnsi="Times New Roman" w:cs="Times New Roman"/>
          <w:sz w:val="24"/>
          <w:szCs w:val="24"/>
          <w:lang w:val="en-US"/>
        </w:rPr>
        <w:t>colour</w:t>
      </w:r>
      <w:proofErr w:type="spellEnd"/>
      <w:r w:rsidRPr="00FF7E48">
        <w:rPr>
          <w:rFonts w:ascii="Times New Roman" w:hAnsi="Times New Roman" w:cs="Times New Roman"/>
          <w:sz w:val="24"/>
          <w:szCs w:val="24"/>
          <w:lang w:val="en-US"/>
        </w:rPr>
        <w:t xml:space="preserve">. </w:t>
      </w:r>
      <w:r w:rsidR="00FF7E48" w:rsidRPr="00FF7E48">
        <w:rPr>
          <w:rFonts w:ascii="Times New Roman" w:hAnsi="Times New Roman" w:cs="Times New Roman"/>
          <w:sz w:val="24"/>
          <w:szCs w:val="24"/>
          <w:lang w:val="en-US"/>
        </w:rPr>
        <w:t>However,</w:t>
      </w:r>
      <w:r w:rsidRPr="00FF7E48">
        <w:rPr>
          <w:rFonts w:ascii="Times New Roman" w:hAnsi="Times New Roman" w:cs="Times New Roman"/>
          <w:sz w:val="24"/>
          <w:szCs w:val="24"/>
          <w:lang w:val="en-US"/>
        </w:rPr>
        <w:t xml:space="preserve"> in the mathematical world we need to see them as a number</w:t>
      </w:r>
      <w:r w:rsidR="00444E49">
        <w:rPr>
          <w:rFonts w:ascii="Times New Roman" w:hAnsi="Times New Roman" w:cs="Times New Roman"/>
          <w:sz w:val="24"/>
          <w:szCs w:val="24"/>
          <w:lang w:val="en-US"/>
        </w:rPr>
        <w:t xml:space="preserve"> to make calculations</w:t>
      </w:r>
      <w:r w:rsidRPr="00FF7E48">
        <w:rPr>
          <w:rFonts w:ascii="Times New Roman" w:hAnsi="Times New Roman" w:cs="Times New Roman"/>
          <w:sz w:val="24"/>
          <w:szCs w:val="24"/>
          <w:lang w:val="en-US"/>
        </w:rPr>
        <w:t xml:space="preserve">. From now </w:t>
      </w:r>
      <w:r w:rsidR="00FF7E48" w:rsidRPr="00FF7E48">
        <w:rPr>
          <w:rFonts w:ascii="Times New Roman" w:hAnsi="Times New Roman" w:cs="Times New Roman"/>
          <w:sz w:val="24"/>
          <w:szCs w:val="24"/>
          <w:lang w:val="en-US"/>
        </w:rPr>
        <w:t>on,</w:t>
      </w:r>
      <w:r w:rsidRPr="00FF7E48">
        <w:rPr>
          <w:rFonts w:ascii="Times New Roman" w:hAnsi="Times New Roman" w:cs="Times New Roman"/>
          <w:sz w:val="24"/>
          <w:szCs w:val="24"/>
          <w:lang w:val="en-US"/>
        </w:rPr>
        <w:t xml:space="preserve"> we make calculations with these pixel values. </w:t>
      </w:r>
      <w:r w:rsidR="00FF7E48" w:rsidRPr="00FF7E48">
        <w:rPr>
          <w:rFonts w:ascii="Times New Roman" w:hAnsi="Times New Roman" w:cs="Times New Roman"/>
          <w:sz w:val="24"/>
          <w:szCs w:val="24"/>
          <w:lang w:val="en-US"/>
        </w:rPr>
        <w:t>Therefore,</w:t>
      </w:r>
      <w:r w:rsidRPr="00FF7E48">
        <w:rPr>
          <w:rFonts w:ascii="Times New Roman" w:hAnsi="Times New Roman" w:cs="Times New Roman"/>
          <w:sz w:val="24"/>
          <w:szCs w:val="24"/>
          <w:lang w:val="en-US"/>
        </w:rPr>
        <w:t xml:space="preserve"> we need to extract pixel values from our picture</w:t>
      </w:r>
      <w:r w:rsidR="00444E49">
        <w:rPr>
          <w:rFonts w:ascii="Times New Roman" w:hAnsi="Times New Roman" w:cs="Times New Roman"/>
          <w:sz w:val="24"/>
          <w:szCs w:val="24"/>
          <w:lang w:val="en-US"/>
        </w:rPr>
        <w:t>.</w:t>
      </w:r>
      <w:r w:rsidRPr="00FF7E48">
        <w:rPr>
          <w:rStyle w:val="y2iqfc"/>
          <w:rFonts w:ascii="Times New Roman" w:hAnsi="Times New Roman" w:cs="Times New Roman"/>
          <w:color w:val="202124"/>
          <w:sz w:val="24"/>
          <w:szCs w:val="24"/>
          <w:lang w:val="en-US"/>
        </w:rPr>
        <w:t xml:space="preserve"> </w:t>
      </w:r>
      <w:r w:rsidR="00FF7E48" w:rsidRPr="00FF7E48">
        <w:rPr>
          <w:rStyle w:val="y2iqfc"/>
          <w:rFonts w:ascii="Times New Roman" w:hAnsi="Times New Roman" w:cs="Times New Roman"/>
          <w:color w:val="202124"/>
          <w:sz w:val="24"/>
          <w:szCs w:val="24"/>
          <w:lang w:val="en-US"/>
        </w:rPr>
        <w:t>the</w:t>
      </w:r>
      <w:r w:rsidRPr="00FF7E48">
        <w:rPr>
          <w:rStyle w:val="y2iqfc"/>
          <w:rFonts w:ascii="Times New Roman" w:hAnsi="Times New Roman" w:cs="Times New Roman"/>
          <w:color w:val="202124"/>
          <w:sz w:val="24"/>
          <w:szCs w:val="24"/>
          <w:lang w:val="en-US"/>
        </w:rPr>
        <w:t xml:space="preserve"> computer system numbers grayscale images in a range of values ​​from 0 to 255. 0 represents black and 255 represents white. Each value between these numbers belongs to different shades of gray. Here are some examples of a pixel and color:</w:t>
      </w:r>
    </w:p>
    <w:p w14:paraId="288F3315" w14:textId="77777777" w:rsidR="00BE650C" w:rsidRDefault="00BE650C" w:rsidP="002666B1">
      <w:pPr>
        <w:keepNext/>
        <w:spacing w:after="0"/>
        <w:jc w:val="center"/>
      </w:pPr>
      <w:r>
        <w:rPr>
          <w:noProof/>
          <w:lang w:val="en-GB" w:eastAsia="en-GB"/>
        </w:rPr>
        <mc:AlternateContent>
          <mc:Choice Requires="wpg">
            <w:drawing>
              <wp:inline distT="114300" distB="114300" distL="114300" distR="114300" wp14:anchorId="2B03F750" wp14:editId="3C37EDB2">
                <wp:extent cx="3898900" cy="1689100"/>
                <wp:effectExtent l="0" t="0" r="0" b="0"/>
                <wp:docPr id="81" name="Group 32"/>
                <wp:cNvGraphicFramePr/>
                <a:graphic xmlns:a="http://schemas.openxmlformats.org/drawingml/2006/main">
                  <a:graphicData uri="http://schemas.microsoft.com/office/word/2010/wordprocessingGroup">
                    <wpg:wgp>
                      <wpg:cNvGrpSpPr/>
                      <wpg:grpSpPr>
                        <a:xfrm>
                          <a:off x="0" y="0"/>
                          <a:ext cx="3898900" cy="1689100"/>
                          <a:chOff x="216506" y="152400"/>
                          <a:chExt cx="6663200" cy="4389204"/>
                        </a:xfrm>
                      </wpg:grpSpPr>
                      <pic:pic xmlns:pic="http://schemas.openxmlformats.org/drawingml/2006/picture">
                        <pic:nvPicPr>
                          <pic:cNvPr id="82" name="Shape 52"/>
                          <pic:cNvPicPr preferRelativeResize="0"/>
                        </pic:nvPicPr>
                        <pic:blipFill>
                          <a:blip r:embed="rId16">
                            <a:alphaModFix/>
                          </a:blip>
                          <a:stretch>
                            <a:fillRect/>
                          </a:stretch>
                        </pic:blipFill>
                        <pic:spPr>
                          <a:xfrm>
                            <a:off x="279722" y="152402"/>
                            <a:ext cx="1644329" cy="3060890"/>
                          </a:xfrm>
                          <a:prstGeom prst="rect">
                            <a:avLst/>
                          </a:prstGeom>
                          <a:noFill/>
                          <a:ln>
                            <a:noFill/>
                          </a:ln>
                        </pic:spPr>
                      </pic:pic>
                      <wps:wsp>
                        <wps:cNvPr id="83" name="Text Box 1"/>
                        <wps:cNvSpPr txBox="1"/>
                        <wps:spPr>
                          <a:xfrm>
                            <a:off x="216506" y="2990532"/>
                            <a:ext cx="2211880" cy="1481397"/>
                          </a:xfrm>
                          <a:prstGeom prst="rect">
                            <a:avLst/>
                          </a:prstGeom>
                          <a:noFill/>
                          <a:ln>
                            <a:noFill/>
                          </a:ln>
                        </wps:spPr>
                        <wps:txbx>
                          <w:txbxContent>
                            <w:p w14:paraId="7341DE12" w14:textId="77777777" w:rsidR="005227DD" w:rsidRPr="00A63130" w:rsidRDefault="005227DD" w:rsidP="00BE650C">
                              <w:pPr>
                                <w:spacing w:after="0" w:line="240" w:lineRule="auto"/>
                                <w:textDirection w:val="btLr"/>
                                <w:rPr>
                                  <w:rFonts w:ascii="Times New Roman" w:hAnsi="Times New Roman" w:cs="Times New Roman"/>
                                </w:rPr>
                              </w:pPr>
                              <w:r w:rsidRPr="00A63130">
                                <w:rPr>
                                  <w:rFonts w:ascii="Times New Roman" w:eastAsia="Arial" w:hAnsi="Times New Roman" w:cs="Times New Roman"/>
                                  <w:color w:val="000000"/>
                                </w:rPr>
                                <w:t>Mario with 16 bit pixels (coloured)</w:t>
                              </w:r>
                            </w:p>
                          </w:txbxContent>
                        </wps:txbx>
                        <wps:bodyPr spcFirstLastPara="1" wrap="square" lIns="91425" tIns="91425" rIns="91425" bIns="91425" anchor="t" anchorCtr="0">
                          <a:noAutofit/>
                        </wps:bodyPr>
                      </wps:wsp>
                      <pic:pic xmlns:pic="http://schemas.openxmlformats.org/drawingml/2006/picture">
                        <pic:nvPicPr>
                          <pic:cNvPr id="84" name="Shape 54"/>
                          <pic:cNvPicPr preferRelativeResize="0"/>
                        </pic:nvPicPr>
                        <pic:blipFill>
                          <a:blip r:embed="rId17">
                            <a:alphaModFix/>
                          </a:blip>
                          <a:stretch>
                            <a:fillRect/>
                          </a:stretch>
                        </pic:blipFill>
                        <pic:spPr>
                          <a:xfrm>
                            <a:off x="2656814" y="1465275"/>
                            <a:ext cx="3770736" cy="1681651"/>
                          </a:xfrm>
                          <a:prstGeom prst="rect">
                            <a:avLst/>
                          </a:prstGeom>
                          <a:noFill/>
                          <a:ln>
                            <a:noFill/>
                          </a:ln>
                        </pic:spPr>
                      </pic:pic>
                      <wps:wsp>
                        <wps:cNvPr id="85" name="Text Box 2"/>
                        <wps:cNvSpPr txBox="1"/>
                        <wps:spPr>
                          <a:xfrm>
                            <a:off x="2506549" y="3400988"/>
                            <a:ext cx="4373157" cy="1140616"/>
                          </a:xfrm>
                          <a:prstGeom prst="rect">
                            <a:avLst/>
                          </a:prstGeom>
                          <a:noFill/>
                          <a:ln>
                            <a:noFill/>
                          </a:ln>
                        </wps:spPr>
                        <wps:txbx>
                          <w:txbxContent>
                            <w:p w14:paraId="40F145DC" w14:textId="77777777" w:rsidR="005227DD" w:rsidRPr="00A63130" w:rsidRDefault="005227DD" w:rsidP="00BE650C">
                              <w:pPr>
                                <w:spacing w:after="0" w:line="240" w:lineRule="auto"/>
                                <w:textDirection w:val="btLr"/>
                                <w:rPr>
                                  <w:rFonts w:ascii="Times New Roman" w:hAnsi="Times New Roman" w:cs="Times New Roman"/>
                                </w:rPr>
                              </w:pPr>
                              <w:r w:rsidRPr="00A63130">
                                <w:rPr>
                                  <w:rFonts w:ascii="Times New Roman" w:eastAsia="Arial" w:hAnsi="Times New Roman" w:cs="Times New Roman"/>
                                  <w:color w:val="000000"/>
                                </w:rPr>
                                <w:t>Some Grayscale Pixels And its Values</w:t>
                              </w:r>
                            </w:p>
                          </w:txbxContent>
                        </wps:txbx>
                        <wps:bodyPr spcFirstLastPara="1" wrap="square" lIns="91425" tIns="91425" rIns="91425" bIns="91425" anchor="t" anchorCtr="0">
                          <a:noAutofit/>
                        </wps:bodyPr>
                      </wps:wsp>
                      <pic:pic xmlns:pic="http://schemas.openxmlformats.org/drawingml/2006/picture">
                        <pic:nvPicPr>
                          <pic:cNvPr id="86" name="Shape 56"/>
                          <pic:cNvPicPr preferRelativeResize="0"/>
                        </pic:nvPicPr>
                        <pic:blipFill>
                          <a:blip r:embed="rId18">
                            <a:alphaModFix/>
                          </a:blip>
                          <a:stretch>
                            <a:fillRect/>
                          </a:stretch>
                        </pic:blipFill>
                        <pic:spPr>
                          <a:xfrm>
                            <a:off x="2226351" y="152400"/>
                            <a:ext cx="4631650" cy="1071233"/>
                          </a:xfrm>
                          <a:prstGeom prst="rect">
                            <a:avLst/>
                          </a:prstGeom>
                          <a:noFill/>
                          <a:ln>
                            <a:noFill/>
                          </a:ln>
                        </pic:spPr>
                      </pic:pic>
                    </wpg:wgp>
                  </a:graphicData>
                </a:graphic>
              </wp:inline>
            </w:drawing>
          </mc:Choice>
          <mc:Fallback>
            <w:pict>
              <v:group w14:anchorId="2B03F750" id="Group 32" o:spid="_x0000_s1026" style="width:307pt;height:133pt;mso-position-horizontal-relative:char;mso-position-vertical-relative:line" coordorigin="2165,1524" coordsize="66632,4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2" o:spid="_x0000_s1027" type="#_x0000_t75" style="position:absolute;left:2797;top:1524;width:16443;height:306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">
                  <v:imagedata r:id="rId19" o:title=""/>
                </v:shape>
                <v:shapetype id="_x0000_t202" coordsize="21600,21600" o:spt="202" path="m,l,21600r21600,l21600,xe">
                  <v:stroke joinstyle="miter"/>
                  <v:path gradientshapeok="t" o:connecttype="rect"/>
                </v:shapetype>
                <v:shape id="Text Box 1" o:spid="_x0000_s1028" type="#_x0000_t202" style="position:absolute;left:2165;top:29905;width:22118;height:1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TkxwAAANsAAAAPAAAAZHJzL2Rvd25yZXYueG1sRI9BSwMx&#10;FITvgv8hPKEXabOtU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HolNOTHAAAA2wAA&#10;AA8AAAAAAAAAAAAAAAAABwIAAGRycy9kb3ducmV2LnhtbFBLBQYAAAAAAwADALcAAAD7AgAAAAA=&#10;" filled="f" stroked="f">
                  <v:textbox inset="2.53958mm,2.53958mm,2.53958mm,2.53958mm">
                    <w:txbxContent>
                      <w:p w14:paraId="7341DE12" w14:textId="77777777" w:rsidR="005227DD" w:rsidRPr="00A63130" w:rsidRDefault="005227DD" w:rsidP="00BE650C">
                        <w:pPr>
                          <w:spacing w:after="0" w:line="240" w:lineRule="auto"/>
                          <w:textDirection w:val="btLr"/>
                          <w:rPr>
                            <w:rFonts w:ascii="Times New Roman" w:hAnsi="Times New Roman" w:cs="Times New Roman"/>
                          </w:rPr>
                        </w:pPr>
                        <w:r w:rsidRPr="00A63130">
                          <w:rPr>
                            <w:rFonts w:ascii="Times New Roman" w:eastAsia="Arial" w:hAnsi="Times New Roman" w:cs="Times New Roman"/>
                            <w:color w:val="000000"/>
                          </w:rPr>
                          <w:t>Mario with 16 bit pixels (coloured)</w:t>
                        </w:r>
                      </w:p>
                    </w:txbxContent>
                  </v:textbox>
                </v:shape>
                <v:shape id="Shape 54" o:spid="_x0000_s1029" type="#_x0000_t75" style="position:absolute;left:26568;top:14652;width:37707;height:168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">
                  <v:imagedata r:id="rId20" o:title=""/>
                </v:shape>
                <v:shape id="Text Box 2" o:spid="_x0000_s1030" type="#_x0000_t202" style="position:absolute;left:25065;top:34009;width:43732;height:1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kLxwAAANsAAAAPAAAAZHJzL2Rvd25yZXYueG1sRI9BSwMx&#10;FITvgv8hPKEXabMtW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JqACQvHAAAA2wAA&#10;AA8AAAAAAAAAAAAAAAAABwIAAGRycy9kb3ducmV2LnhtbFBLBQYAAAAAAwADALcAAAD7AgAAAAA=&#10;" filled="f" stroked="f">
                  <v:textbox inset="2.53958mm,2.53958mm,2.53958mm,2.53958mm">
                    <w:txbxContent>
                      <w:p w14:paraId="40F145DC" w14:textId="77777777" w:rsidR="005227DD" w:rsidRPr="00A63130" w:rsidRDefault="005227DD" w:rsidP="00BE650C">
                        <w:pPr>
                          <w:spacing w:after="0" w:line="240" w:lineRule="auto"/>
                          <w:textDirection w:val="btLr"/>
                          <w:rPr>
                            <w:rFonts w:ascii="Times New Roman" w:hAnsi="Times New Roman" w:cs="Times New Roman"/>
                          </w:rPr>
                        </w:pPr>
                        <w:r w:rsidRPr="00A63130">
                          <w:rPr>
                            <w:rFonts w:ascii="Times New Roman" w:eastAsia="Arial" w:hAnsi="Times New Roman" w:cs="Times New Roman"/>
                            <w:color w:val="000000"/>
                          </w:rPr>
                          <w:t>Some Grayscale Pixels And its Values</w:t>
                        </w:r>
                      </w:p>
                    </w:txbxContent>
                  </v:textbox>
                </v:shape>
                <v:shape id="Shape 56" o:spid="_x0000_s1031" type="#_x0000_t75" style="position:absolute;left:22263;top:1524;width:46317;height:107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">
                  <v:imagedata r:id="rId21" o:title=""/>
                </v:shape>
                <w10:anchorlock/>
              </v:group>
            </w:pict>
          </mc:Fallback>
        </mc:AlternateContent>
      </w:r>
    </w:p>
    <w:p w14:paraId="18A77A55" w14:textId="6501F0AB" w:rsidR="00BE650C" w:rsidRPr="00B14017" w:rsidRDefault="00BE650C" w:rsidP="002666B1">
      <w:pPr>
        <w:pStyle w:val="Caption"/>
        <w:spacing w:line="276" w:lineRule="auto"/>
        <w:jc w:val="center"/>
        <w:rPr>
          <w:i w:val="0"/>
          <w:iCs w:val="0"/>
        </w:rPr>
      </w:pPr>
      <w:bookmarkStart w:id="28" w:name="_Toc75971311"/>
      <w:bookmarkStart w:id="29" w:name="_Toc75971804"/>
      <w:bookmarkStart w:id="30" w:name="_Toc77101285"/>
      <w:r w:rsidRPr="00B14017">
        <w:rPr>
          <w:i w:val="0"/>
          <w:iCs w:val="0"/>
        </w:rPr>
        <w:t xml:space="preserve">Figure </w:t>
      </w:r>
      <w:r w:rsidR="002966A7" w:rsidRPr="00B14017">
        <w:rPr>
          <w:i w:val="0"/>
          <w:iCs w:val="0"/>
        </w:rPr>
        <w:fldChar w:fldCharType="begin"/>
      </w:r>
      <w:r w:rsidR="002966A7" w:rsidRPr="00B14017">
        <w:rPr>
          <w:i w:val="0"/>
          <w:iCs w:val="0"/>
        </w:rPr>
        <w:instrText xml:space="preserve"> SEQ Figure \* ARABIC </w:instrText>
      </w:r>
      <w:r w:rsidR="002966A7" w:rsidRPr="00B14017">
        <w:rPr>
          <w:i w:val="0"/>
          <w:iCs w:val="0"/>
        </w:rPr>
        <w:fldChar w:fldCharType="separate"/>
      </w:r>
      <w:r w:rsidR="0040490A" w:rsidRPr="00B14017">
        <w:rPr>
          <w:i w:val="0"/>
          <w:iCs w:val="0"/>
          <w:noProof/>
        </w:rPr>
        <w:t>5</w:t>
      </w:r>
      <w:r w:rsidR="002966A7" w:rsidRPr="00B14017">
        <w:rPr>
          <w:i w:val="0"/>
          <w:iCs w:val="0"/>
          <w:noProof/>
        </w:rPr>
        <w:fldChar w:fldCharType="end"/>
      </w:r>
      <w:r w:rsidRPr="00B14017">
        <w:rPr>
          <w:i w:val="0"/>
          <w:iCs w:val="0"/>
        </w:rPr>
        <w:t xml:space="preserve"> : Mario with 16 bit pixels / Grayscele colourmap</w:t>
      </w:r>
      <w:bookmarkEnd w:id="28"/>
      <w:bookmarkEnd w:id="29"/>
      <w:bookmarkEnd w:id="30"/>
    </w:p>
    <w:p w14:paraId="6C0CD037" w14:textId="0EA692A3" w:rsidR="00BE650C" w:rsidRPr="00F66882" w:rsidRDefault="00B14017" w:rsidP="002666B1">
      <w:r>
        <w:rPr>
          <w:noProof/>
          <w:lang w:val="en-GB" w:eastAsia="en-GB"/>
        </w:rPr>
        <mc:AlternateContent>
          <mc:Choice Requires="wpg">
            <w:drawing>
              <wp:anchor distT="0" distB="0" distL="114300" distR="114300" simplePos="0" relativeHeight="251669504" behindDoc="0" locked="0" layoutInCell="1" allowOverlap="1" wp14:anchorId="1AFB6EBE" wp14:editId="275428D2">
                <wp:simplePos x="0" y="0"/>
                <wp:positionH relativeFrom="margin">
                  <wp:align>center</wp:align>
                </wp:positionH>
                <wp:positionV relativeFrom="paragraph">
                  <wp:posOffset>1047115</wp:posOffset>
                </wp:positionV>
                <wp:extent cx="5010150" cy="1714500"/>
                <wp:effectExtent l="0" t="0" r="0" b="0"/>
                <wp:wrapSquare wrapText="bothSides"/>
                <wp:docPr id="87" name="Group 25"/>
                <wp:cNvGraphicFramePr/>
                <a:graphic xmlns:a="http://schemas.openxmlformats.org/drawingml/2006/main">
                  <a:graphicData uri="http://schemas.microsoft.com/office/word/2010/wordprocessingGroup">
                    <wpg:wgp>
                      <wpg:cNvGrpSpPr/>
                      <wpg:grpSpPr>
                        <a:xfrm>
                          <a:off x="0" y="0"/>
                          <a:ext cx="5010150" cy="1714500"/>
                          <a:chOff x="152400" y="152400"/>
                          <a:chExt cx="6553200" cy="3349294"/>
                        </a:xfrm>
                      </wpg:grpSpPr>
                      <pic:pic xmlns:pic="http://schemas.openxmlformats.org/drawingml/2006/picture">
                        <pic:nvPicPr>
                          <pic:cNvPr id="88" name="Shape 8"/>
                          <pic:cNvPicPr preferRelativeResize="0"/>
                        </pic:nvPicPr>
                        <pic:blipFill>
                          <a:blip r:embed="rId22">
                            <a:alphaModFix/>
                          </a:blip>
                          <a:stretch>
                            <a:fillRect/>
                          </a:stretch>
                        </pic:blipFill>
                        <pic:spPr>
                          <a:xfrm>
                            <a:off x="152400" y="152400"/>
                            <a:ext cx="6553200" cy="2773680"/>
                          </a:xfrm>
                          <a:prstGeom prst="rect">
                            <a:avLst/>
                          </a:prstGeom>
                          <a:noFill/>
                          <a:ln>
                            <a:noFill/>
                          </a:ln>
                        </pic:spPr>
                      </pic:pic>
                      <wps:wsp>
                        <wps:cNvPr id="89" name="Text Box 3"/>
                        <wps:cNvSpPr txBox="1"/>
                        <wps:spPr>
                          <a:xfrm>
                            <a:off x="152400" y="2782216"/>
                            <a:ext cx="2050203" cy="719478"/>
                          </a:xfrm>
                          <a:prstGeom prst="rect">
                            <a:avLst/>
                          </a:prstGeom>
                          <a:noFill/>
                          <a:ln>
                            <a:noFill/>
                          </a:ln>
                        </wps:spPr>
                        <wps:txbx>
                          <w:txbxContent>
                            <w:p w14:paraId="5CAEBC1E"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r w:rsidRPr="00770F2B">
                                <w:rPr>
                                  <w:rFonts w:ascii="Times New Roman" w:eastAsia="Arial" w:hAnsi="Times New Roman" w:cs="Times New Roman"/>
                                  <w:color w:val="000000"/>
                                  <w:sz w:val="24"/>
                                  <w:szCs w:val="24"/>
                                </w:rPr>
                                <w:t xml:space="preserve">Just </w:t>
                              </w:r>
                              <w:r>
                                <w:rPr>
                                  <w:rFonts w:ascii="Times New Roman" w:eastAsia="Arial" w:hAnsi="Times New Roman" w:cs="Times New Roman"/>
                                  <w:color w:val="000000"/>
                                  <w:sz w:val="24"/>
                                  <w:szCs w:val="24"/>
                                </w:rPr>
                                <w:t>Display of Pixels</w:t>
                              </w:r>
                            </w:p>
                          </w:txbxContent>
                        </wps:txbx>
                        <wps:bodyPr spcFirstLastPara="1" wrap="square" lIns="91425" tIns="91425" rIns="91425" bIns="91425" anchor="t" anchorCtr="0">
                          <a:noAutofit/>
                        </wps:bodyPr>
                      </wps:wsp>
                      <wps:wsp>
                        <wps:cNvPr id="90" name="Text Box 4"/>
                        <wps:cNvSpPr txBox="1"/>
                        <wps:spPr>
                          <a:xfrm>
                            <a:off x="2403516" y="2856645"/>
                            <a:ext cx="2050884" cy="645043"/>
                          </a:xfrm>
                          <a:prstGeom prst="rect">
                            <a:avLst/>
                          </a:prstGeom>
                          <a:noFill/>
                          <a:ln>
                            <a:noFill/>
                          </a:ln>
                        </wps:spPr>
                        <wps:txbx>
                          <w:txbxContent>
                            <w:p w14:paraId="3673A603"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r w:rsidRPr="00770F2B">
                                <w:rPr>
                                  <w:rFonts w:ascii="Times New Roman" w:eastAsia="Arial" w:hAnsi="Times New Roman" w:cs="Times New Roman"/>
                                  <w:color w:val="000000"/>
                                  <w:sz w:val="24"/>
                                  <w:szCs w:val="24"/>
                                </w:rPr>
                                <w:t xml:space="preserve">Pixels </w:t>
                              </w:r>
                              <w:r w:rsidRPr="00770F2B">
                                <w:rPr>
                                  <w:rFonts w:ascii="Times New Roman" w:eastAsia="Arial" w:hAnsi="Times New Roman" w:cs="Times New Roman"/>
                                  <w:color w:val="000000"/>
                                  <w:sz w:val="24"/>
                                  <w:szCs w:val="24"/>
                                </w:rPr>
                                <w:t>with its values</w:t>
                              </w:r>
                            </w:p>
                          </w:txbxContent>
                        </wps:txbx>
                        <wps:bodyPr spcFirstLastPara="1" wrap="square" lIns="91425" tIns="91425" rIns="91425" bIns="91425" anchor="t" anchorCtr="0">
                          <a:noAutofit/>
                        </wps:bodyPr>
                      </wps:wsp>
                      <wps:wsp>
                        <wps:cNvPr id="91" name="Text Box 5"/>
                        <wps:cNvSpPr txBox="1"/>
                        <wps:spPr>
                          <a:xfrm>
                            <a:off x="4654633" y="2807028"/>
                            <a:ext cx="2050203" cy="694586"/>
                          </a:xfrm>
                          <a:prstGeom prst="rect">
                            <a:avLst/>
                          </a:prstGeom>
                          <a:noFill/>
                          <a:ln>
                            <a:noFill/>
                          </a:ln>
                        </wps:spPr>
                        <wps:txbx>
                          <w:txbxContent>
                            <w:p w14:paraId="0DB49623"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r w:rsidRPr="00770F2B">
                                <w:rPr>
                                  <w:rFonts w:ascii="Times New Roman" w:eastAsia="Arial" w:hAnsi="Times New Roman" w:cs="Times New Roman"/>
                                  <w:color w:val="000000"/>
                                  <w:sz w:val="24"/>
                                  <w:szCs w:val="24"/>
                                </w:rPr>
                                <w:t>Just</w:t>
                              </w:r>
                              <w:r>
                                <w:rPr>
                                  <w:rFonts w:ascii="Times New Roman" w:eastAsia="Arial" w:hAnsi="Times New Roman" w:cs="Times New Roman"/>
                                  <w:color w:val="000000"/>
                                  <w:sz w:val="24"/>
                                  <w:szCs w:val="24"/>
                                </w:rPr>
                                <w:t xml:space="preserve"> </w:t>
                              </w:r>
                              <w:r w:rsidRPr="00770F2B">
                                <w:rPr>
                                  <w:rFonts w:ascii="Times New Roman" w:eastAsia="Arial" w:hAnsi="Times New Roman" w:cs="Times New Roman"/>
                                  <w:color w:val="000000"/>
                                  <w:sz w:val="24"/>
                                  <w:szCs w:val="24"/>
                                </w:rPr>
                                <w:t>Values</w:t>
                              </w:r>
                              <w:r>
                                <w:rPr>
                                  <w:rFonts w:ascii="Times New Roman" w:eastAsia="Arial" w:hAnsi="Times New Roman" w:cs="Times New Roman"/>
                                  <w:color w:val="000000"/>
                                  <w:sz w:val="24"/>
                                  <w:szCs w:val="24"/>
                                </w:rPr>
                                <w:t xml:space="preserve"> of Pixels</w:t>
                              </w:r>
                            </w:p>
                          </w:txbxContent>
                        </wps:txbx>
                        <wps:bodyPr spcFirstLastPara="1" wrap="square" lIns="91425" tIns="91425" rIns="91425" bIns="91425" anchor="t" anchorCtr="0">
                          <a:noAutofit/>
                        </wps:bodyPr>
                      </wps:wsp>
                    </wpg:wgp>
                  </a:graphicData>
                </a:graphic>
              </wp:anchor>
            </w:drawing>
          </mc:Choice>
          <mc:Fallback>
            <w:pict>
              <v:group w14:anchorId="1AFB6EBE" id="Group 25" o:spid="_x0000_s1032" style="position:absolute;margin-left:0;margin-top:82.45pt;width:394.5pt;height:135pt;z-index:251669504;mso-position-horizontal:center;mso-position-horizontal-relative:margin;mso-position-vertical-relative:text" coordorigin="1524,1524" coordsize="65532,33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">
                <v:shape id="Shape 8" o:spid="_x0000_s1033" type="#_x0000_t75" style="position:absolute;left:1524;top:1524;width:65532;height:277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">
                  <v:imagedata r:id="rId23" o:title=""/>
                </v:shape>
                <v:shape id="Text Box 3" o:spid="_x0000_s1034" type="#_x0000_t202" style="position:absolute;left:1524;top:27822;width:20502;height:7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" filled="f" stroked="f">
                  <v:textbox inset="2.53958mm,2.53958mm,2.53958mm,2.53958mm">
                    <w:txbxContent>
                      <w:p w14:paraId="5CAEBC1E"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r w:rsidRPr="00770F2B">
                          <w:rPr>
                            <w:rFonts w:ascii="Times New Roman" w:eastAsia="Arial" w:hAnsi="Times New Roman" w:cs="Times New Roman"/>
                            <w:color w:val="000000"/>
                            <w:sz w:val="24"/>
                            <w:szCs w:val="24"/>
                          </w:rPr>
                          <w:t xml:space="preserve">Just </w:t>
                        </w:r>
                        <w:r>
                          <w:rPr>
                            <w:rFonts w:ascii="Times New Roman" w:eastAsia="Arial" w:hAnsi="Times New Roman" w:cs="Times New Roman"/>
                            <w:color w:val="000000"/>
                            <w:sz w:val="24"/>
                            <w:szCs w:val="24"/>
                          </w:rPr>
                          <w:t>Display of Pixels</w:t>
                        </w:r>
                      </w:p>
                    </w:txbxContent>
                  </v:textbox>
                </v:shape>
                <v:shape id="Text Box 4" o:spid="_x0000_s1035" type="#_x0000_t202" style="position:absolute;left:24035;top:28566;width:20509;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" filled="f" stroked="f">
                  <v:textbox inset="2.53958mm,2.53958mm,2.53958mm,2.53958mm">
                    <w:txbxContent>
                      <w:p w14:paraId="3673A603"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r w:rsidRPr="00770F2B">
                          <w:rPr>
                            <w:rFonts w:ascii="Times New Roman" w:eastAsia="Arial" w:hAnsi="Times New Roman" w:cs="Times New Roman"/>
                            <w:color w:val="000000"/>
                            <w:sz w:val="24"/>
                            <w:szCs w:val="24"/>
                          </w:rPr>
                          <w:t xml:space="preserve">Pixels </w:t>
                        </w:r>
                        <w:r w:rsidRPr="00770F2B">
                          <w:rPr>
                            <w:rFonts w:ascii="Times New Roman" w:eastAsia="Arial" w:hAnsi="Times New Roman" w:cs="Times New Roman"/>
                            <w:color w:val="000000"/>
                            <w:sz w:val="24"/>
                            <w:szCs w:val="24"/>
                          </w:rPr>
                          <w:t>with its values</w:t>
                        </w:r>
                      </w:p>
                    </w:txbxContent>
                  </v:textbox>
                </v:shape>
                <v:shape id="Text Box 5" o:spid="_x0000_s1036" type="#_x0000_t202" style="position:absolute;left:46546;top:28070;width:20502;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" filled="f" stroked="f">
                  <v:textbox inset="2.53958mm,2.53958mm,2.53958mm,2.53958mm">
                    <w:txbxContent>
                      <w:p w14:paraId="0DB49623"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r w:rsidRPr="00770F2B">
                          <w:rPr>
                            <w:rFonts w:ascii="Times New Roman" w:eastAsia="Arial" w:hAnsi="Times New Roman" w:cs="Times New Roman"/>
                            <w:color w:val="000000"/>
                            <w:sz w:val="24"/>
                            <w:szCs w:val="24"/>
                          </w:rPr>
                          <w:t>Just</w:t>
                        </w:r>
                        <w:r>
                          <w:rPr>
                            <w:rFonts w:ascii="Times New Roman" w:eastAsia="Arial" w:hAnsi="Times New Roman" w:cs="Times New Roman"/>
                            <w:color w:val="000000"/>
                            <w:sz w:val="24"/>
                            <w:szCs w:val="24"/>
                          </w:rPr>
                          <w:t xml:space="preserve"> </w:t>
                        </w:r>
                        <w:r w:rsidRPr="00770F2B">
                          <w:rPr>
                            <w:rFonts w:ascii="Times New Roman" w:eastAsia="Arial" w:hAnsi="Times New Roman" w:cs="Times New Roman"/>
                            <w:color w:val="000000"/>
                            <w:sz w:val="24"/>
                            <w:szCs w:val="24"/>
                          </w:rPr>
                          <w:t>Values</w:t>
                        </w:r>
                        <w:r>
                          <w:rPr>
                            <w:rFonts w:ascii="Times New Roman" w:eastAsia="Arial" w:hAnsi="Times New Roman" w:cs="Times New Roman"/>
                            <w:color w:val="000000"/>
                            <w:sz w:val="24"/>
                            <w:szCs w:val="24"/>
                          </w:rPr>
                          <w:t xml:space="preserve"> of Pixels</w:t>
                        </w:r>
                      </w:p>
                    </w:txbxContent>
                  </v:textbox>
                </v:shape>
                <w10:wrap type="square" anchorx="margin"/>
              </v:group>
            </w:pict>
          </mc:Fallback>
        </mc:AlternateContent>
      </w:r>
      <w:r w:rsidR="003F5B03">
        <w:tab/>
        <w:t>As you see in the pictures above, there is a mario character which is drawn with low resulution so that you can see pixels easily. The other picture give</w:t>
      </w:r>
      <w:r w:rsidR="0027058C">
        <w:t>s</w:t>
      </w:r>
      <w:r w:rsidR="003F5B03">
        <w:t xml:space="preserve"> us the information about grayscale</w:t>
      </w:r>
      <w:r w:rsidR="0027058C">
        <w:t>d</w:t>
      </w:r>
      <w:r w:rsidR="003F5B03">
        <w:t xml:space="preserve"> pixel values and </w:t>
      </w:r>
      <w:r w:rsidR="0027058C">
        <w:t>the corresponding tones of gray.</w:t>
      </w:r>
      <w:r w:rsidR="003F5B03">
        <w:t xml:space="preserve"> </w:t>
      </w:r>
    </w:p>
    <w:p w14:paraId="416DF4C3" w14:textId="12D3C7BB" w:rsidR="00BE650C" w:rsidRPr="00B14017" w:rsidRDefault="00BE650C" w:rsidP="002666B1">
      <w:pPr>
        <w:pStyle w:val="Caption"/>
        <w:spacing w:line="276" w:lineRule="auto"/>
        <w:jc w:val="center"/>
        <w:rPr>
          <w:rStyle w:val="y2iqfc"/>
          <w:i w:val="0"/>
          <w:iCs w:val="0"/>
          <w:color w:val="auto"/>
        </w:rPr>
      </w:pPr>
      <w:bookmarkStart w:id="31" w:name="_Toc75971312"/>
      <w:bookmarkStart w:id="32" w:name="_Toc75971805"/>
      <w:bookmarkStart w:id="33" w:name="_Toc77101286"/>
      <w:r w:rsidRPr="00B14017">
        <w:rPr>
          <w:i w:val="0"/>
          <w:iCs w:val="0"/>
          <w:color w:val="auto"/>
        </w:rPr>
        <w:lastRenderedPageBreak/>
        <w:t xml:space="preserve">Figure </w:t>
      </w:r>
      <w:r w:rsidR="002966A7" w:rsidRPr="00B14017">
        <w:rPr>
          <w:i w:val="0"/>
          <w:iCs w:val="0"/>
          <w:color w:val="auto"/>
        </w:rPr>
        <w:fldChar w:fldCharType="begin"/>
      </w:r>
      <w:r w:rsidR="002966A7" w:rsidRPr="00B14017">
        <w:rPr>
          <w:i w:val="0"/>
          <w:iCs w:val="0"/>
          <w:color w:val="auto"/>
        </w:rPr>
        <w:instrText xml:space="preserve"> SEQ Figure \* ARABIC </w:instrText>
      </w:r>
      <w:r w:rsidR="002966A7" w:rsidRPr="00B14017">
        <w:rPr>
          <w:i w:val="0"/>
          <w:iCs w:val="0"/>
          <w:color w:val="auto"/>
        </w:rPr>
        <w:fldChar w:fldCharType="separate"/>
      </w:r>
      <w:r w:rsidR="0040490A" w:rsidRPr="00B14017">
        <w:rPr>
          <w:i w:val="0"/>
          <w:iCs w:val="0"/>
          <w:noProof/>
          <w:color w:val="auto"/>
        </w:rPr>
        <w:t>6</w:t>
      </w:r>
      <w:r w:rsidR="002966A7" w:rsidRPr="00B14017">
        <w:rPr>
          <w:i w:val="0"/>
          <w:iCs w:val="0"/>
          <w:noProof/>
          <w:color w:val="auto"/>
        </w:rPr>
        <w:fldChar w:fldCharType="end"/>
      </w:r>
      <w:r w:rsidRPr="00B14017">
        <w:rPr>
          <w:i w:val="0"/>
          <w:iCs w:val="0"/>
          <w:color w:val="auto"/>
        </w:rPr>
        <w:t>:Pixel visualisation and numbered pixel</w:t>
      </w:r>
      <w:bookmarkEnd w:id="31"/>
      <w:bookmarkEnd w:id="32"/>
      <w:r w:rsidR="0027058C" w:rsidRPr="00B14017">
        <w:rPr>
          <w:rStyle w:val="FootnoteReference"/>
          <w:i w:val="0"/>
          <w:iCs w:val="0"/>
          <w:color w:val="auto"/>
        </w:rPr>
        <w:footnoteReference w:id="3"/>
      </w:r>
      <w:bookmarkEnd w:id="33"/>
    </w:p>
    <w:p w14:paraId="4DF36125" w14:textId="51C07789" w:rsidR="00BE650C" w:rsidRPr="00717857" w:rsidRDefault="00BE650C" w:rsidP="002666B1">
      <w:pPr>
        <w:pBdr>
          <w:top w:val="nil"/>
          <w:left w:val="nil"/>
          <w:bottom w:val="nil"/>
          <w:right w:val="nil"/>
          <w:between w:val="nil"/>
        </w:pBdr>
        <w:ind w:firstLine="720"/>
        <w:jc w:val="both"/>
        <w:rPr>
          <w:rStyle w:val="y2iqfc"/>
          <w:rFonts w:ascii="Times New Roman" w:hAnsi="Times New Roman" w:cs="Times New Roman"/>
          <w:color w:val="202124"/>
          <w:sz w:val="24"/>
          <w:szCs w:val="24"/>
          <w:lang w:val="en"/>
        </w:rPr>
      </w:pPr>
      <w:r w:rsidRPr="002B18CC">
        <w:rPr>
          <w:rFonts w:ascii="Times New Roman" w:hAnsi="Times New Roman" w:cs="Times New Roman"/>
          <w:sz w:val="24"/>
          <w:szCs w:val="24"/>
        </w:rPr>
        <w:t xml:space="preserve">As you see </w:t>
      </w:r>
      <w:r w:rsidRPr="00B14017">
        <w:rPr>
          <w:rFonts w:ascii="Times New Roman" w:hAnsi="Times New Roman" w:cs="Times New Roman"/>
          <w:sz w:val="24"/>
          <w:szCs w:val="24"/>
          <w:highlight w:val="yellow"/>
        </w:rPr>
        <w:t xml:space="preserve">the </w:t>
      </w:r>
      <w:r w:rsidR="00B14017" w:rsidRPr="00B14017">
        <w:rPr>
          <w:rFonts w:ascii="Times New Roman" w:hAnsi="Times New Roman" w:cs="Times New Roman"/>
          <w:sz w:val="24"/>
          <w:szCs w:val="24"/>
          <w:highlight w:val="yellow"/>
        </w:rPr>
        <w:t xml:space="preserve">in </w:t>
      </w:r>
      <w:commentRangeStart w:id="34"/>
      <w:r w:rsidR="00B14017" w:rsidRPr="00B14017">
        <w:rPr>
          <w:rFonts w:ascii="Times New Roman" w:hAnsi="Times New Roman" w:cs="Times New Roman"/>
          <w:sz w:val="24"/>
          <w:szCs w:val="24"/>
          <w:highlight w:val="yellow"/>
        </w:rPr>
        <w:t>Figure</w:t>
      </w:r>
      <w:commentRangeEnd w:id="34"/>
      <w:r w:rsidR="00B14017">
        <w:rPr>
          <w:rStyle w:val="CommentReference"/>
        </w:rPr>
        <w:commentReference w:id="34"/>
      </w:r>
      <w:r w:rsidR="00B14017" w:rsidRPr="00B14017">
        <w:rPr>
          <w:rFonts w:ascii="Times New Roman" w:hAnsi="Times New Roman" w:cs="Times New Roman"/>
          <w:sz w:val="24"/>
          <w:szCs w:val="24"/>
          <w:highlight w:val="yellow"/>
        </w:rPr>
        <w:t xml:space="preserve"> …</w:t>
      </w:r>
      <w:r w:rsidRPr="002B18CC">
        <w:rPr>
          <w:rFonts w:ascii="Times New Roman" w:hAnsi="Times New Roman" w:cs="Times New Roman"/>
          <w:sz w:val="24"/>
          <w:szCs w:val="24"/>
        </w:rPr>
        <w:t>we can change the picture into numerical values. Every value has a colour meaning. “0” refers to black, “255” refers to white ,”100” refers to a tone of gray.</w:t>
      </w:r>
      <w:r w:rsidR="0027058C">
        <w:rPr>
          <w:rFonts w:ascii="Times New Roman" w:hAnsi="Times New Roman" w:cs="Times New Roman"/>
          <w:sz w:val="24"/>
          <w:szCs w:val="24"/>
        </w:rPr>
        <w:t xml:space="preserve"> Our eyes understand </w:t>
      </w:r>
      <w:r w:rsidRPr="002B18CC">
        <w:rPr>
          <w:rFonts w:ascii="Times New Roman" w:hAnsi="Times New Roman" w:cs="Times New Roman"/>
          <w:sz w:val="24"/>
          <w:szCs w:val="24"/>
        </w:rPr>
        <w:t xml:space="preserve"> </w:t>
      </w:r>
      <w:r w:rsidR="0027058C">
        <w:rPr>
          <w:rFonts w:ascii="Times New Roman" w:hAnsi="Times New Roman" w:cs="Times New Roman"/>
          <w:sz w:val="24"/>
          <w:szCs w:val="24"/>
        </w:rPr>
        <w:t>only colour of pixels just like first picture above. On the other hand, Each pixel has a value and we need them in order to make calculations.</w:t>
      </w:r>
      <w:r w:rsidR="00F133F9" w:rsidRPr="00F133F9">
        <w:rPr>
          <w:rFonts w:ascii="inherit" w:eastAsia="Times New Roman" w:hAnsi="inherit" w:cs="Courier New"/>
          <w:b/>
          <w:color w:val="202124"/>
          <w:sz w:val="42"/>
          <w:szCs w:val="42"/>
          <w:lang w:val="en"/>
        </w:rPr>
        <w:t xml:space="preserve"> </w:t>
      </w:r>
      <w:r w:rsidR="007A7137">
        <w:rPr>
          <w:rFonts w:ascii="Times New Roman" w:hAnsi="Times New Roman" w:cs="Times New Roman"/>
          <w:sz w:val="24"/>
          <w:szCs w:val="24"/>
          <w:lang w:val="en"/>
        </w:rPr>
        <w:t xml:space="preserve">Since, </w:t>
      </w:r>
      <w:r w:rsidR="00F133F9" w:rsidRPr="00F133F9">
        <w:rPr>
          <w:rFonts w:ascii="Times New Roman" w:hAnsi="Times New Roman" w:cs="Times New Roman"/>
          <w:sz w:val="24"/>
          <w:szCs w:val="24"/>
          <w:lang w:val="en"/>
        </w:rPr>
        <w:t>computers only see the same picture as numbers, as in the third photo above.</w:t>
      </w:r>
    </w:p>
    <w:p w14:paraId="20774E3C" w14:textId="77777777" w:rsidR="00B91083" w:rsidRDefault="00BE650C" w:rsidP="002666B1">
      <w:pPr>
        <w:pBdr>
          <w:top w:val="nil"/>
          <w:left w:val="nil"/>
          <w:bottom w:val="nil"/>
          <w:right w:val="nil"/>
          <w:between w:val="nil"/>
        </w:pBdr>
        <w:ind w:firstLine="709"/>
        <w:jc w:val="both"/>
        <w:rPr>
          <w:rStyle w:val="y2iqfc"/>
          <w:rFonts w:ascii="Times New Roman" w:hAnsi="Times New Roman" w:cs="Times New Roman"/>
          <w:color w:val="202124"/>
          <w:sz w:val="24"/>
          <w:szCs w:val="24"/>
          <w:lang w:val="en"/>
        </w:rPr>
      </w:pPr>
      <w:r w:rsidRPr="00842E6E">
        <w:rPr>
          <w:rStyle w:val="y2iqfc"/>
          <w:rFonts w:ascii="Times New Roman" w:hAnsi="Times New Roman" w:cs="Times New Roman"/>
          <w:color w:val="202124"/>
          <w:sz w:val="24"/>
          <w:szCs w:val="24"/>
          <w:lang w:val="en"/>
        </w:rPr>
        <w:t xml:space="preserve">As I explained in detail, we need to convert the pixel values ​​of our photograph into numbers </w:t>
      </w:r>
      <w:r w:rsidR="00F133F9">
        <w:rPr>
          <w:rStyle w:val="y2iqfc"/>
          <w:rFonts w:ascii="Times New Roman" w:hAnsi="Times New Roman" w:cs="Times New Roman"/>
          <w:color w:val="202124"/>
          <w:sz w:val="24"/>
          <w:szCs w:val="24"/>
          <w:lang w:val="en"/>
        </w:rPr>
        <w:t>in order to convey</w:t>
      </w:r>
      <w:r w:rsidRPr="00842E6E">
        <w:rPr>
          <w:rStyle w:val="y2iqfc"/>
          <w:rFonts w:ascii="Times New Roman" w:hAnsi="Times New Roman" w:cs="Times New Roman"/>
          <w:color w:val="202124"/>
          <w:sz w:val="24"/>
          <w:szCs w:val="24"/>
          <w:lang w:val="en"/>
        </w:rPr>
        <w:t xml:space="preserve"> our mathematical calculations.</w:t>
      </w:r>
      <w:r>
        <w:rPr>
          <w:rStyle w:val="y2iqfc"/>
          <w:rFonts w:ascii="Times New Roman" w:hAnsi="Times New Roman" w:cs="Times New Roman"/>
          <w:color w:val="202124"/>
          <w:sz w:val="24"/>
          <w:szCs w:val="24"/>
          <w:lang w:val="en"/>
        </w:rPr>
        <w:t xml:space="preserve"> </w:t>
      </w:r>
      <w:r w:rsidRPr="00717857">
        <w:rPr>
          <w:rStyle w:val="y2iqfc"/>
          <w:rFonts w:ascii="Times New Roman" w:hAnsi="Times New Roman" w:cs="Times New Roman"/>
          <w:color w:val="202124"/>
          <w:sz w:val="24"/>
          <w:szCs w:val="24"/>
          <w:lang w:val="en"/>
        </w:rPr>
        <w:t xml:space="preserve">Therefore, I will convert the picture that I use as data into numeric values. In the </w:t>
      </w:r>
      <w:r w:rsidR="00947DE6" w:rsidRPr="00717857">
        <w:rPr>
          <w:rStyle w:val="y2iqfc"/>
          <w:rFonts w:ascii="Times New Roman" w:hAnsi="Times New Roman" w:cs="Times New Roman"/>
          <w:color w:val="202124"/>
          <w:sz w:val="24"/>
          <w:szCs w:val="24"/>
          <w:lang w:val="en"/>
        </w:rPr>
        <w:t>values that I will use in my photo between 0 and 255,</w:t>
      </w:r>
      <w:r w:rsidRPr="00717857">
        <w:rPr>
          <w:rStyle w:val="y2iqfc"/>
          <w:rFonts w:ascii="Times New Roman" w:hAnsi="Times New Roman" w:cs="Times New Roman"/>
          <w:color w:val="202124"/>
          <w:sz w:val="24"/>
          <w:szCs w:val="24"/>
          <w:lang w:val="en"/>
        </w:rPr>
        <w:t xml:space="preserve"> “0” will mean black, “255” white, “</w:t>
      </w:r>
      <w:r>
        <w:rPr>
          <w:rStyle w:val="y2iqfc"/>
          <w:rFonts w:ascii="Times New Roman" w:hAnsi="Times New Roman" w:cs="Times New Roman"/>
          <w:color w:val="202124"/>
          <w:sz w:val="24"/>
          <w:szCs w:val="24"/>
          <w:lang w:val="en"/>
        </w:rPr>
        <w:t>1</w:t>
      </w:r>
      <w:r w:rsidR="00F133F9">
        <w:rPr>
          <w:rStyle w:val="y2iqfc"/>
          <w:rFonts w:ascii="Times New Roman" w:hAnsi="Times New Roman" w:cs="Times New Roman"/>
          <w:color w:val="202124"/>
          <w:sz w:val="24"/>
          <w:szCs w:val="24"/>
          <w:lang w:val="en"/>
        </w:rPr>
        <w:t>”</w:t>
      </w:r>
      <w:r>
        <w:rPr>
          <w:rStyle w:val="y2iqfc"/>
          <w:rFonts w:ascii="Times New Roman" w:hAnsi="Times New Roman" w:cs="Times New Roman"/>
          <w:color w:val="202124"/>
          <w:sz w:val="24"/>
          <w:szCs w:val="24"/>
          <w:lang w:val="en"/>
        </w:rPr>
        <w:t xml:space="preserve"> </w:t>
      </w:r>
      <w:r w:rsidRPr="00717857">
        <w:rPr>
          <w:rStyle w:val="y2iqfc"/>
          <w:rFonts w:ascii="Times New Roman" w:hAnsi="Times New Roman" w:cs="Times New Roman"/>
          <w:color w:val="202124"/>
          <w:sz w:val="24"/>
          <w:szCs w:val="24"/>
          <w:lang w:val="en"/>
        </w:rPr>
        <w:t xml:space="preserve">to </w:t>
      </w:r>
      <w:r w:rsidR="00F133F9">
        <w:rPr>
          <w:rStyle w:val="y2iqfc"/>
          <w:rFonts w:ascii="Times New Roman" w:hAnsi="Times New Roman" w:cs="Times New Roman"/>
          <w:color w:val="202124"/>
          <w:sz w:val="24"/>
          <w:szCs w:val="24"/>
          <w:lang w:val="en"/>
        </w:rPr>
        <w:t>“</w:t>
      </w:r>
      <w:r w:rsidRPr="00717857">
        <w:rPr>
          <w:rStyle w:val="y2iqfc"/>
          <w:rFonts w:ascii="Times New Roman" w:hAnsi="Times New Roman" w:cs="Times New Roman"/>
          <w:color w:val="202124"/>
          <w:sz w:val="24"/>
          <w:szCs w:val="24"/>
          <w:lang w:val="en"/>
        </w:rPr>
        <w:t>2</w:t>
      </w:r>
      <w:r>
        <w:rPr>
          <w:rStyle w:val="y2iqfc"/>
          <w:rFonts w:ascii="Times New Roman" w:hAnsi="Times New Roman" w:cs="Times New Roman"/>
          <w:color w:val="202124"/>
          <w:sz w:val="24"/>
          <w:szCs w:val="24"/>
          <w:lang w:val="en"/>
        </w:rPr>
        <w:t>54</w:t>
      </w:r>
      <w:r w:rsidRPr="00717857">
        <w:rPr>
          <w:rStyle w:val="y2iqfc"/>
          <w:rFonts w:ascii="Times New Roman" w:hAnsi="Times New Roman" w:cs="Times New Roman"/>
          <w:color w:val="202124"/>
          <w:sz w:val="24"/>
          <w:szCs w:val="24"/>
          <w:lang w:val="en"/>
        </w:rPr>
        <w:t>”</w:t>
      </w:r>
      <w:r w:rsidR="00F133F9">
        <w:rPr>
          <w:rStyle w:val="y2iqfc"/>
          <w:rFonts w:ascii="Times New Roman" w:hAnsi="Times New Roman" w:cs="Times New Roman"/>
          <w:color w:val="202124"/>
          <w:sz w:val="24"/>
          <w:szCs w:val="24"/>
          <w:lang w:val="en"/>
        </w:rPr>
        <w:t xml:space="preserve"> refers to</w:t>
      </w:r>
      <w:r w:rsidRPr="00717857">
        <w:rPr>
          <w:rStyle w:val="y2iqfc"/>
          <w:rFonts w:ascii="Times New Roman" w:hAnsi="Times New Roman" w:cs="Times New Roman"/>
          <w:color w:val="202124"/>
          <w:sz w:val="24"/>
          <w:szCs w:val="24"/>
          <w:lang w:val="en"/>
        </w:rPr>
        <w:t xml:space="preserve"> </w:t>
      </w:r>
      <w:r>
        <w:rPr>
          <w:rStyle w:val="y2iqfc"/>
          <w:rFonts w:ascii="Times New Roman" w:hAnsi="Times New Roman" w:cs="Times New Roman"/>
          <w:color w:val="202124"/>
          <w:sz w:val="24"/>
          <w:szCs w:val="24"/>
          <w:lang w:val="en"/>
        </w:rPr>
        <w:t xml:space="preserve">different </w:t>
      </w:r>
      <w:r w:rsidRPr="00717857">
        <w:rPr>
          <w:rStyle w:val="y2iqfc"/>
          <w:rFonts w:ascii="Times New Roman" w:hAnsi="Times New Roman" w:cs="Times New Roman"/>
          <w:color w:val="202124"/>
          <w:sz w:val="24"/>
          <w:szCs w:val="24"/>
          <w:lang w:val="en"/>
        </w:rPr>
        <w:t>gray tones</w:t>
      </w:r>
      <w:r>
        <w:rPr>
          <w:rStyle w:val="y2iqfc"/>
          <w:rFonts w:ascii="Times New Roman" w:hAnsi="Times New Roman" w:cs="Times New Roman"/>
          <w:color w:val="202124"/>
          <w:sz w:val="24"/>
          <w:szCs w:val="24"/>
          <w:lang w:val="en"/>
        </w:rPr>
        <w:t>.</w:t>
      </w:r>
    </w:p>
    <w:p w14:paraId="0612ACA6" w14:textId="6BCC8781" w:rsidR="000F0A47" w:rsidRPr="000F0A47" w:rsidRDefault="00BE650C" w:rsidP="002666B1">
      <w:pPr>
        <w:pBdr>
          <w:top w:val="nil"/>
          <w:left w:val="nil"/>
          <w:bottom w:val="nil"/>
          <w:right w:val="nil"/>
          <w:between w:val="nil"/>
        </w:pBdr>
        <w:ind w:firstLine="709"/>
        <w:jc w:val="both"/>
        <w:rPr>
          <w:rStyle w:val="y2iqfc"/>
          <w:rFonts w:ascii="Times New Roman" w:hAnsi="Times New Roman" w:cs="Times New Roman"/>
          <w:color w:val="202124"/>
          <w:sz w:val="24"/>
          <w:szCs w:val="24"/>
          <w:lang w:val="en"/>
        </w:rPr>
      </w:pPr>
      <w:r w:rsidRPr="00717857">
        <w:rPr>
          <w:rStyle w:val="y2iqfc"/>
          <w:rFonts w:ascii="Times New Roman" w:hAnsi="Times New Roman" w:cs="Times New Roman"/>
          <w:color w:val="202124"/>
          <w:sz w:val="24"/>
          <w:szCs w:val="24"/>
          <w:lang w:val="en"/>
        </w:rPr>
        <w:t xml:space="preserve">Since we have a grayscale image, we created a 2D array of our pixels. I used the Python programming language to </w:t>
      </w:r>
      <w:r w:rsidR="006E0CF6">
        <w:rPr>
          <w:rStyle w:val="y2iqfc"/>
          <w:rFonts w:ascii="Times New Roman" w:hAnsi="Times New Roman" w:cs="Times New Roman"/>
          <w:color w:val="202124"/>
          <w:sz w:val="24"/>
          <w:szCs w:val="24"/>
          <w:lang w:val="en"/>
        </w:rPr>
        <w:t>extract pixel values from our picture</w:t>
      </w:r>
      <w:r w:rsidRPr="00717857">
        <w:rPr>
          <w:rStyle w:val="y2iqfc"/>
          <w:rFonts w:ascii="Times New Roman" w:hAnsi="Times New Roman" w:cs="Times New Roman"/>
          <w:color w:val="202124"/>
          <w:sz w:val="24"/>
          <w:szCs w:val="24"/>
          <w:lang w:val="en"/>
        </w:rPr>
        <w:t>.</w:t>
      </w:r>
      <w:r w:rsidR="006E0CF6">
        <w:rPr>
          <w:rStyle w:val="y2iqfc"/>
          <w:rFonts w:ascii="Times New Roman" w:hAnsi="Times New Roman" w:cs="Times New Roman"/>
          <w:color w:val="202124"/>
          <w:sz w:val="24"/>
          <w:szCs w:val="24"/>
          <w:lang w:val="en"/>
        </w:rPr>
        <w:t xml:space="preserve"> I simply used “</w:t>
      </w:r>
      <w:r w:rsidR="006E0CF6" w:rsidRPr="006E0CF6">
        <w:rPr>
          <w:rStyle w:val="y2iqfc"/>
          <w:rFonts w:ascii="Times New Roman" w:hAnsi="Times New Roman" w:cs="Times New Roman"/>
          <w:color w:val="202124"/>
          <w:sz w:val="24"/>
          <w:szCs w:val="24"/>
          <w:lang w:val="en"/>
        </w:rPr>
        <w:t>.</w:t>
      </w:r>
      <w:proofErr w:type="spellStart"/>
      <w:r w:rsidR="006E0CF6" w:rsidRPr="006E0CF6">
        <w:rPr>
          <w:rStyle w:val="y2iqfc"/>
          <w:rFonts w:ascii="Times New Roman" w:hAnsi="Times New Roman" w:cs="Times New Roman"/>
          <w:color w:val="202124"/>
          <w:sz w:val="24"/>
          <w:szCs w:val="24"/>
          <w:lang w:val="en"/>
        </w:rPr>
        <w:t>getdata</w:t>
      </w:r>
      <w:proofErr w:type="spellEnd"/>
      <w:r w:rsidR="006E0CF6" w:rsidRPr="006E0CF6">
        <w:rPr>
          <w:rStyle w:val="y2iqfc"/>
          <w:rFonts w:ascii="Times New Roman" w:hAnsi="Times New Roman" w:cs="Times New Roman"/>
          <w:color w:val="202124"/>
          <w:sz w:val="24"/>
          <w:szCs w:val="24"/>
          <w:lang w:val="en"/>
        </w:rPr>
        <w:t>()</w:t>
      </w:r>
      <w:r w:rsidR="006E0CF6">
        <w:rPr>
          <w:rStyle w:val="y2iqfc"/>
          <w:rFonts w:ascii="Times New Roman" w:hAnsi="Times New Roman" w:cs="Times New Roman"/>
          <w:color w:val="202124"/>
          <w:sz w:val="24"/>
          <w:szCs w:val="24"/>
          <w:lang w:val="en"/>
        </w:rPr>
        <w:t xml:space="preserve">” attribute to do this action. </w:t>
      </w:r>
      <w:r w:rsidR="002A79B4">
        <w:rPr>
          <w:rStyle w:val="y2iqfc"/>
          <w:rFonts w:ascii="Times New Roman" w:hAnsi="Times New Roman" w:cs="Times New Roman"/>
          <w:color w:val="202124"/>
          <w:sz w:val="24"/>
          <w:szCs w:val="24"/>
          <w:lang w:val="en"/>
        </w:rPr>
        <w:t xml:space="preserve">It is a basic code that convert photo into numerical </w:t>
      </w:r>
      <w:proofErr w:type="spellStart"/>
      <w:r w:rsidR="002A79B4">
        <w:rPr>
          <w:rStyle w:val="y2iqfc"/>
          <w:rFonts w:ascii="Times New Roman" w:hAnsi="Times New Roman" w:cs="Times New Roman"/>
          <w:color w:val="202124"/>
          <w:sz w:val="24"/>
          <w:szCs w:val="24"/>
          <w:lang w:val="en"/>
        </w:rPr>
        <w:t>vaues</w:t>
      </w:r>
      <w:proofErr w:type="spellEnd"/>
      <w:r w:rsidR="002A79B4">
        <w:rPr>
          <w:rStyle w:val="y2iqfc"/>
          <w:rFonts w:ascii="Times New Roman" w:hAnsi="Times New Roman" w:cs="Times New Roman"/>
          <w:color w:val="202124"/>
          <w:sz w:val="24"/>
          <w:szCs w:val="24"/>
          <w:lang w:val="en"/>
        </w:rPr>
        <w:t>. Here is my code;</w:t>
      </w:r>
    </w:p>
    <w:p w14:paraId="4F3E1452" w14:textId="63B6C16E" w:rsidR="000F0A47" w:rsidRPr="000F0A47" w:rsidRDefault="000F0A47" w:rsidP="002666B1">
      <w:pPr>
        <w:shd w:val="clear" w:color="auto" w:fill="FFFFFE"/>
        <w:spacing w:after="0"/>
        <w:ind w:firstLine="720"/>
        <w:rPr>
          <w:rFonts w:ascii="Courier New" w:eastAsia="Courier New" w:hAnsi="Courier New" w:cs="Courier New"/>
          <w:sz w:val="24"/>
          <w:szCs w:val="24"/>
        </w:rPr>
      </w:pPr>
      <w:r w:rsidRPr="000F0A47">
        <w:rPr>
          <w:rFonts w:ascii="Courier New" w:eastAsia="Courier New" w:hAnsi="Courier New" w:cs="Courier New"/>
          <w:sz w:val="24"/>
          <w:szCs w:val="24"/>
        </w:rPr>
        <w:t>pixel_values = list(imgGray.getdata())</w:t>
      </w:r>
    </w:p>
    <w:p w14:paraId="1B9E727F" w14:textId="46B0F170" w:rsidR="000F0A47" w:rsidRPr="000F0A47" w:rsidRDefault="000F0A47" w:rsidP="002666B1">
      <w:pPr>
        <w:shd w:val="clear" w:color="auto" w:fill="FFFFFE"/>
        <w:spacing w:after="0"/>
        <w:ind w:firstLine="720"/>
        <w:rPr>
          <w:rFonts w:ascii="Courier New" w:eastAsia="Courier New" w:hAnsi="Courier New" w:cs="Courier New"/>
          <w:sz w:val="24"/>
          <w:szCs w:val="24"/>
        </w:rPr>
      </w:pPr>
      <w:r w:rsidRPr="000F0A47">
        <w:rPr>
          <w:rFonts w:ascii="Courier New" w:eastAsia="Courier New" w:hAnsi="Courier New" w:cs="Courier New"/>
          <w:sz w:val="24"/>
          <w:szCs w:val="24"/>
        </w:rPr>
        <w:t>pixel_values = np.array(pixel_values)</w:t>
      </w:r>
    </w:p>
    <w:p w14:paraId="74061819" w14:textId="6FC4A21D" w:rsidR="002A79B4" w:rsidRPr="00B14017" w:rsidRDefault="000F0A47" w:rsidP="002666B1">
      <w:pPr>
        <w:shd w:val="clear" w:color="auto" w:fill="FFFFFE"/>
        <w:spacing w:after="0"/>
        <w:ind w:firstLine="720"/>
        <w:rPr>
          <w:rStyle w:val="y2iqfc"/>
          <w:rFonts w:ascii="Courier New" w:eastAsia="Courier New" w:hAnsi="Courier New" w:cs="Courier New"/>
          <w:sz w:val="24"/>
          <w:szCs w:val="24"/>
        </w:rPr>
      </w:pPr>
      <w:r w:rsidRPr="000F0A47">
        <w:rPr>
          <w:rFonts w:ascii="Courier New" w:eastAsia="Courier New" w:hAnsi="Courier New" w:cs="Courier New"/>
          <w:sz w:val="24"/>
          <w:szCs w:val="24"/>
        </w:rPr>
        <w:t>pixel_values = pixel_values.reshape(256,256)</w:t>
      </w:r>
    </w:p>
    <w:p w14:paraId="5B2C4607" w14:textId="77777777" w:rsidR="00B91083" w:rsidRDefault="002A79B4" w:rsidP="002666B1">
      <w:pPr>
        <w:pStyle w:val="HTMLPreformatted"/>
        <w:spacing w:line="276" w:lineRule="auto"/>
        <w:jc w:val="both"/>
        <w:rPr>
          <w:rStyle w:val="y2iqfc"/>
          <w:rFonts w:ascii="Times New Roman" w:hAnsi="Times New Roman" w:cs="Times New Roman"/>
          <w:color w:val="202124"/>
          <w:sz w:val="24"/>
          <w:szCs w:val="24"/>
          <w:lang w:val="en"/>
        </w:rPr>
      </w:pPr>
      <w:r>
        <w:rPr>
          <w:rStyle w:val="y2iqfc"/>
          <w:rFonts w:ascii="Times New Roman" w:hAnsi="Times New Roman" w:cs="Times New Roman"/>
          <w:color w:val="202124"/>
          <w:sz w:val="24"/>
          <w:szCs w:val="24"/>
          <w:lang w:val="en"/>
        </w:rPr>
        <w:tab/>
      </w:r>
    </w:p>
    <w:p w14:paraId="19CEB410" w14:textId="4C875FB2" w:rsidR="00BE650C" w:rsidRPr="00B14017" w:rsidRDefault="00B91083" w:rsidP="002666B1">
      <w:pPr>
        <w:pStyle w:val="HTMLPreformatted"/>
        <w:spacing w:line="276" w:lineRule="auto"/>
        <w:jc w:val="both"/>
        <w:rPr>
          <w:rFonts w:ascii="Times New Roman" w:hAnsi="Times New Roman" w:cs="Times New Roman"/>
          <w:color w:val="202124"/>
          <w:sz w:val="24"/>
          <w:szCs w:val="24"/>
        </w:rPr>
      </w:pPr>
      <w:r>
        <w:rPr>
          <w:rStyle w:val="y2iqfc"/>
          <w:rFonts w:ascii="Times New Roman" w:hAnsi="Times New Roman" w:cs="Times New Roman"/>
          <w:color w:val="202124"/>
          <w:sz w:val="24"/>
          <w:szCs w:val="24"/>
          <w:lang w:val="en"/>
        </w:rPr>
        <w:tab/>
      </w:r>
      <w:r w:rsidR="00BE650C" w:rsidRPr="00717857">
        <w:rPr>
          <w:rStyle w:val="y2iqfc"/>
          <w:rFonts w:ascii="Times New Roman" w:hAnsi="Times New Roman" w:cs="Times New Roman"/>
          <w:color w:val="202124"/>
          <w:sz w:val="24"/>
          <w:szCs w:val="24"/>
          <w:lang w:val="en"/>
        </w:rPr>
        <w:t xml:space="preserve">Our photo had </w:t>
      </w:r>
      <w:r w:rsidR="00444E49" w:rsidRPr="00717857">
        <w:rPr>
          <w:rStyle w:val="y2iqfc"/>
          <w:rFonts w:ascii="Times New Roman" w:hAnsi="Times New Roman" w:cs="Times New Roman"/>
          <w:color w:val="202124"/>
          <w:sz w:val="24"/>
          <w:szCs w:val="24"/>
          <w:lang w:val="en"/>
        </w:rPr>
        <w:t>256 rows and 256 columns</w:t>
      </w:r>
      <w:r w:rsidR="00444E49">
        <w:rPr>
          <w:rStyle w:val="y2iqfc"/>
          <w:rFonts w:ascii="Times New Roman" w:hAnsi="Times New Roman" w:cs="Times New Roman"/>
          <w:color w:val="202124"/>
          <w:sz w:val="24"/>
          <w:szCs w:val="24"/>
          <w:lang w:val="en"/>
        </w:rPr>
        <w:t xml:space="preserve"> and</w:t>
      </w:r>
      <w:r w:rsidR="00BE650C" w:rsidRPr="00717857">
        <w:rPr>
          <w:rStyle w:val="y2iqfc"/>
          <w:rFonts w:ascii="Times New Roman" w:hAnsi="Times New Roman" w:cs="Times New Roman"/>
          <w:color w:val="202124"/>
          <w:sz w:val="24"/>
          <w:szCs w:val="24"/>
          <w:lang w:val="en"/>
        </w:rPr>
        <w:t xml:space="preserve"> total of 65536 cells (256 times 256). </w:t>
      </w:r>
      <w:r w:rsidR="00F133F9">
        <w:rPr>
          <w:rStyle w:val="y2iqfc"/>
          <w:rFonts w:ascii="Times New Roman" w:hAnsi="Times New Roman" w:cs="Times New Roman"/>
          <w:color w:val="202124"/>
          <w:sz w:val="24"/>
          <w:szCs w:val="24"/>
          <w:lang w:val="en"/>
        </w:rPr>
        <w:t>Pixel values</w:t>
      </w:r>
      <w:r w:rsidR="00BE650C" w:rsidRPr="00717857">
        <w:rPr>
          <w:rStyle w:val="y2iqfc"/>
          <w:rFonts w:ascii="Times New Roman" w:hAnsi="Times New Roman" w:cs="Times New Roman"/>
          <w:color w:val="202124"/>
          <w:sz w:val="24"/>
          <w:szCs w:val="24"/>
          <w:lang w:val="en"/>
        </w:rPr>
        <w:t xml:space="preserve"> for the first 16 rows and 16 columns at the top left of our image cells are as </w:t>
      </w:r>
      <w:commentRangeStart w:id="35"/>
      <w:r w:rsidR="00BE650C" w:rsidRPr="00717857">
        <w:rPr>
          <w:rStyle w:val="y2iqfc"/>
          <w:rFonts w:ascii="Times New Roman" w:hAnsi="Times New Roman" w:cs="Times New Roman"/>
          <w:color w:val="202124"/>
          <w:sz w:val="24"/>
          <w:szCs w:val="24"/>
          <w:lang w:val="en"/>
        </w:rPr>
        <w:t>follows</w:t>
      </w:r>
      <w:commentRangeEnd w:id="35"/>
      <w:r>
        <w:rPr>
          <w:rStyle w:val="CommentReference"/>
          <w:rFonts w:ascii="Calibri" w:eastAsia="Calibri" w:hAnsi="Calibri" w:cs="Calibri"/>
          <w:lang w:val="tr-TR" w:eastAsia="en-US"/>
        </w:rPr>
        <w:commentReference w:id="35"/>
      </w:r>
      <w:r w:rsidR="00BE650C" w:rsidRPr="00717857">
        <w:rPr>
          <w:rStyle w:val="y2iqfc"/>
          <w:rFonts w:ascii="Times New Roman" w:hAnsi="Times New Roman" w:cs="Times New Roman"/>
          <w:color w:val="202124"/>
          <w:sz w:val="24"/>
          <w:szCs w:val="24"/>
          <w:lang w:val="en"/>
        </w:rPr>
        <w:t>:</w:t>
      </w:r>
    </w:p>
    <w:p w14:paraId="29DE7AF8" w14:textId="77777777" w:rsidR="00BE650C" w:rsidRDefault="00BE650C" w:rsidP="002666B1">
      <w:pPr>
        <w:keepNext/>
        <w:pBdr>
          <w:top w:val="nil"/>
          <w:left w:val="nil"/>
          <w:bottom w:val="nil"/>
          <w:right w:val="nil"/>
          <w:between w:val="nil"/>
        </w:pBdr>
        <w:spacing w:after="0"/>
        <w:jc w:val="center"/>
      </w:pPr>
      <w:r>
        <w:rPr>
          <w:noProof/>
          <w:lang w:val="en-GB" w:eastAsia="en-GB"/>
        </w:rPr>
        <w:drawing>
          <wp:inline distT="114300" distB="114300" distL="114300" distR="114300" wp14:anchorId="773A510E" wp14:editId="2B1B8EC4">
            <wp:extent cx="5029200" cy="2962275"/>
            <wp:effectExtent l="0" t="0" r="0" b="9525"/>
            <wp:docPr id="4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5029200" cy="2962275"/>
                    </a:xfrm>
                    <a:prstGeom prst="rect">
                      <a:avLst/>
                    </a:prstGeom>
                    <a:ln/>
                  </pic:spPr>
                </pic:pic>
              </a:graphicData>
            </a:graphic>
          </wp:inline>
        </w:drawing>
      </w:r>
    </w:p>
    <w:p w14:paraId="4F27C7C2" w14:textId="0DBACCA5" w:rsidR="00BE650C" w:rsidRPr="00B14017" w:rsidRDefault="00BE650C" w:rsidP="002666B1">
      <w:pPr>
        <w:pStyle w:val="Caption"/>
        <w:spacing w:line="276" w:lineRule="auto"/>
        <w:jc w:val="center"/>
        <w:rPr>
          <w:i w:val="0"/>
          <w:iCs w:val="0"/>
        </w:rPr>
      </w:pPr>
      <w:bookmarkStart w:id="36" w:name="_Ref77086301"/>
      <w:bookmarkStart w:id="37" w:name="_Toc75971314"/>
      <w:bookmarkStart w:id="38" w:name="_Toc75971807"/>
      <w:bookmarkStart w:id="39" w:name="_Ref77086292"/>
      <w:bookmarkStart w:id="40" w:name="_Toc77101287"/>
      <w:r w:rsidRPr="00B14017">
        <w:rPr>
          <w:i w:val="0"/>
          <w:iCs w:val="0"/>
        </w:rPr>
        <w:t xml:space="preserve">Figure </w:t>
      </w:r>
      <w:r w:rsidR="002966A7" w:rsidRPr="00B14017">
        <w:rPr>
          <w:i w:val="0"/>
          <w:iCs w:val="0"/>
        </w:rPr>
        <w:fldChar w:fldCharType="begin"/>
      </w:r>
      <w:r w:rsidR="002966A7" w:rsidRPr="00B14017">
        <w:rPr>
          <w:i w:val="0"/>
          <w:iCs w:val="0"/>
        </w:rPr>
        <w:instrText xml:space="preserve"> SEQ Figure \* ARABIC </w:instrText>
      </w:r>
      <w:r w:rsidR="002966A7" w:rsidRPr="00B14017">
        <w:rPr>
          <w:i w:val="0"/>
          <w:iCs w:val="0"/>
        </w:rPr>
        <w:fldChar w:fldCharType="separate"/>
      </w:r>
      <w:r w:rsidR="0040490A" w:rsidRPr="00B14017">
        <w:rPr>
          <w:i w:val="0"/>
          <w:iCs w:val="0"/>
          <w:noProof/>
        </w:rPr>
        <w:t>7</w:t>
      </w:r>
      <w:r w:rsidR="002966A7" w:rsidRPr="00B14017">
        <w:rPr>
          <w:i w:val="0"/>
          <w:iCs w:val="0"/>
          <w:noProof/>
        </w:rPr>
        <w:fldChar w:fldCharType="end"/>
      </w:r>
      <w:bookmarkEnd w:id="36"/>
      <w:r w:rsidRPr="00B14017">
        <w:rPr>
          <w:i w:val="0"/>
          <w:iCs w:val="0"/>
        </w:rPr>
        <w:t xml:space="preserve">: </w:t>
      </w:r>
      <w:r w:rsidR="00F133F9" w:rsidRPr="00B14017">
        <w:rPr>
          <w:i w:val="0"/>
          <w:iCs w:val="0"/>
        </w:rPr>
        <w:t>F</w:t>
      </w:r>
      <w:r w:rsidRPr="00B14017">
        <w:rPr>
          <w:i w:val="0"/>
          <w:iCs w:val="0"/>
        </w:rPr>
        <w:t xml:space="preserve">irst 16 </w:t>
      </w:r>
      <w:r w:rsidR="00F133F9" w:rsidRPr="00B14017">
        <w:rPr>
          <w:i w:val="0"/>
          <w:iCs w:val="0"/>
        </w:rPr>
        <w:t>R</w:t>
      </w:r>
      <w:r w:rsidRPr="00B14017">
        <w:rPr>
          <w:i w:val="0"/>
          <w:iCs w:val="0"/>
        </w:rPr>
        <w:t xml:space="preserve">ows and 16 </w:t>
      </w:r>
      <w:r w:rsidR="00F133F9" w:rsidRPr="00B14017">
        <w:rPr>
          <w:i w:val="0"/>
          <w:iCs w:val="0"/>
        </w:rPr>
        <w:t>C</w:t>
      </w:r>
      <w:r w:rsidRPr="00B14017">
        <w:rPr>
          <w:i w:val="0"/>
          <w:iCs w:val="0"/>
        </w:rPr>
        <w:t>olumns of Data</w:t>
      </w:r>
      <w:bookmarkEnd w:id="37"/>
      <w:bookmarkEnd w:id="38"/>
      <w:bookmarkEnd w:id="39"/>
      <w:bookmarkEnd w:id="40"/>
    </w:p>
    <w:p w14:paraId="442749AC" w14:textId="15C82889" w:rsidR="00BE650C" w:rsidRPr="007D2070" w:rsidRDefault="007A7137" w:rsidP="002666B1">
      <w:pPr>
        <w:pBdr>
          <w:top w:val="nil"/>
          <w:left w:val="nil"/>
          <w:bottom w:val="nil"/>
          <w:right w:val="nil"/>
          <w:between w:val="nil"/>
        </w:pBdr>
        <w:spacing w:after="0"/>
        <w:ind w:firstLine="720"/>
        <w:rPr>
          <w:rFonts w:ascii="Times New Roman" w:hAnsi="Times New Roman" w:cs="Times New Roman"/>
          <w:sz w:val="24"/>
          <w:szCs w:val="24"/>
        </w:rPr>
      </w:pPr>
      <w:r>
        <w:rPr>
          <w:rFonts w:ascii="Times New Roman" w:hAnsi="Times New Roman" w:cs="Times New Roman"/>
          <w:sz w:val="24"/>
          <w:szCs w:val="24"/>
        </w:rPr>
        <w:t>Besides,</w:t>
      </w:r>
      <w:r w:rsidRPr="007D2070">
        <w:rPr>
          <w:rFonts w:ascii="Times New Roman" w:hAnsi="Times New Roman" w:cs="Times New Roman"/>
          <w:sz w:val="24"/>
          <w:szCs w:val="24"/>
        </w:rPr>
        <w:t xml:space="preserve"> </w:t>
      </w:r>
      <w:r w:rsidRPr="00B14017">
        <w:rPr>
          <w:rFonts w:ascii="Times New Roman" w:hAnsi="Times New Roman" w:cs="Times New Roman"/>
          <w:sz w:val="24"/>
          <w:szCs w:val="24"/>
          <w:highlight w:val="yellow"/>
        </w:rPr>
        <w:t>in Figure 7?8</w:t>
      </w:r>
      <w:r w:rsidRPr="007D2070">
        <w:rPr>
          <w:rFonts w:ascii="Times New Roman" w:hAnsi="Times New Roman" w:cs="Times New Roman"/>
          <w:sz w:val="24"/>
          <w:szCs w:val="24"/>
        </w:rPr>
        <w:t xml:space="preserve"> </w:t>
      </w:r>
      <w:r w:rsidR="00BE650C" w:rsidRPr="007D2070">
        <w:rPr>
          <w:rFonts w:ascii="Times New Roman" w:hAnsi="Times New Roman" w:cs="Times New Roman"/>
          <w:sz w:val="24"/>
          <w:szCs w:val="24"/>
        </w:rPr>
        <w:t>is the visualization of the pixels above</w:t>
      </w:r>
      <w:r w:rsidR="006E0CF6">
        <w:rPr>
          <w:rFonts w:ascii="Times New Roman" w:hAnsi="Times New Roman" w:cs="Times New Roman"/>
          <w:sz w:val="24"/>
          <w:szCs w:val="24"/>
        </w:rPr>
        <w:t xml:space="preserve">. </w:t>
      </w:r>
      <w:r w:rsidR="00BE650C" w:rsidRPr="007D2070">
        <w:rPr>
          <w:rFonts w:ascii="Times New Roman" w:hAnsi="Times New Roman" w:cs="Times New Roman"/>
          <w:sz w:val="24"/>
          <w:szCs w:val="24"/>
        </w:rPr>
        <w:t>I used Python image show function</w:t>
      </w:r>
      <w:r w:rsidR="006E0CF6">
        <w:rPr>
          <w:rFonts w:ascii="Times New Roman" w:hAnsi="Times New Roman" w:cs="Times New Roman"/>
          <w:sz w:val="24"/>
          <w:szCs w:val="24"/>
        </w:rPr>
        <w:t xml:space="preserve"> to visualize numbers above</w:t>
      </w:r>
      <w:r w:rsidR="00BE650C" w:rsidRPr="007D2070">
        <w:rPr>
          <w:rFonts w:ascii="Times New Roman" w:hAnsi="Times New Roman" w:cs="Times New Roman"/>
          <w:sz w:val="24"/>
          <w:szCs w:val="24"/>
        </w:rPr>
        <w:t>;</w:t>
      </w:r>
    </w:p>
    <w:p w14:paraId="3242306A" w14:textId="77777777" w:rsidR="00BE650C" w:rsidRDefault="00BE650C" w:rsidP="002666B1">
      <w:pPr>
        <w:pBdr>
          <w:top w:val="nil"/>
          <w:left w:val="nil"/>
          <w:bottom w:val="nil"/>
          <w:right w:val="nil"/>
          <w:between w:val="nil"/>
        </w:pBdr>
        <w:spacing w:after="0"/>
      </w:pPr>
    </w:p>
    <w:p w14:paraId="30481FAF" w14:textId="77777777" w:rsidR="00BE650C" w:rsidRDefault="00BE650C" w:rsidP="002666B1">
      <w:pPr>
        <w:keepNext/>
        <w:pBdr>
          <w:top w:val="nil"/>
          <w:left w:val="nil"/>
          <w:bottom w:val="nil"/>
          <w:right w:val="nil"/>
          <w:between w:val="nil"/>
        </w:pBdr>
        <w:spacing w:after="0"/>
      </w:pPr>
      <w:r>
        <w:lastRenderedPageBreak/>
        <w:t xml:space="preserve"> </w:t>
      </w:r>
      <w:r>
        <w:rPr>
          <w:noProof/>
          <w:lang w:val="en-GB" w:eastAsia="en-GB"/>
        </w:rPr>
        <mc:AlternateContent>
          <mc:Choice Requires="wpg">
            <w:drawing>
              <wp:inline distT="114300" distB="114300" distL="114300" distR="114300" wp14:anchorId="42E70469" wp14:editId="33A1118D">
                <wp:extent cx="5197842" cy="2300322"/>
                <wp:effectExtent l="0" t="0" r="0" b="0"/>
                <wp:docPr id="24" name="Group 24"/>
                <wp:cNvGraphicFramePr/>
                <a:graphic xmlns:a="http://schemas.openxmlformats.org/drawingml/2006/main">
                  <a:graphicData uri="http://schemas.microsoft.com/office/word/2010/wordprocessingGroup">
                    <wpg:wgp>
                      <wpg:cNvGrpSpPr/>
                      <wpg:grpSpPr>
                        <a:xfrm>
                          <a:off x="0" y="0"/>
                          <a:ext cx="5197842" cy="2300322"/>
                          <a:chOff x="270400" y="427775"/>
                          <a:chExt cx="6023750" cy="2644675"/>
                        </a:xfrm>
                      </wpg:grpSpPr>
                      <pic:pic xmlns:pic="http://schemas.openxmlformats.org/drawingml/2006/picture">
                        <pic:nvPicPr>
                          <pic:cNvPr id="6" name="Shape 2"/>
                          <pic:cNvPicPr preferRelativeResize="0"/>
                        </pic:nvPicPr>
                        <pic:blipFill>
                          <a:blip r:embed="rId15">
                            <a:alphaModFix/>
                          </a:blip>
                          <a:stretch>
                            <a:fillRect/>
                          </a:stretch>
                        </pic:blipFill>
                        <pic:spPr>
                          <a:xfrm>
                            <a:off x="3956375" y="498650"/>
                            <a:ext cx="2337775" cy="2337775"/>
                          </a:xfrm>
                          <a:prstGeom prst="rect">
                            <a:avLst/>
                          </a:prstGeom>
                          <a:noFill/>
                          <a:ln>
                            <a:noFill/>
                          </a:ln>
                        </pic:spPr>
                      </pic:pic>
                      <pic:pic xmlns:pic="http://schemas.openxmlformats.org/drawingml/2006/picture">
                        <pic:nvPicPr>
                          <pic:cNvPr id="7" name="Shape 3"/>
                          <pic:cNvPicPr preferRelativeResize="0"/>
                        </pic:nvPicPr>
                        <pic:blipFill>
                          <a:blip r:embed="rId25">
                            <a:alphaModFix/>
                          </a:blip>
                          <a:stretch>
                            <a:fillRect/>
                          </a:stretch>
                        </pic:blipFill>
                        <pic:spPr>
                          <a:xfrm>
                            <a:off x="270400" y="427775"/>
                            <a:ext cx="2719325" cy="2644675"/>
                          </a:xfrm>
                          <a:prstGeom prst="rect">
                            <a:avLst/>
                          </a:prstGeom>
                          <a:noFill/>
                          <a:ln>
                            <a:noFill/>
                          </a:ln>
                        </pic:spPr>
                      </pic:pic>
                      <wps:wsp>
                        <wps:cNvPr id="9" name="Rectangle 9"/>
                        <wps:cNvSpPr/>
                        <wps:spPr>
                          <a:xfrm>
                            <a:off x="3983025" y="521225"/>
                            <a:ext cx="314700" cy="324600"/>
                          </a:xfrm>
                          <a:prstGeom prst="rect">
                            <a:avLst/>
                          </a:prstGeom>
                          <a:noFill/>
                          <a:ln w="38100" cap="flat" cmpd="sng">
                            <a:solidFill>
                              <a:srgbClr val="FF0000"/>
                            </a:solidFill>
                            <a:prstDash val="solid"/>
                            <a:round/>
                            <a:headEnd type="none" w="sm" len="sm"/>
                            <a:tailEnd type="none" w="sm" len="sm"/>
                          </a:ln>
                        </wps:spPr>
                        <wps:txbx>
                          <w:txbxContent>
                            <w:p w14:paraId="03CA9A0A" w14:textId="77777777" w:rsidR="005227DD" w:rsidRDefault="005227DD" w:rsidP="00BE650C">
                              <w:pPr>
                                <w:spacing w:after="0" w:line="240" w:lineRule="auto"/>
                                <w:textDirection w:val="btLr"/>
                              </w:pPr>
                            </w:p>
                          </w:txbxContent>
                        </wps:txbx>
                        <wps:bodyPr spcFirstLastPara="1" wrap="square" lIns="91425" tIns="91425" rIns="91425" bIns="91425" anchor="ctr" anchorCtr="0">
                          <a:noAutofit/>
                        </wps:bodyPr>
                      </wps:wsp>
                      <wps:wsp>
                        <wps:cNvPr id="10" name="Straight Arrow Connector 10"/>
                        <wps:cNvCnPr/>
                        <wps:spPr>
                          <a:xfrm rot="10800000">
                            <a:off x="3034125" y="506825"/>
                            <a:ext cx="948900" cy="176700"/>
                          </a:xfrm>
                          <a:prstGeom prst="straightConnector1">
                            <a:avLst/>
                          </a:prstGeom>
                          <a:noFill/>
                          <a:ln w="9525" cap="flat" cmpd="sng">
                            <a:solidFill>
                              <a:srgbClr val="FF0000"/>
                            </a:solidFill>
                            <a:prstDash val="solid"/>
                            <a:round/>
                            <a:headEnd type="none" w="med" len="med"/>
                            <a:tailEnd type="triangle" w="med" len="med"/>
                          </a:ln>
                        </wps:spPr>
                        <wps:bodyPr/>
                      </wps:wsp>
                      <wps:wsp>
                        <wps:cNvPr id="11" name="Straight Arrow Connector 11"/>
                        <wps:cNvCnPr/>
                        <wps:spPr>
                          <a:xfrm flipH="1">
                            <a:off x="3009375" y="742475"/>
                            <a:ext cx="968700" cy="2031000"/>
                          </a:xfrm>
                          <a:prstGeom prst="straightConnector1">
                            <a:avLst/>
                          </a:prstGeom>
                          <a:noFill/>
                          <a:ln w="9525" cap="flat" cmpd="sng">
                            <a:solidFill>
                              <a:srgbClr val="FF0000"/>
                            </a:solidFill>
                            <a:prstDash val="solid"/>
                            <a:round/>
                            <a:headEnd type="none" w="med" len="med"/>
                            <a:tailEnd type="triangle" w="med" len="med"/>
                          </a:ln>
                        </wps:spPr>
                        <wps:bodyPr/>
                      </wps:wsp>
                      <pic:pic xmlns:pic="http://schemas.openxmlformats.org/drawingml/2006/picture">
                        <pic:nvPicPr>
                          <pic:cNvPr id="12" name="Shape 7"/>
                          <pic:cNvPicPr preferRelativeResize="0"/>
                        </pic:nvPicPr>
                        <pic:blipFill>
                          <a:blip r:embed="rId26">
                            <a:alphaModFix/>
                          </a:blip>
                          <a:stretch>
                            <a:fillRect/>
                          </a:stretch>
                        </pic:blipFill>
                        <pic:spPr>
                          <a:xfrm>
                            <a:off x="3209363" y="683525"/>
                            <a:ext cx="439275" cy="427917"/>
                          </a:xfrm>
                          <a:prstGeom prst="rect">
                            <a:avLst/>
                          </a:prstGeom>
                          <a:noFill/>
                          <a:ln>
                            <a:noFill/>
                          </a:ln>
                        </pic:spPr>
                      </pic:pic>
                    </wpg:wgp>
                  </a:graphicData>
                </a:graphic>
              </wp:inline>
            </w:drawing>
          </mc:Choice>
          <mc:Fallback>
            <w:pict>
              <v:group w14:anchorId="42E70469" id="Group 24" o:spid="_x0000_s1037" style="width:409.3pt;height:181.15pt;mso-position-horizontal-relative:char;mso-position-vertical-relative:line" coordorigin="2704,4277" coordsize="60237,264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">
                <v:shape id="Shape 2" o:spid="_x0000_s1038" type="#_x0000_t75" style="position:absolute;left:39563;top:4986;width:23378;height:23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">
                  <v:imagedata r:id="rId27" o:title=""/>
                </v:shape>
                <v:shape id="Shape 3" o:spid="_x0000_s1039" type="#_x0000_t75" style="position:absolute;left:2704;top:4277;width:27193;height:264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">
                  <v:imagedata r:id="rId28" o:title=""/>
                </v:shape>
                <v:rect id="Rectangle 9" o:spid="_x0000_s1040" style="position:absolute;left:39830;top:5212;width:3147;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" filled="f" strokecolor="red" strokeweight="3pt">
                  <v:stroke startarrowwidth="narrow" startarrowlength="short" endarrowwidth="narrow" endarrowlength="short" joinstyle="round"/>
                  <v:textbox inset="2.53958mm,2.53958mm,2.53958mm,2.53958mm">
                    <w:txbxContent>
                      <w:p w14:paraId="03CA9A0A" w14:textId="77777777" w:rsidR="005227DD" w:rsidRDefault="005227DD" w:rsidP="00BE650C">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0" o:spid="_x0000_s1041" type="#_x0000_t32" style="position:absolute;left:30341;top:5068;width:9489;height:17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" strokecolor="red">
                  <v:stroke endarrow="block"/>
                </v:shape>
                <v:shape id="Straight Arrow Connector 11" o:spid="_x0000_s1042" type="#_x0000_t32" style="position:absolute;left:30093;top:7424;width:9687;height:20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" strokecolor="red">
                  <v:stroke endarrow="block"/>
                </v:shape>
                <v:shape id="Shape 7" o:spid="_x0000_s1043" type="#_x0000_t75" style="position:absolute;left:32093;top:6835;width:4393;height:42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">
                  <v:imagedata r:id="rId29" o:title=""/>
                </v:shape>
                <w10:anchorlock/>
              </v:group>
            </w:pict>
          </mc:Fallback>
        </mc:AlternateContent>
      </w:r>
    </w:p>
    <w:p w14:paraId="59F459DC" w14:textId="007849C8" w:rsidR="00BE650C" w:rsidRPr="00B14017" w:rsidRDefault="00BE650C" w:rsidP="002666B1">
      <w:pPr>
        <w:pStyle w:val="Caption"/>
        <w:spacing w:line="276" w:lineRule="auto"/>
        <w:rPr>
          <w:i w:val="0"/>
          <w:iCs w:val="0"/>
          <w:color w:val="auto"/>
        </w:rPr>
      </w:pPr>
      <w:bookmarkStart w:id="41" w:name="_Toc75971315"/>
      <w:bookmarkStart w:id="42" w:name="_Toc75971808"/>
      <w:bookmarkStart w:id="43" w:name="_Toc77101288"/>
      <w:r w:rsidRPr="00B14017">
        <w:rPr>
          <w:i w:val="0"/>
          <w:iCs w:val="0"/>
          <w:color w:val="auto"/>
        </w:rPr>
        <w:t xml:space="preserve">Figure </w:t>
      </w:r>
      <w:r w:rsidR="00BC6487" w:rsidRPr="00B14017">
        <w:rPr>
          <w:i w:val="0"/>
          <w:iCs w:val="0"/>
          <w:color w:val="auto"/>
        </w:rPr>
        <w:fldChar w:fldCharType="begin"/>
      </w:r>
      <w:r w:rsidR="00BC6487" w:rsidRPr="00B14017">
        <w:rPr>
          <w:i w:val="0"/>
          <w:iCs w:val="0"/>
          <w:color w:val="auto"/>
        </w:rPr>
        <w:instrText xml:space="preserve"> SEQ Figure \* ARABIC </w:instrText>
      </w:r>
      <w:r w:rsidR="00BC6487" w:rsidRPr="00B14017">
        <w:rPr>
          <w:i w:val="0"/>
          <w:iCs w:val="0"/>
          <w:color w:val="auto"/>
        </w:rPr>
        <w:fldChar w:fldCharType="separate"/>
      </w:r>
      <w:r w:rsidR="0040490A" w:rsidRPr="00B14017">
        <w:rPr>
          <w:i w:val="0"/>
          <w:iCs w:val="0"/>
          <w:noProof/>
          <w:color w:val="auto"/>
        </w:rPr>
        <w:t>8</w:t>
      </w:r>
      <w:r w:rsidR="00BC6487" w:rsidRPr="00B14017">
        <w:rPr>
          <w:i w:val="0"/>
          <w:iCs w:val="0"/>
          <w:noProof/>
          <w:color w:val="auto"/>
        </w:rPr>
        <w:fldChar w:fldCharType="end"/>
      </w:r>
      <w:r w:rsidRPr="00B14017">
        <w:rPr>
          <w:i w:val="0"/>
          <w:iCs w:val="0"/>
          <w:color w:val="auto"/>
        </w:rPr>
        <w:t>: Visualized data of first 16 rows and 16 columns / Location of first 16 rows and 16 columns on grayscaled image</w:t>
      </w:r>
      <w:bookmarkEnd w:id="41"/>
      <w:bookmarkEnd w:id="42"/>
      <w:bookmarkEnd w:id="43"/>
    </w:p>
    <w:p w14:paraId="0E282C3C" w14:textId="77777777" w:rsidR="00BE650C" w:rsidRPr="007312E4" w:rsidRDefault="00BE650C" w:rsidP="002666B1">
      <w:pPr>
        <w:pBdr>
          <w:top w:val="nil"/>
          <w:left w:val="nil"/>
          <w:bottom w:val="nil"/>
          <w:right w:val="nil"/>
          <w:between w:val="nil"/>
        </w:pBdr>
        <w:spacing w:after="0"/>
        <w:rPr>
          <w:rFonts w:ascii="Times New Roman" w:hAnsi="Times New Roman" w:cs="Times New Roman"/>
          <w:sz w:val="24"/>
          <w:szCs w:val="24"/>
        </w:rPr>
      </w:pPr>
    </w:p>
    <w:p w14:paraId="02BA3437" w14:textId="0A06AE09" w:rsidR="00BE650C" w:rsidRPr="00B14017" w:rsidRDefault="006E0CF6" w:rsidP="002666B1">
      <w:pPr>
        <w:pBdr>
          <w:top w:val="nil"/>
          <w:left w:val="nil"/>
          <w:bottom w:val="nil"/>
          <w:right w:val="nil"/>
          <w:between w:val="nil"/>
        </w:pBdr>
        <w:ind w:firstLine="720"/>
        <w:jc w:val="both"/>
        <w:rPr>
          <w:rFonts w:ascii="Times New Roman" w:hAnsi="Times New Roman" w:cs="Times New Roman"/>
          <w:sz w:val="24"/>
          <w:szCs w:val="24"/>
        </w:rPr>
      </w:pPr>
      <w:r>
        <w:rPr>
          <w:rFonts w:ascii="Times New Roman" w:hAnsi="Times New Roman" w:cs="Times New Roman"/>
          <w:sz w:val="24"/>
          <w:szCs w:val="24"/>
        </w:rPr>
        <w:t>T</w:t>
      </w:r>
      <w:r w:rsidR="00BE650C" w:rsidRPr="007312E4">
        <w:rPr>
          <w:rFonts w:ascii="Times New Roman" w:hAnsi="Times New Roman" w:cs="Times New Roman"/>
          <w:sz w:val="24"/>
          <w:szCs w:val="24"/>
        </w:rPr>
        <w:t>his is the first 16 rows and 16 columns of our picture’s pixel values. Our picture consists of 256 rows and 256 columns. Therefore</w:t>
      </w:r>
      <w:r w:rsidR="007A7137">
        <w:rPr>
          <w:rFonts w:ascii="Times New Roman" w:hAnsi="Times New Roman" w:cs="Times New Roman"/>
          <w:sz w:val="24"/>
          <w:szCs w:val="24"/>
        </w:rPr>
        <w:t>,</w:t>
      </w:r>
      <w:r w:rsidR="00BE650C" w:rsidRPr="007312E4">
        <w:rPr>
          <w:rFonts w:ascii="Times New Roman" w:hAnsi="Times New Roman" w:cs="Times New Roman"/>
          <w:sz w:val="24"/>
          <w:szCs w:val="24"/>
        </w:rPr>
        <w:t xml:space="preserve"> </w:t>
      </w:r>
      <w:r w:rsidR="00F133F9">
        <w:rPr>
          <w:rFonts w:ascii="Times New Roman" w:hAnsi="Times New Roman" w:cs="Times New Roman"/>
          <w:sz w:val="24"/>
          <w:szCs w:val="24"/>
        </w:rPr>
        <w:t>the left picture above</w:t>
      </w:r>
      <w:r w:rsidR="00BE650C" w:rsidRPr="007312E4">
        <w:rPr>
          <w:rFonts w:ascii="Times New Roman" w:hAnsi="Times New Roman" w:cs="Times New Roman"/>
          <w:sz w:val="24"/>
          <w:szCs w:val="24"/>
        </w:rPr>
        <w:t xml:space="preserve"> is the part 1 out of 256 (16 times 16). There are 255 more parts in the picture which could not be shown above. As mentioned before, “0” refers to the colour black and “255” refers to white. The values between 0 and 255 belong to other shades of gray. Because the upper right part of our picture consists mostly of clouds</w:t>
      </w:r>
      <w:r w:rsidR="002A79B4">
        <w:rPr>
          <w:rFonts w:ascii="Times New Roman" w:hAnsi="Times New Roman" w:cs="Times New Roman"/>
          <w:sz w:val="24"/>
          <w:szCs w:val="24"/>
        </w:rPr>
        <w:t>,</w:t>
      </w:r>
      <w:r w:rsidR="00BE650C" w:rsidRPr="007312E4">
        <w:rPr>
          <w:rFonts w:ascii="Times New Roman" w:hAnsi="Times New Roman" w:cs="Times New Roman"/>
          <w:sz w:val="24"/>
          <w:szCs w:val="24"/>
        </w:rPr>
        <w:t xml:space="preserve"> the values are</w:t>
      </w:r>
      <w:r w:rsidR="002A79B4">
        <w:rPr>
          <w:rFonts w:ascii="Times New Roman" w:hAnsi="Times New Roman" w:cs="Times New Roman"/>
          <w:sz w:val="24"/>
          <w:szCs w:val="24"/>
        </w:rPr>
        <w:t xml:space="preserve"> around “190” and it is</w:t>
      </w:r>
      <w:r w:rsidR="00BE650C" w:rsidRPr="007312E4">
        <w:rPr>
          <w:rFonts w:ascii="Times New Roman" w:hAnsi="Times New Roman" w:cs="Times New Roman"/>
          <w:sz w:val="24"/>
          <w:szCs w:val="24"/>
        </w:rPr>
        <w:t xml:space="preserve"> close to the white</w:t>
      </w:r>
      <w:r w:rsidR="002A79B4">
        <w:rPr>
          <w:rFonts w:ascii="Times New Roman" w:hAnsi="Times New Roman" w:cs="Times New Roman"/>
          <w:sz w:val="24"/>
          <w:szCs w:val="24"/>
        </w:rPr>
        <w:t>, which is “255”. In the end, we could convert our pixels in to numerical values.</w:t>
      </w:r>
    </w:p>
    <w:p w14:paraId="0CF35877" w14:textId="78524CC2" w:rsidR="002666B1" w:rsidRPr="002666B1" w:rsidRDefault="00BE650C" w:rsidP="002666B1">
      <w:pPr>
        <w:numPr>
          <w:ilvl w:val="0"/>
          <w:numId w:val="8"/>
        </w:numPr>
        <w:pBdr>
          <w:top w:val="nil"/>
          <w:left w:val="nil"/>
          <w:bottom w:val="nil"/>
          <w:right w:val="nil"/>
          <w:between w:val="nil"/>
        </w:pBdr>
        <w:rPr>
          <w:rFonts w:ascii="Times New Roman" w:hAnsi="Times New Roman" w:cs="Times New Roman"/>
          <w:b/>
          <w:bCs/>
          <w:color w:val="000000"/>
          <w:sz w:val="24"/>
          <w:szCs w:val="24"/>
          <w:u w:val="single"/>
          <w:lang w:val="en-US"/>
        </w:rPr>
      </w:pPr>
      <w:r>
        <w:rPr>
          <w:rFonts w:ascii="Times New Roman" w:hAnsi="Times New Roman" w:cs="Times New Roman"/>
          <w:b/>
          <w:bCs/>
          <w:color w:val="000000"/>
          <w:sz w:val="24"/>
          <w:szCs w:val="24"/>
          <w:u w:val="single"/>
          <w:lang w:val="en-US"/>
        </w:rPr>
        <w:t>DATA AND CALCULATIONS:</w:t>
      </w:r>
    </w:p>
    <w:p w14:paraId="52FF67FA" w14:textId="2FF5026E" w:rsidR="006E0CF6" w:rsidRDefault="00BE650C" w:rsidP="002666B1">
      <w:pPr>
        <w:numPr>
          <w:ilvl w:val="1"/>
          <w:numId w:val="8"/>
        </w:numPr>
        <w:pBdr>
          <w:top w:val="nil"/>
          <w:left w:val="nil"/>
          <w:bottom w:val="nil"/>
          <w:right w:val="nil"/>
          <w:between w:val="nil"/>
        </w:pBdr>
        <w:spacing w:after="0"/>
        <w:rPr>
          <w:rFonts w:ascii="Times New Roman" w:hAnsi="Times New Roman" w:cs="Times New Roman"/>
          <w:b/>
          <w:color w:val="000000"/>
          <w:sz w:val="24"/>
          <w:szCs w:val="24"/>
        </w:rPr>
      </w:pPr>
      <w:r w:rsidRPr="009E3AA2">
        <w:rPr>
          <w:rFonts w:ascii="Times New Roman" w:hAnsi="Times New Roman" w:cs="Times New Roman"/>
          <w:b/>
          <w:color w:val="000000"/>
          <w:sz w:val="24"/>
          <w:szCs w:val="24"/>
        </w:rPr>
        <w:t xml:space="preserve">Calculations </w:t>
      </w:r>
      <w:r>
        <w:rPr>
          <w:rFonts w:ascii="Times New Roman" w:hAnsi="Times New Roman" w:cs="Times New Roman"/>
          <w:b/>
          <w:color w:val="000000"/>
          <w:sz w:val="24"/>
          <w:szCs w:val="24"/>
        </w:rPr>
        <w:t>O</w:t>
      </w:r>
      <w:r w:rsidRPr="009E3AA2">
        <w:rPr>
          <w:rFonts w:ascii="Times New Roman" w:hAnsi="Times New Roman" w:cs="Times New Roman"/>
          <w:b/>
          <w:color w:val="000000"/>
          <w:sz w:val="24"/>
          <w:szCs w:val="24"/>
        </w:rPr>
        <w:t xml:space="preserve">f </w:t>
      </w:r>
      <w:r>
        <w:rPr>
          <w:rFonts w:ascii="Times New Roman" w:hAnsi="Times New Roman" w:cs="Times New Roman"/>
          <w:b/>
          <w:color w:val="000000"/>
          <w:sz w:val="24"/>
          <w:szCs w:val="24"/>
        </w:rPr>
        <w:t>Ke</w:t>
      </w:r>
      <w:r w:rsidRPr="009E3AA2">
        <w:rPr>
          <w:rFonts w:ascii="Times New Roman" w:hAnsi="Times New Roman" w:cs="Times New Roman"/>
          <w:b/>
          <w:color w:val="000000"/>
          <w:sz w:val="24"/>
          <w:szCs w:val="24"/>
        </w:rPr>
        <w:t xml:space="preserve">rnels </w:t>
      </w:r>
      <w:r>
        <w:rPr>
          <w:rFonts w:ascii="Times New Roman" w:hAnsi="Times New Roman" w:cs="Times New Roman"/>
          <w:b/>
          <w:color w:val="000000"/>
          <w:sz w:val="24"/>
          <w:szCs w:val="24"/>
        </w:rPr>
        <w:t>R</w:t>
      </w:r>
      <w:r w:rsidRPr="009E3AA2">
        <w:rPr>
          <w:rFonts w:ascii="Times New Roman" w:hAnsi="Times New Roman" w:cs="Times New Roman"/>
          <w:b/>
          <w:color w:val="000000"/>
          <w:sz w:val="24"/>
          <w:szCs w:val="24"/>
        </w:rPr>
        <w:t xml:space="preserve">espect </w:t>
      </w:r>
      <w:r>
        <w:rPr>
          <w:rFonts w:ascii="Times New Roman" w:hAnsi="Times New Roman" w:cs="Times New Roman"/>
          <w:b/>
          <w:color w:val="000000"/>
          <w:sz w:val="24"/>
          <w:szCs w:val="24"/>
        </w:rPr>
        <w:t>T</w:t>
      </w:r>
      <w:r w:rsidRPr="009E3AA2">
        <w:rPr>
          <w:rFonts w:ascii="Times New Roman" w:hAnsi="Times New Roman" w:cs="Times New Roman"/>
          <w:b/>
          <w:color w:val="000000"/>
          <w:sz w:val="24"/>
          <w:szCs w:val="24"/>
        </w:rPr>
        <w:t xml:space="preserve">o </w:t>
      </w:r>
      <w:r>
        <w:rPr>
          <w:rFonts w:ascii="Times New Roman" w:hAnsi="Times New Roman" w:cs="Times New Roman"/>
          <w:b/>
          <w:color w:val="000000"/>
          <w:sz w:val="24"/>
          <w:szCs w:val="24"/>
        </w:rPr>
        <w:t>T</w:t>
      </w:r>
      <w:r w:rsidRPr="009E3AA2">
        <w:rPr>
          <w:rFonts w:ascii="Times New Roman" w:hAnsi="Times New Roman" w:cs="Times New Roman"/>
          <w:b/>
          <w:color w:val="000000"/>
          <w:sz w:val="24"/>
          <w:szCs w:val="24"/>
        </w:rPr>
        <w:t xml:space="preserve">he 2D Gaussian </w:t>
      </w:r>
      <w:r>
        <w:rPr>
          <w:rFonts w:ascii="Times New Roman" w:hAnsi="Times New Roman" w:cs="Times New Roman"/>
          <w:b/>
          <w:color w:val="000000"/>
          <w:sz w:val="24"/>
          <w:szCs w:val="24"/>
        </w:rPr>
        <w:t>E</w:t>
      </w:r>
      <w:r w:rsidRPr="009E3AA2">
        <w:rPr>
          <w:rFonts w:ascii="Times New Roman" w:hAnsi="Times New Roman" w:cs="Times New Roman"/>
          <w:b/>
          <w:color w:val="000000"/>
          <w:sz w:val="24"/>
          <w:szCs w:val="24"/>
        </w:rPr>
        <w:t>quation</w:t>
      </w:r>
    </w:p>
    <w:p w14:paraId="656B10C6" w14:textId="77777777" w:rsidR="002666B1" w:rsidRPr="00B14017" w:rsidRDefault="002666B1" w:rsidP="002666B1">
      <w:pPr>
        <w:pBdr>
          <w:top w:val="nil"/>
          <w:left w:val="nil"/>
          <w:bottom w:val="nil"/>
          <w:right w:val="nil"/>
          <w:between w:val="nil"/>
        </w:pBdr>
        <w:spacing w:after="0"/>
        <w:rPr>
          <w:rFonts w:ascii="Times New Roman" w:hAnsi="Times New Roman" w:cs="Times New Roman"/>
          <w:b/>
          <w:color w:val="000000"/>
          <w:sz w:val="24"/>
          <w:szCs w:val="24"/>
        </w:rPr>
      </w:pPr>
    </w:p>
    <w:p w14:paraId="26124F3F" w14:textId="60B36AF8" w:rsidR="000F0A47" w:rsidRDefault="000F0A47" w:rsidP="002666B1">
      <w:pPr>
        <w:pBdr>
          <w:top w:val="nil"/>
          <w:left w:val="nil"/>
          <w:bottom w:val="nil"/>
          <w:right w:val="nil"/>
          <w:between w:val="nil"/>
        </w:pBdr>
        <w:spacing w:after="0"/>
        <w:ind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Now, my picture is ready </w:t>
      </w:r>
      <w:r w:rsidR="00CA5458">
        <w:rPr>
          <w:rFonts w:ascii="Times New Roman" w:hAnsi="Times New Roman" w:cs="Times New Roman"/>
          <w:bCs/>
          <w:color w:val="000000"/>
          <w:sz w:val="24"/>
          <w:szCs w:val="24"/>
        </w:rPr>
        <w:t>for digital image</w:t>
      </w:r>
      <w:r>
        <w:rPr>
          <w:rFonts w:ascii="Times New Roman" w:hAnsi="Times New Roman" w:cs="Times New Roman"/>
          <w:bCs/>
          <w:color w:val="000000"/>
          <w:sz w:val="24"/>
          <w:szCs w:val="24"/>
        </w:rPr>
        <w:t xml:space="preserve"> process</w:t>
      </w:r>
      <w:r w:rsidR="00CA5458">
        <w:rPr>
          <w:rFonts w:ascii="Times New Roman" w:hAnsi="Times New Roman" w:cs="Times New Roman"/>
          <w:bCs/>
          <w:color w:val="000000"/>
          <w:sz w:val="24"/>
          <w:szCs w:val="24"/>
        </w:rPr>
        <w:t>ing</w:t>
      </w:r>
      <w:r>
        <w:rPr>
          <w:rFonts w:ascii="Times New Roman" w:hAnsi="Times New Roman" w:cs="Times New Roman"/>
          <w:bCs/>
          <w:color w:val="000000"/>
          <w:sz w:val="24"/>
          <w:szCs w:val="24"/>
        </w:rPr>
        <w:t xml:space="preserve">. </w:t>
      </w:r>
      <w:r w:rsidR="00CA5458">
        <w:rPr>
          <w:rFonts w:ascii="Times New Roman" w:hAnsi="Times New Roman" w:cs="Times New Roman"/>
          <w:bCs/>
          <w:color w:val="000000"/>
          <w:sz w:val="24"/>
          <w:szCs w:val="24"/>
        </w:rPr>
        <w:t>To blur our picture I need a kernel. So that, t</w:t>
      </w:r>
      <w:r>
        <w:rPr>
          <w:rFonts w:ascii="Times New Roman" w:hAnsi="Times New Roman" w:cs="Times New Roman"/>
          <w:bCs/>
          <w:color w:val="000000"/>
          <w:sz w:val="24"/>
          <w:szCs w:val="24"/>
        </w:rPr>
        <w:t>he next step is creat</w:t>
      </w:r>
      <w:r w:rsidR="00CA5458">
        <w:rPr>
          <w:rFonts w:ascii="Times New Roman" w:hAnsi="Times New Roman" w:cs="Times New Roman"/>
          <w:bCs/>
          <w:color w:val="000000"/>
          <w:sz w:val="24"/>
          <w:szCs w:val="24"/>
        </w:rPr>
        <w:t>ing</w:t>
      </w:r>
      <w:r>
        <w:rPr>
          <w:rFonts w:ascii="Times New Roman" w:hAnsi="Times New Roman" w:cs="Times New Roman"/>
          <w:bCs/>
          <w:color w:val="000000"/>
          <w:sz w:val="24"/>
          <w:szCs w:val="24"/>
        </w:rPr>
        <w:t xml:space="preserve"> a kernel. I will use </w:t>
      </w:r>
      <w:r w:rsidR="00335CC8" w:rsidRPr="00335CC8">
        <w:rPr>
          <w:rFonts w:ascii="Times New Roman" w:hAnsi="Times New Roman" w:cs="Times New Roman"/>
          <w:bCs/>
          <w:color w:val="000000"/>
          <w:sz w:val="24"/>
          <w:szCs w:val="24"/>
        </w:rPr>
        <w:t>Gaussian function</w:t>
      </w:r>
      <w:r w:rsidR="00335CC8">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to calculate our kernel</w:t>
      </w:r>
      <w:r w:rsidR="00335CC8">
        <w:rPr>
          <w:rFonts w:ascii="Times New Roman" w:hAnsi="Times New Roman" w:cs="Times New Roman"/>
          <w:bCs/>
          <w:color w:val="000000"/>
          <w:sz w:val="24"/>
          <w:szCs w:val="24"/>
        </w:rPr>
        <w:t xml:space="preserve"> values</w:t>
      </w:r>
      <w:r w:rsidR="003155C1">
        <w:rPr>
          <w:rFonts w:ascii="Times New Roman" w:hAnsi="Times New Roman" w:cs="Times New Roman"/>
          <w:bCs/>
          <w:color w:val="000000"/>
          <w:sz w:val="24"/>
          <w:szCs w:val="24"/>
        </w:rPr>
        <w:t xml:space="preserve"> since I am using Gaussian blur technique.</w:t>
      </w:r>
    </w:p>
    <w:p w14:paraId="75CA8926" w14:textId="77777777" w:rsidR="00335CC8" w:rsidRPr="006E0CF6" w:rsidRDefault="00335CC8" w:rsidP="002666B1">
      <w:pPr>
        <w:pBdr>
          <w:top w:val="nil"/>
          <w:left w:val="nil"/>
          <w:bottom w:val="nil"/>
          <w:right w:val="nil"/>
          <w:between w:val="nil"/>
        </w:pBdr>
        <w:spacing w:after="0"/>
        <w:ind w:firstLine="720"/>
        <w:rPr>
          <w:rFonts w:ascii="Times New Roman" w:hAnsi="Times New Roman" w:cs="Times New Roman"/>
          <w:bCs/>
          <w:color w:val="000000"/>
          <w:sz w:val="24"/>
          <w:szCs w:val="24"/>
        </w:rPr>
      </w:pPr>
    </w:p>
    <w:p w14:paraId="16E0FC9B" w14:textId="589B8793" w:rsidR="0010203A" w:rsidRPr="00B14017" w:rsidRDefault="0010203A" w:rsidP="002666B1">
      <w:pPr>
        <w:pBdr>
          <w:top w:val="nil"/>
          <w:left w:val="nil"/>
          <w:bottom w:val="nil"/>
          <w:right w:val="nil"/>
          <w:between w:val="nil"/>
        </w:pBdr>
        <w:spacing w:after="0"/>
        <w:ind w:firstLine="720"/>
        <w:jc w:val="both"/>
        <w:rPr>
          <w:rFonts w:ascii="Times New Roman" w:hAnsi="Times New Roman" w:cs="Times New Roman"/>
          <w:iCs/>
          <w:sz w:val="24"/>
          <w:szCs w:val="24"/>
        </w:rPr>
      </w:pPr>
      <w:bookmarkStart w:id="44" w:name="_Hlk76997697"/>
      <w:r w:rsidRPr="00B14017">
        <w:rPr>
          <w:rFonts w:ascii="Times New Roman" w:hAnsi="Times New Roman" w:cs="Times New Roman"/>
          <w:iCs/>
          <w:sz w:val="24"/>
          <w:szCs w:val="24"/>
        </w:rPr>
        <w:t xml:space="preserve">The Standard deviation </w:t>
      </w:r>
      <w:bookmarkEnd w:id="44"/>
      <w:r w:rsidRPr="00B14017">
        <w:rPr>
          <w:rFonts w:ascii="Times New Roman" w:hAnsi="Times New Roman" w:cs="Times New Roman"/>
          <w:iCs/>
          <w:sz w:val="24"/>
          <w:szCs w:val="24"/>
        </w:rPr>
        <w:t xml:space="preserve">of the Gaussian function plays an important role in its behaviour. The values located between +/- σ account for 68% of the set, while two standard deviations from  the mean (blue and brown) account for 95%, and three standard deviations (blue, brown  and green) account for 99.7%. This is very important when designing a Gaussian kernel of  fixed length. </w:t>
      </w:r>
    </w:p>
    <w:p w14:paraId="5047761D" w14:textId="5E2C9186" w:rsidR="0010203A" w:rsidRPr="00B14017" w:rsidRDefault="0010203A" w:rsidP="002666B1">
      <w:pPr>
        <w:pBdr>
          <w:top w:val="nil"/>
          <w:left w:val="nil"/>
          <w:bottom w:val="nil"/>
          <w:right w:val="nil"/>
          <w:between w:val="nil"/>
        </w:pBdr>
        <w:spacing w:after="0"/>
        <w:ind w:firstLine="720"/>
        <w:jc w:val="both"/>
        <w:rPr>
          <w:rFonts w:ascii="Times New Roman" w:hAnsi="Times New Roman" w:cs="Times New Roman"/>
          <w:iCs/>
          <w:sz w:val="24"/>
          <w:szCs w:val="24"/>
        </w:rPr>
      </w:pPr>
      <w:r w:rsidRPr="00B14017">
        <w:rPr>
          <w:rFonts w:ascii="Times New Roman" w:hAnsi="Times New Roman" w:cs="Times New Roman"/>
          <w:iCs/>
          <w:sz w:val="24"/>
          <w:szCs w:val="24"/>
        </w:rPr>
        <w:t>Therefore increasing the standard deviation increases the effect of the filter on the image.</w:t>
      </w:r>
      <w:r w:rsidRPr="00B14017">
        <w:rPr>
          <w:rStyle w:val="FootnoteReference"/>
          <w:rFonts w:ascii="Times New Roman" w:hAnsi="Times New Roman" w:cs="Times New Roman"/>
          <w:iCs/>
          <w:sz w:val="24"/>
          <w:szCs w:val="24"/>
        </w:rPr>
        <w:footnoteReference w:id="4"/>
      </w:r>
      <w:r w:rsidRPr="00B14017">
        <w:rPr>
          <w:rFonts w:ascii="Times New Roman" w:hAnsi="Times New Roman" w:cs="Times New Roman"/>
          <w:iCs/>
          <w:sz w:val="24"/>
          <w:szCs w:val="24"/>
        </w:rPr>
        <w:t xml:space="preserve"> </w:t>
      </w:r>
      <w:sdt>
        <w:sdtPr>
          <w:rPr>
            <w:rFonts w:ascii="Times New Roman" w:hAnsi="Times New Roman" w:cs="Times New Roman"/>
            <w:iCs/>
            <w:sz w:val="24"/>
            <w:szCs w:val="24"/>
          </w:rPr>
          <w:id w:val="-545602638"/>
          <w:citation/>
        </w:sdtPr>
        <w:sdtEndPr/>
        <w:sdtContent>
          <w:r w:rsidRPr="00B14017">
            <w:rPr>
              <w:rFonts w:ascii="Times New Roman" w:hAnsi="Times New Roman" w:cs="Times New Roman"/>
              <w:iCs/>
              <w:sz w:val="24"/>
              <w:szCs w:val="24"/>
            </w:rPr>
            <w:fldChar w:fldCharType="begin"/>
          </w:r>
          <w:r w:rsidRPr="00B14017">
            <w:rPr>
              <w:rFonts w:ascii="Times New Roman" w:hAnsi="Times New Roman" w:cs="Times New Roman"/>
              <w:iCs/>
              <w:sz w:val="24"/>
              <w:szCs w:val="24"/>
            </w:rPr>
            <w:instrText xml:space="preserve"> CITATION Gau2 \l 1055 </w:instrText>
          </w:r>
          <w:r w:rsidRPr="00B14017">
            <w:rPr>
              <w:rFonts w:ascii="Times New Roman" w:hAnsi="Times New Roman" w:cs="Times New Roman"/>
              <w:iCs/>
              <w:sz w:val="24"/>
              <w:szCs w:val="24"/>
            </w:rPr>
            <w:fldChar w:fldCharType="separate"/>
          </w:r>
          <w:r w:rsidR="000D0933" w:rsidRPr="00B14017">
            <w:rPr>
              <w:rFonts w:ascii="Times New Roman" w:hAnsi="Times New Roman" w:cs="Times New Roman"/>
              <w:iCs/>
              <w:noProof/>
              <w:sz w:val="24"/>
              <w:szCs w:val="24"/>
            </w:rPr>
            <w:t>(Gaussian Filtering, n.d.)</w:t>
          </w:r>
          <w:r w:rsidRPr="00B14017">
            <w:rPr>
              <w:rFonts w:ascii="Times New Roman" w:hAnsi="Times New Roman" w:cs="Times New Roman"/>
              <w:iCs/>
              <w:sz w:val="24"/>
              <w:szCs w:val="24"/>
            </w:rPr>
            <w:fldChar w:fldCharType="end"/>
          </w:r>
        </w:sdtContent>
      </w:sdt>
    </w:p>
    <w:p w14:paraId="63C7DBCC" w14:textId="77777777" w:rsidR="009026F6" w:rsidRDefault="009026F6" w:rsidP="002666B1">
      <w:pPr>
        <w:pBdr>
          <w:top w:val="nil"/>
          <w:left w:val="nil"/>
          <w:bottom w:val="nil"/>
          <w:right w:val="nil"/>
          <w:between w:val="nil"/>
        </w:pBdr>
        <w:spacing w:after="0"/>
        <w:ind w:firstLine="720"/>
        <w:jc w:val="both"/>
        <w:rPr>
          <w:rFonts w:ascii="Times New Roman" w:hAnsi="Times New Roman" w:cs="Times New Roman"/>
          <w:i/>
          <w:sz w:val="24"/>
          <w:szCs w:val="24"/>
        </w:rPr>
      </w:pPr>
    </w:p>
    <w:p w14:paraId="548141D3" w14:textId="5473CA38" w:rsidR="00BE650C" w:rsidRPr="00B14017" w:rsidRDefault="00BE650C" w:rsidP="002666B1">
      <w:pPr>
        <w:pBdr>
          <w:top w:val="nil"/>
          <w:left w:val="nil"/>
          <w:bottom w:val="nil"/>
          <w:right w:val="nil"/>
          <w:between w:val="nil"/>
        </w:pBdr>
        <w:spacing w:after="0"/>
        <w:ind w:firstLine="720"/>
        <w:jc w:val="both"/>
        <w:rPr>
          <w:rFonts w:ascii="Times New Roman" w:hAnsi="Times New Roman" w:cs="Times New Roman"/>
          <w:iCs/>
          <w:sz w:val="24"/>
          <w:szCs w:val="24"/>
        </w:rPr>
      </w:pPr>
      <w:r w:rsidRPr="00B14017">
        <w:rPr>
          <w:rFonts w:ascii="Times New Roman" w:hAnsi="Times New Roman" w:cs="Times New Roman"/>
          <w:iCs/>
          <w:sz w:val="24"/>
          <w:szCs w:val="24"/>
        </w:rPr>
        <w:t xml:space="preserve">“The Gaussian distribution shown is normalized so that the sum over all values of x gives a probability of 1. The nature of the gaussian gives a probability of 0.683 of being within one standard deviation of the mean. The mean value is a=np where n is the number of events </w:t>
      </w:r>
      <w:r w:rsidRPr="00B14017">
        <w:rPr>
          <w:rFonts w:ascii="Times New Roman" w:hAnsi="Times New Roman" w:cs="Times New Roman"/>
          <w:iCs/>
          <w:sz w:val="24"/>
          <w:szCs w:val="24"/>
        </w:rPr>
        <w:lastRenderedPageBreak/>
        <w:t xml:space="preserve">and p the probability of any integer value of x (this expression carries over from the binomial distribution ). The standard deviation expression used is also that of the binomial distribution. </w:t>
      </w:r>
    </w:p>
    <w:p w14:paraId="345881FE" w14:textId="4C9F03F7" w:rsidR="00BE650C" w:rsidRPr="00B14017" w:rsidRDefault="00BE650C" w:rsidP="002666B1">
      <w:pPr>
        <w:pBdr>
          <w:top w:val="nil"/>
          <w:left w:val="nil"/>
          <w:bottom w:val="nil"/>
          <w:right w:val="nil"/>
          <w:between w:val="nil"/>
        </w:pBdr>
        <w:spacing w:after="0"/>
        <w:ind w:firstLine="720"/>
        <w:jc w:val="both"/>
        <w:rPr>
          <w:rFonts w:ascii="Times New Roman" w:hAnsi="Times New Roman" w:cs="Times New Roman"/>
          <w:iCs/>
          <w:sz w:val="24"/>
          <w:szCs w:val="24"/>
        </w:rPr>
      </w:pPr>
      <w:r w:rsidRPr="00B14017">
        <w:rPr>
          <w:rFonts w:ascii="Times New Roman" w:hAnsi="Times New Roman" w:cs="Times New Roman"/>
          <w:iCs/>
          <w:sz w:val="24"/>
          <w:szCs w:val="24"/>
        </w:rPr>
        <w:t>The Gaussian distribution is also commonly called the "normal distribution" and is often described as a "bell-shaped curve".</w:t>
      </w:r>
      <w:r w:rsidRPr="00B14017">
        <w:rPr>
          <w:rStyle w:val="FootnoteReference"/>
          <w:rFonts w:ascii="Times New Roman" w:hAnsi="Times New Roman" w:cs="Times New Roman"/>
          <w:iCs/>
          <w:sz w:val="24"/>
          <w:szCs w:val="24"/>
        </w:rPr>
        <w:footnoteReference w:id="5"/>
      </w:r>
      <w:r w:rsidRPr="00B14017">
        <w:rPr>
          <w:rFonts w:ascii="Times New Roman" w:hAnsi="Times New Roman" w:cs="Times New Roman"/>
          <w:iCs/>
          <w:sz w:val="24"/>
          <w:szCs w:val="24"/>
        </w:rPr>
        <w:t xml:space="preserve"> </w:t>
      </w:r>
      <w:sdt>
        <w:sdtPr>
          <w:rPr>
            <w:rFonts w:ascii="Times New Roman" w:hAnsi="Times New Roman" w:cs="Times New Roman"/>
            <w:iCs/>
            <w:sz w:val="24"/>
            <w:szCs w:val="24"/>
          </w:rPr>
          <w:id w:val="-1761590267"/>
          <w:citation/>
        </w:sdtPr>
        <w:sdtEndPr/>
        <w:sdtContent>
          <w:r w:rsidRPr="00B14017">
            <w:rPr>
              <w:rFonts w:ascii="Times New Roman" w:hAnsi="Times New Roman" w:cs="Times New Roman"/>
              <w:iCs/>
              <w:sz w:val="24"/>
              <w:szCs w:val="24"/>
            </w:rPr>
            <w:fldChar w:fldCharType="begin"/>
          </w:r>
          <w:r w:rsidRPr="00B14017">
            <w:rPr>
              <w:rFonts w:ascii="Times New Roman" w:hAnsi="Times New Roman" w:cs="Times New Roman"/>
              <w:iCs/>
              <w:sz w:val="24"/>
              <w:szCs w:val="24"/>
            </w:rPr>
            <w:instrText xml:space="preserve"> CITATION Gau1 \l 1055 </w:instrText>
          </w:r>
          <w:r w:rsidRPr="00B14017">
            <w:rPr>
              <w:rFonts w:ascii="Times New Roman" w:hAnsi="Times New Roman" w:cs="Times New Roman"/>
              <w:iCs/>
              <w:sz w:val="24"/>
              <w:szCs w:val="24"/>
            </w:rPr>
            <w:fldChar w:fldCharType="separate"/>
          </w:r>
          <w:r w:rsidR="000D0933" w:rsidRPr="00B14017">
            <w:rPr>
              <w:rFonts w:ascii="Times New Roman" w:hAnsi="Times New Roman" w:cs="Times New Roman"/>
              <w:iCs/>
              <w:noProof/>
              <w:sz w:val="24"/>
              <w:szCs w:val="24"/>
            </w:rPr>
            <w:t>(Gaussian Distribution Function, n.d.)</w:t>
          </w:r>
          <w:r w:rsidRPr="00B14017">
            <w:rPr>
              <w:rFonts w:ascii="Times New Roman" w:hAnsi="Times New Roman" w:cs="Times New Roman"/>
              <w:iCs/>
              <w:sz w:val="24"/>
              <w:szCs w:val="24"/>
            </w:rPr>
            <w:fldChar w:fldCharType="end"/>
          </w:r>
        </w:sdtContent>
      </w:sdt>
      <w:r w:rsidRPr="00B14017">
        <w:rPr>
          <w:rFonts w:ascii="Times New Roman" w:hAnsi="Times New Roman" w:cs="Times New Roman"/>
          <w:iCs/>
          <w:sz w:val="24"/>
          <w:szCs w:val="24"/>
        </w:rPr>
        <w:t>”</w:t>
      </w:r>
    </w:p>
    <w:p w14:paraId="427FB3B5" w14:textId="77777777" w:rsidR="00BE650C" w:rsidRDefault="00BE650C" w:rsidP="002666B1">
      <w:pPr>
        <w:pBdr>
          <w:top w:val="nil"/>
          <w:left w:val="nil"/>
          <w:bottom w:val="nil"/>
          <w:right w:val="nil"/>
          <w:between w:val="nil"/>
        </w:pBdr>
        <w:spacing w:after="0"/>
        <w:ind w:left="2160"/>
        <w:jc w:val="center"/>
      </w:pPr>
    </w:p>
    <w:p w14:paraId="381DF6B4" w14:textId="375DA920" w:rsidR="00BE650C" w:rsidRPr="008F27C8" w:rsidRDefault="00BE650C" w:rsidP="00F04316">
      <w:pPr>
        <w:pBdr>
          <w:top w:val="nil"/>
          <w:left w:val="nil"/>
          <w:bottom w:val="nil"/>
          <w:right w:val="nil"/>
          <w:between w:val="nil"/>
        </w:pBdr>
        <w:tabs>
          <w:tab w:val="left" w:pos="2160"/>
        </w:tabs>
        <w:spacing w:after="0"/>
        <w:ind w:firstLine="2160"/>
        <w:jc w:val="center"/>
        <w:rPr>
          <w:sz w:val="24"/>
          <w:szCs w:val="24"/>
        </w:rPr>
      </w:pPr>
      <m:oMath>
        <m:r>
          <w:rPr>
            <w:rFonts w:ascii="Cambria Math" w:hAnsi="Cambria Math"/>
            <w:sz w:val="24"/>
            <w:szCs w:val="24"/>
          </w:rPr>
          <m:t>f(x)=</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√(2π</m:t>
            </m:r>
            <m:sSup>
              <m:sSupPr>
                <m:ctrlPr>
                  <w:rPr>
                    <w:rFonts w:ascii="Cambria Math" w:hAnsi="Cambria Math"/>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m:t>
            </m:r>
          </m:den>
        </m:f>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sz w:val="24"/>
                        <w:szCs w:val="24"/>
                      </w:rPr>
                    </m:ctrlPr>
                  </m:sSupPr>
                  <m:e>
                    <m:r>
                      <w:rPr>
                        <w:rFonts w:ascii="Cambria Math" w:hAnsi="Cambria Math"/>
                        <w:sz w:val="24"/>
                        <w:szCs w:val="24"/>
                      </w:rPr>
                      <m:t>σ</m:t>
                    </m:r>
                  </m:e>
                  <m:sup>
                    <m:r>
                      <w:rPr>
                        <w:rFonts w:ascii="Cambria Math" w:hAnsi="Cambria Math"/>
                        <w:sz w:val="24"/>
                        <w:szCs w:val="24"/>
                      </w:rPr>
                      <m:t>2</m:t>
                    </m:r>
                  </m:sup>
                </m:sSup>
              </m:den>
            </m:f>
          </m:sup>
        </m:sSup>
      </m:oMath>
      <w:r w:rsidR="00F04316">
        <w:rPr>
          <w:sz w:val="24"/>
          <w:szCs w:val="24"/>
        </w:rPr>
        <w:t xml:space="preserve">     </w:t>
      </w:r>
      <w:r w:rsidR="00F04316" w:rsidRPr="00F04316">
        <w:rPr>
          <w:sz w:val="18"/>
          <w:szCs w:val="18"/>
        </w:rPr>
        <w:t>(Gaussian Function)</w:t>
      </w:r>
    </w:p>
    <w:p w14:paraId="708E29F5" w14:textId="087E3F0F" w:rsidR="00BE650C" w:rsidRDefault="00BE650C" w:rsidP="002666B1">
      <w:pPr>
        <w:pStyle w:val="Caption"/>
        <w:spacing w:line="276" w:lineRule="auto"/>
        <w:jc w:val="center"/>
      </w:pPr>
      <w:bookmarkStart w:id="45" w:name="_Toc77101266"/>
      <w:r w:rsidRPr="00F04316">
        <w:rPr>
          <w:highlight w:val="yellow"/>
        </w:rPr>
        <w:t xml:space="preserve">Equation </w:t>
      </w:r>
      <w:r w:rsidR="00E4306D" w:rsidRPr="00F04316">
        <w:rPr>
          <w:highlight w:val="yellow"/>
        </w:rPr>
        <w:fldChar w:fldCharType="begin"/>
      </w:r>
      <w:r w:rsidR="00E4306D" w:rsidRPr="00F04316">
        <w:rPr>
          <w:highlight w:val="yellow"/>
        </w:rPr>
        <w:instrText xml:space="preserve"> SEQ Equation \* ARABIC </w:instrText>
      </w:r>
      <w:r w:rsidR="00E4306D" w:rsidRPr="00F04316">
        <w:rPr>
          <w:highlight w:val="yellow"/>
        </w:rPr>
        <w:fldChar w:fldCharType="separate"/>
      </w:r>
      <w:r w:rsidR="000D0933" w:rsidRPr="00F04316">
        <w:rPr>
          <w:noProof/>
          <w:highlight w:val="yellow"/>
        </w:rPr>
        <w:t>1</w:t>
      </w:r>
      <w:r w:rsidR="00E4306D" w:rsidRPr="00F04316">
        <w:rPr>
          <w:noProof/>
          <w:highlight w:val="yellow"/>
        </w:rPr>
        <w:fldChar w:fldCharType="end"/>
      </w:r>
      <w:r w:rsidRPr="00F04316">
        <w:rPr>
          <w:highlight w:val="yellow"/>
        </w:rPr>
        <w:t xml:space="preserve">:Gaussian </w:t>
      </w:r>
      <w:commentRangeStart w:id="46"/>
      <w:r w:rsidRPr="00F04316">
        <w:rPr>
          <w:highlight w:val="yellow"/>
        </w:rPr>
        <w:t>Function</w:t>
      </w:r>
      <w:bookmarkEnd w:id="45"/>
      <w:commentRangeEnd w:id="46"/>
      <w:r w:rsidR="00F04316">
        <w:rPr>
          <w:rStyle w:val="CommentReference"/>
          <w:i w:val="0"/>
          <w:iCs w:val="0"/>
          <w:color w:val="auto"/>
        </w:rPr>
        <w:commentReference w:id="46"/>
      </w:r>
    </w:p>
    <w:p w14:paraId="18ECA2A7" w14:textId="49759792" w:rsidR="00BE650C" w:rsidRPr="000D0933" w:rsidRDefault="009026F6" w:rsidP="002666B1">
      <w:pPr>
        <w:spacing w:after="0"/>
        <w:ind w:firstLine="720"/>
        <w:rPr>
          <w:i/>
        </w:rPr>
      </w:pPr>
      <w:r w:rsidRPr="00566847">
        <w:rPr>
          <w:rFonts w:ascii="Times New Roman" w:hAnsi="Times New Roman" w:cs="Times New Roman"/>
          <w:sz w:val="24"/>
          <w:szCs w:val="24"/>
        </w:rPr>
        <w:t>Where</w:t>
      </w:r>
      <w:r w:rsidRPr="009026F6">
        <w:rPr>
          <w:rFonts w:ascii="Times New Roman" w:hAnsi="Times New Roman" w:cs="Times New Roman"/>
          <w:sz w:val="24"/>
          <w:szCs w:val="24"/>
        </w:rPr>
        <w:t> </w:t>
      </w:r>
      <w:r w:rsidRPr="009026F6">
        <w:rPr>
          <w:rFonts w:ascii="Times New Roman" w:hAnsi="Times New Roman" w:cs="Times New Roman"/>
          <w:i/>
          <w:iCs/>
          <w:sz w:val="24"/>
          <w:szCs w:val="24"/>
        </w:rPr>
        <w:t>x</w:t>
      </w:r>
      <w:r w:rsidRPr="009026F6">
        <w:rPr>
          <w:rFonts w:ascii="Times New Roman" w:hAnsi="Times New Roman" w:cs="Times New Roman"/>
          <w:sz w:val="24"/>
          <w:szCs w:val="24"/>
        </w:rPr>
        <w:t> is the distance from the origin in the horizontal axis, and </w:t>
      </w:r>
      <w:r w:rsidRPr="009026F6">
        <w:rPr>
          <w:rFonts w:ascii="Times New Roman" w:hAnsi="Times New Roman" w:cs="Times New Roman"/>
          <w:i/>
          <w:iCs/>
          <w:sz w:val="24"/>
          <w:szCs w:val="24"/>
        </w:rPr>
        <w:t>σ</w:t>
      </w:r>
      <w:r w:rsidRPr="009026F6">
        <w:rPr>
          <w:rFonts w:ascii="Times New Roman" w:hAnsi="Times New Roman" w:cs="Times New Roman"/>
          <w:sz w:val="24"/>
          <w:szCs w:val="24"/>
        </w:rPr>
        <w:t> is the </w:t>
      </w:r>
      <w:r w:rsidRPr="009026F6">
        <w:rPr>
          <w:rFonts w:ascii="Times New Roman" w:hAnsi="Times New Roman" w:cs="Times New Roman"/>
          <w:sz w:val="24"/>
          <w:szCs w:val="24"/>
        </w:rPr>
        <w:fldChar w:fldCharType="begin"/>
      </w:r>
      <w:r w:rsidRPr="009026F6">
        <w:rPr>
          <w:rFonts w:ascii="Times New Roman" w:hAnsi="Times New Roman" w:cs="Times New Roman"/>
          <w:sz w:val="24"/>
          <w:szCs w:val="24"/>
        </w:rPr>
        <w:instrText xml:space="preserve"> HYPERLINK "https://en.wikipedia.org/wiki/Standard_deviation" \o "Standard deviation" </w:instrText>
      </w:r>
      <w:r w:rsidRPr="009026F6">
        <w:rPr>
          <w:rFonts w:ascii="Times New Roman" w:hAnsi="Times New Roman" w:cs="Times New Roman"/>
          <w:sz w:val="24"/>
          <w:szCs w:val="24"/>
        </w:rPr>
        <w:fldChar w:fldCharType="separate"/>
      </w:r>
      <w:r w:rsidRPr="009026F6">
        <w:rPr>
          <w:rStyle w:val="Hyperlink"/>
          <w:rFonts w:ascii="Times New Roman" w:hAnsi="Times New Roman" w:cs="Times New Roman"/>
          <w:color w:val="auto"/>
          <w:sz w:val="24"/>
          <w:szCs w:val="24"/>
          <w:u w:val="none"/>
        </w:rPr>
        <w:t>standard deviation</w:t>
      </w:r>
      <w:r w:rsidRPr="009026F6">
        <w:rPr>
          <w:rFonts w:ascii="Times New Roman" w:hAnsi="Times New Roman" w:cs="Times New Roman"/>
          <w:sz w:val="24"/>
          <w:szCs w:val="24"/>
        </w:rPr>
        <w:fldChar w:fldCharType="end"/>
      </w:r>
      <w:r w:rsidRPr="009026F6">
        <w:rPr>
          <w:rFonts w:ascii="Times New Roman" w:hAnsi="Times New Roman" w:cs="Times New Roman"/>
          <w:sz w:val="24"/>
          <w:szCs w:val="24"/>
        </w:rPr>
        <w:t> of the Gaussian distribution</w:t>
      </w:r>
      <w:r>
        <w:rPr>
          <w:rFonts w:ascii="Times New Roman" w:hAnsi="Times New Roman" w:cs="Times New Roman"/>
          <w:sz w:val="24"/>
          <w:szCs w:val="24"/>
        </w:rPr>
        <w:t xml:space="preserve">, </w:t>
      </w:r>
      <m:oMath>
        <m:r>
          <w:rPr>
            <w:rFonts w:ascii="Cambria Math" w:hAnsi="Cambria Math"/>
            <w:sz w:val="24"/>
            <w:szCs w:val="24"/>
          </w:rPr>
          <m:t>π</m:t>
        </m:r>
      </m:oMath>
      <w:r>
        <w:rPr>
          <w:rFonts w:ascii="Times New Roman" w:hAnsi="Times New Roman" w:cs="Times New Roman"/>
          <w:sz w:val="24"/>
          <w:szCs w:val="24"/>
        </w:rPr>
        <w:t xml:space="preserve"> is the pi value, </w:t>
      </w:r>
      <m:oMath>
        <m:r>
          <w:rPr>
            <w:rFonts w:ascii="Cambria Math" w:hAnsi="Cambria Math"/>
            <w:sz w:val="24"/>
            <w:szCs w:val="24"/>
          </w:rPr>
          <m:t>e</m:t>
        </m:r>
      </m:oMath>
      <w:r>
        <w:rPr>
          <w:rFonts w:ascii="Times New Roman" w:hAnsi="Times New Roman" w:cs="Times New Roman"/>
          <w:sz w:val="24"/>
          <w:szCs w:val="24"/>
        </w:rPr>
        <w:t xml:space="preserve"> is the Euler number</w:t>
      </w:r>
      <w:r w:rsidRPr="009026F6">
        <w:rPr>
          <w:rFonts w:ascii="Times New Roman" w:hAnsi="Times New Roman" w:cs="Times New Roman"/>
          <w:sz w:val="24"/>
          <w:szCs w:val="24"/>
        </w:rPr>
        <w:t>.</w:t>
      </w:r>
    </w:p>
    <w:p w14:paraId="4928A3E1" w14:textId="77777777" w:rsidR="00BE650C" w:rsidRDefault="00BE650C" w:rsidP="002666B1">
      <w:pPr>
        <w:keepNext/>
        <w:pBdr>
          <w:top w:val="nil"/>
          <w:left w:val="nil"/>
          <w:bottom w:val="nil"/>
          <w:right w:val="nil"/>
          <w:between w:val="nil"/>
        </w:pBdr>
        <w:spacing w:after="0"/>
        <w:jc w:val="center"/>
      </w:pPr>
      <w:r>
        <w:rPr>
          <w:noProof/>
          <w:lang w:val="en-GB" w:eastAsia="en-GB"/>
        </w:rPr>
        <w:drawing>
          <wp:inline distT="114300" distB="114300" distL="114300" distR="114300" wp14:anchorId="452B2D28" wp14:editId="247036B1">
            <wp:extent cx="2619375" cy="1885950"/>
            <wp:effectExtent l="0" t="0" r="9525"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619679" cy="1886169"/>
                    </a:xfrm>
                    <a:prstGeom prst="rect">
                      <a:avLst/>
                    </a:prstGeom>
                    <a:ln/>
                  </pic:spPr>
                </pic:pic>
              </a:graphicData>
            </a:graphic>
          </wp:inline>
        </w:drawing>
      </w:r>
    </w:p>
    <w:p w14:paraId="1D77B54E" w14:textId="69CDD21F" w:rsidR="009026F6" w:rsidRPr="00B14017" w:rsidRDefault="00BE650C" w:rsidP="002666B1">
      <w:pPr>
        <w:pStyle w:val="Caption"/>
        <w:spacing w:line="276" w:lineRule="auto"/>
        <w:jc w:val="center"/>
        <w:rPr>
          <w:i w:val="0"/>
          <w:iCs w:val="0"/>
        </w:rPr>
      </w:pPr>
      <w:bookmarkStart w:id="47" w:name="_Toc75971809"/>
      <w:bookmarkStart w:id="48" w:name="_Toc77101290"/>
      <w:r w:rsidRPr="00B14017">
        <w:rPr>
          <w:i w:val="0"/>
          <w:iCs w:val="0"/>
        </w:rPr>
        <w:t xml:space="preserve">Figure </w:t>
      </w:r>
      <w:r w:rsidR="002966A7" w:rsidRPr="00B14017">
        <w:rPr>
          <w:i w:val="0"/>
          <w:iCs w:val="0"/>
        </w:rPr>
        <w:fldChar w:fldCharType="begin"/>
      </w:r>
      <w:r w:rsidR="002966A7" w:rsidRPr="00B14017">
        <w:rPr>
          <w:i w:val="0"/>
          <w:iCs w:val="0"/>
        </w:rPr>
        <w:instrText xml:space="preserve"> SEQ Figure \* ARABIC </w:instrText>
      </w:r>
      <w:r w:rsidR="002966A7" w:rsidRPr="00B14017">
        <w:rPr>
          <w:i w:val="0"/>
          <w:iCs w:val="0"/>
        </w:rPr>
        <w:fldChar w:fldCharType="separate"/>
      </w:r>
      <w:r w:rsidR="0040490A" w:rsidRPr="00B14017">
        <w:rPr>
          <w:i w:val="0"/>
          <w:iCs w:val="0"/>
          <w:noProof/>
        </w:rPr>
        <w:t>10</w:t>
      </w:r>
      <w:r w:rsidR="002966A7" w:rsidRPr="00B14017">
        <w:rPr>
          <w:i w:val="0"/>
          <w:iCs w:val="0"/>
          <w:noProof/>
        </w:rPr>
        <w:fldChar w:fldCharType="end"/>
      </w:r>
      <w:r w:rsidRPr="00B14017">
        <w:rPr>
          <w:i w:val="0"/>
          <w:iCs w:val="0"/>
        </w:rPr>
        <w:t>:Gaussian Distribution Function</w:t>
      </w:r>
      <w:bookmarkEnd w:id="47"/>
      <w:bookmarkEnd w:id="48"/>
    </w:p>
    <w:p w14:paraId="5EC6E95A" w14:textId="1784DEA7" w:rsidR="00BE650C" w:rsidRDefault="00BE650C" w:rsidP="002666B1">
      <w:pPr>
        <w:pBdr>
          <w:top w:val="nil"/>
          <w:left w:val="nil"/>
          <w:bottom w:val="nil"/>
          <w:right w:val="nil"/>
          <w:between w:val="nil"/>
        </w:pBdr>
        <w:spacing w:after="0"/>
        <w:ind w:firstLine="720"/>
        <w:rPr>
          <w:i/>
        </w:rPr>
      </w:pPr>
      <w:r w:rsidRPr="00CA5458">
        <w:rPr>
          <w:rFonts w:ascii="Times New Roman" w:hAnsi="Times New Roman" w:cs="Times New Roman"/>
          <w:i/>
          <w:sz w:val="24"/>
          <w:szCs w:val="24"/>
        </w:rPr>
        <w:t>When working with images we need to use the two dimensional Gaussian function. This is simply the product of two 1D Gaussian functions (one for each direction) and is given by:</w:t>
      </w:r>
    </w:p>
    <w:p w14:paraId="0FF31B15" w14:textId="00EAFC46" w:rsidR="00BE650C" w:rsidRPr="004832D1" w:rsidRDefault="004832D1" w:rsidP="002666B1">
      <w:pPr>
        <w:pStyle w:val="Heading1"/>
        <w:spacing w:after="0"/>
        <w:rPr>
          <w:b w:val="0"/>
          <w:i/>
          <w:sz w:val="26"/>
          <w:szCs w:val="26"/>
        </w:rPr>
      </w:pPr>
      <w:bookmarkStart w:id="49" w:name="_Toc77005710"/>
      <w:bookmarkStart w:id="50" w:name="_Toc77005839"/>
      <w:bookmarkStart w:id="51" w:name="_Toc77008178"/>
      <m:oMathPara>
        <m:oMathParaPr>
          <m:jc m:val="center"/>
        </m:oMathParaPr>
        <m:oMath>
          <m:r>
            <m:rPr>
              <m:sty m:val="bi"/>
            </m:rPr>
            <w:rPr>
              <w:rFonts w:ascii="Cambria Math" w:hAnsi="Cambria Math"/>
              <w:sz w:val="26"/>
              <w:szCs w:val="26"/>
            </w:rPr>
            <m:t>f(x,y)=</m:t>
          </m:r>
          <m:f>
            <m:fPr>
              <m:ctrlPr>
                <w:rPr>
                  <w:rFonts w:ascii="Cambria Math" w:hAnsi="Cambria Math"/>
                  <w:b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
                <m:rPr>
                  <m:sty m:val="bi"/>
                </m:rPr>
                <w:rPr>
                  <w:rFonts w:ascii="Cambria Math" w:hAnsi="Cambria Math"/>
                  <w:sz w:val="26"/>
                  <w:szCs w:val="26"/>
                </w:rPr>
                <m:t>π</m:t>
              </m:r>
              <m:sSup>
                <m:sSupPr>
                  <m:ctrlPr>
                    <w:rPr>
                      <w:rFonts w:ascii="Cambria Math" w:hAnsi="Cambria Math"/>
                      <w:b w:val="0"/>
                      <w:i/>
                      <w:sz w:val="26"/>
                      <w:szCs w:val="26"/>
                    </w:rPr>
                  </m:ctrlPr>
                </m:sSupPr>
                <m:e>
                  <m:r>
                    <m:rPr>
                      <m:sty m:val="bi"/>
                    </m:rPr>
                    <w:rPr>
                      <w:rFonts w:ascii="Cambria Math" w:hAnsi="Cambria Math"/>
                      <w:sz w:val="26"/>
                      <w:szCs w:val="26"/>
                    </w:rPr>
                    <m:t>σ</m:t>
                  </m:r>
                </m:e>
                <m:sup>
                  <m:r>
                    <m:rPr>
                      <m:sty m:val="bi"/>
                    </m:rPr>
                    <w:rPr>
                      <w:rFonts w:ascii="Cambria Math" w:hAnsi="Cambria Math"/>
                      <w:sz w:val="26"/>
                      <w:szCs w:val="26"/>
                    </w:rPr>
                    <m:t>2</m:t>
                  </m:r>
                </m:sup>
              </m:sSup>
            </m:den>
          </m:f>
          <m:sSup>
            <m:sSupPr>
              <m:ctrlPr>
                <w:rPr>
                  <w:rFonts w:ascii="Cambria Math" w:hAnsi="Cambria Math"/>
                  <w:b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f>
                <m:fPr>
                  <m:ctrlPr>
                    <w:rPr>
                      <w:rFonts w:ascii="Cambria Math" w:hAnsi="Cambria Math"/>
                      <w:b w:val="0"/>
                      <w:i/>
                      <w:sz w:val="26"/>
                      <w:szCs w:val="26"/>
                    </w:rPr>
                  </m:ctrlPr>
                </m:fPr>
                <m:num>
                  <m:sSup>
                    <m:sSupPr>
                      <m:ctrlPr>
                        <w:rPr>
                          <w:rFonts w:ascii="Cambria Math" w:hAnsi="Cambria Math"/>
                          <w:b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num>
                <m:den>
                  <m:r>
                    <m:rPr>
                      <m:sty m:val="bi"/>
                    </m:rPr>
                    <w:rPr>
                      <w:rFonts w:ascii="Cambria Math" w:hAnsi="Cambria Math"/>
                      <w:sz w:val="26"/>
                      <w:szCs w:val="26"/>
                    </w:rPr>
                    <m:t>2</m:t>
                  </m:r>
                  <m:sSup>
                    <m:sSupPr>
                      <m:ctrlPr>
                        <w:rPr>
                          <w:rFonts w:ascii="Cambria Math" w:hAnsi="Cambria Math"/>
                          <w:b w:val="0"/>
                          <w:i/>
                          <w:sz w:val="26"/>
                          <w:szCs w:val="26"/>
                        </w:rPr>
                      </m:ctrlPr>
                    </m:sSupPr>
                    <m:e>
                      <m:r>
                        <m:rPr>
                          <m:sty m:val="bi"/>
                        </m:rPr>
                        <w:rPr>
                          <w:rFonts w:ascii="Cambria Math" w:hAnsi="Cambria Math"/>
                          <w:sz w:val="26"/>
                          <w:szCs w:val="26"/>
                        </w:rPr>
                        <m:t>σ</m:t>
                      </m:r>
                    </m:e>
                    <m:sup>
                      <m:r>
                        <m:rPr>
                          <m:sty m:val="bi"/>
                        </m:rPr>
                        <w:rPr>
                          <w:rFonts w:ascii="Cambria Math" w:hAnsi="Cambria Math"/>
                          <w:sz w:val="26"/>
                          <w:szCs w:val="26"/>
                        </w:rPr>
                        <m:t>2</m:t>
                      </m:r>
                    </m:sup>
                  </m:sSup>
                </m:den>
              </m:f>
            </m:sup>
          </m:sSup>
        </m:oMath>
      </m:oMathPara>
      <w:bookmarkEnd w:id="49"/>
      <w:bookmarkEnd w:id="50"/>
      <w:bookmarkEnd w:id="51"/>
    </w:p>
    <w:p w14:paraId="7C62B1FE" w14:textId="7CBA8946" w:rsidR="00BE650C" w:rsidRDefault="00BE650C" w:rsidP="002666B1">
      <w:pPr>
        <w:pStyle w:val="Caption"/>
        <w:keepNext/>
        <w:spacing w:line="276" w:lineRule="auto"/>
        <w:ind w:firstLine="720"/>
      </w:pPr>
      <w:r>
        <w:t xml:space="preserve">                                                             </w:t>
      </w:r>
      <w:bookmarkStart w:id="52" w:name="_Ref77000312"/>
      <w:bookmarkStart w:id="53" w:name="_Toc77101267"/>
      <w:r w:rsidRPr="00603B5D">
        <w:rPr>
          <w:highlight w:val="yellow"/>
        </w:rPr>
        <w:t xml:space="preserve">Equation </w:t>
      </w:r>
      <w:r w:rsidR="005E2D18" w:rsidRPr="00603B5D">
        <w:rPr>
          <w:highlight w:val="yellow"/>
        </w:rPr>
        <w:fldChar w:fldCharType="begin"/>
      </w:r>
      <w:r w:rsidR="005E2D18" w:rsidRPr="00603B5D">
        <w:rPr>
          <w:highlight w:val="yellow"/>
        </w:rPr>
        <w:instrText xml:space="preserve"> SEQ Equation \* ARABIC </w:instrText>
      </w:r>
      <w:r w:rsidR="005E2D18" w:rsidRPr="00603B5D">
        <w:rPr>
          <w:highlight w:val="yellow"/>
        </w:rPr>
        <w:fldChar w:fldCharType="separate"/>
      </w:r>
      <w:r w:rsidR="000D0933" w:rsidRPr="00603B5D">
        <w:rPr>
          <w:noProof/>
          <w:highlight w:val="yellow"/>
        </w:rPr>
        <w:t>2</w:t>
      </w:r>
      <w:r w:rsidR="005E2D18" w:rsidRPr="00603B5D">
        <w:rPr>
          <w:noProof/>
          <w:highlight w:val="yellow"/>
        </w:rPr>
        <w:fldChar w:fldCharType="end"/>
      </w:r>
      <w:r w:rsidRPr="00603B5D">
        <w:rPr>
          <w:highlight w:val="yellow"/>
        </w:rPr>
        <w:t>: 2D Gaussian Equation</w:t>
      </w:r>
      <w:bookmarkEnd w:id="52"/>
      <w:bookmarkEnd w:id="53"/>
    </w:p>
    <w:p w14:paraId="67D1419A" w14:textId="77777777" w:rsidR="007D5B7A" w:rsidRDefault="007D5B7A" w:rsidP="002666B1">
      <w:pPr>
        <w:spacing w:after="0"/>
        <w:ind w:firstLine="720"/>
        <w:rPr>
          <w:rFonts w:ascii="Times New Roman" w:hAnsi="Times New Roman" w:cs="Times New Roman"/>
          <w:sz w:val="24"/>
          <w:szCs w:val="24"/>
        </w:rPr>
      </w:pPr>
    </w:p>
    <w:p w14:paraId="71535468" w14:textId="58CA66A9" w:rsidR="00BE650C" w:rsidRDefault="00E02EB2" w:rsidP="002666B1">
      <w:pPr>
        <w:spacing w:after="0"/>
        <w:ind w:firstLine="720"/>
        <w:rPr>
          <w:rFonts w:ascii="Times New Roman" w:hAnsi="Times New Roman" w:cs="Times New Roman"/>
          <w:sz w:val="24"/>
          <w:szCs w:val="24"/>
        </w:rPr>
      </w:pPr>
      <w:r w:rsidRPr="00566847">
        <w:rPr>
          <w:rFonts w:ascii="Times New Roman" w:hAnsi="Times New Roman" w:cs="Times New Roman"/>
          <w:sz w:val="24"/>
          <w:szCs w:val="24"/>
        </w:rPr>
        <w:t>Where</w:t>
      </w:r>
      <w:r w:rsidR="009026F6" w:rsidRPr="009026F6">
        <w:rPr>
          <w:rFonts w:ascii="Times New Roman" w:hAnsi="Times New Roman" w:cs="Times New Roman"/>
          <w:sz w:val="24"/>
          <w:szCs w:val="24"/>
        </w:rPr>
        <w:t> </w:t>
      </w:r>
      <w:r w:rsidR="009026F6" w:rsidRPr="009026F6">
        <w:rPr>
          <w:rFonts w:ascii="Times New Roman" w:hAnsi="Times New Roman" w:cs="Times New Roman"/>
          <w:i/>
          <w:iCs/>
          <w:sz w:val="24"/>
          <w:szCs w:val="24"/>
        </w:rPr>
        <w:t>x</w:t>
      </w:r>
      <w:r w:rsidR="009026F6" w:rsidRPr="009026F6">
        <w:rPr>
          <w:rFonts w:ascii="Times New Roman" w:hAnsi="Times New Roman" w:cs="Times New Roman"/>
          <w:sz w:val="24"/>
          <w:szCs w:val="24"/>
        </w:rPr>
        <w:t> is the distance from the origin in the horizontal axis, </w:t>
      </w:r>
      <w:r w:rsidR="009026F6" w:rsidRPr="009026F6">
        <w:rPr>
          <w:rFonts w:ascii="Times New Roman" w:hAnsi="Times New Roman" w:cs="Times New Roman"/>
          <w:i/>
          <w:iCs/>
          <w:sz w:val="24"/>
          <w:szCs w:val="24"/>
        </w:rPr>
        <w:t>y</w:t>
      </w:r>
      <w:r w:rsidR="009026F6" w:rsidRPr="009026F6">
        <w:rPr>
          <w:rFonts w:ascii="Times New Roman" w:hAnsi="Times New Roman" w:cs="Times New Roman"/>
          <w:sz w:val="24"/>
          <w:szCs w:val="24"/>
        </w:rPr>
        <w:t> is the distance from the origin in the vertical axis, and </w:t>
      </w:r>
      <w:r w:rsidR="009026F6" w:rsidRPr="009026F6">
        <w:rPr>
          <w:rFonts w:ascii="Times New Roman" w:hAnsi="Times New Roman" w:cs="Times New Roman"/>
          <w:i/>
          <w:iCs/>
          <w:sz w:val="24"/>
          <w:szCs w:val="24"/>
        </w:rPr>
        <w:t>σ</w:t>
      </w:r>
      <w:r w:rsidR="009026F6" w:rsidRPr="009026F6">
        <w:rPr>
          <w:rFonts w:ascii="Times New Roman" w:hAnsi="Times New Roman" w:cs="Times New Roman"/>
          <w:sz w:val="24"/>
          <w:szCs w:val="24"/>
        </w:rPr>
        <w:t> is the </w:t>
      </w:r>
      <w:r w:rsidR="009026F6" w:rsidRPr="009026F6">
        <w:rPr>
          <w:rFonts w:ascii="Times New Roman" w:hAnsi="Times New Roman" w:cs="Times New Roman"/>
          <w:sz w:val="24"/>
          <w:szCs w:val="24"/>
        </w:rPr>
        <w:fldChar w:fldCharType="begin"/>
      </w:r>
      <w:r w:rsidR="009026F6" w:rsidRPr="009026F6">
        <w:rPr>
          <w:rFonts w:ascii="Times New Roman" w:hAnsi="Times New Roman" w:cs="Times New Roman"/>
          <w:sz w:val="24"/>
          <w:szCs w:val="24"/>
        </w:rPr>
        <w:instrText xml:space="preserve"> HYPERLINK "https://en.wikipedia.org/wiki/Standard_deviation" \o "Standard deviation" </w:instrText>
      </w:r>
      <w:r w:rsidR="009026F6" w:rsidRPr="009026F6">
        <w:rPr>
          <w:rFonts w:ascii="Times New Roman" w:hAnsi="Times New Roman" w:cs="Times New Roman"/>
          <w:sz w:val="24"/>
          <w:szCs w:val="24"/>
        </w:rPr>
        <w:fldChar w:fldCharType="separate"/>
      </w:r>
      <w:r w:rsidR="009026F6" w:rsidRPr="009026F6">
        <w:rPr>
          <w:rStyle w:val="Hyperlink"/>
          <w:rFonts w:ascii="Times New Roman" w:hAnsi="Times New Roman" w:cs="Times New Roman"/>
          <w:color w:val="auto"/>
          <w:sz w:val="24"/>
          <w:szCs w:val="24"/>
          <w:u w:val="none"/>
        </w:rPr>
        <w:t>standard deviation</w:t>
      </w:r>
      <w:r w:rsidR="009026F6" w:rsidRPr="009026F6">
        <w:rPr>
          <w:rFonts w:ascii="Times New Roman" w:hAnsi="Times New Roman" w:cs="Times New Roman"/>
          <w:sz w:val="24"/>
          <w:szCs w:val="24"/>
        </w:rPr>
        <w:fldChar w:fldCharType="end"/>
      </w:r>
      <w:r w:rsidR="009026F6" w:rsidRPr="009026F6">
        <w:rPr>
          <w:rFonts w:ascii="Times New Roman" w:hAnsi="Times New Roman" w:cs="Times New Roman"/>
          <w:sz w:val="24"/>
          <w:szCs w:val="24"/>
        </w:rPr>
        <w:t> of the Gaussian distribution</w:t>
      </w:r>
      <w:r w:rsidR="0010203A">
        <w:rPr>
          <w:rFonts w:ascii="Times New Roman" w:hAnsi="Times New Roman" w:cs="Times New Roman"/>
          <w:sz w:val="24"/>
          <w:szCs w:val="24"/>
        </w:rPr>
        <w:t>,</w:t>
      </w:r>
      <m:oMath>
        <m:r>
          <w:rPr>
            <w:rFonts w:ascii="Cambria Math" w:hAnsi="Cambria Math"/>
            <w:sz w:val="24"/>
            <w:szCs w:val="24"/>
          </w:rPr>
          <m:t xml:space="preserve"> π</m:t>
        </m:r>
      </m:oMath>
      <w:r w:rsidR="0010203A">
        <w:rPr>
          <w:rFonts w:ascii="Times New Roman" w:hAnsi="Times New Roman" w:cs="Times New Roman"/>
          <w:sz w:val="24"/>
          <w:szCs w:val="24"/>
        </w:rPr>
        <w:t xml:space="preserve"> is the pi value, </w:t>
      </w:r>
      <m:oMath>
        <m:r>
          <w:rPr>
            <w:rFonts w:ascii="Cambria Math" w:hAnsi="Cambria Math"/>
            <w:sz w:val="24"/>
            <w:szCs w:val="24"/>
          </w:rPr>
          <m:t>e</m:t>
        </m:r>
      </m:oMath>
      <w:r w:rsidR="0010203A">
        <w:rPr>
          <w:rFonts w:ascii="Times New Roman" w:hAnsi="Times New Roman" w:cs="Times New Roman"/>
          <w:sz w:val="24"/>
          <w:szCs w:val="24"/>
        </w:rPr>
        <w:t xml:space="preserve"> is the Euler number</w:t>
      </w:r>
      <w:r w:rsidR="0010203A" w:rsidRPr="009026F6">
        <w:rPr>
          <w:rFonts w:ascii="Times New Roman" w:hAnsi="Times New Roman" w:cs="Times New Roman"/>
          <w:sz w:val="24"/>
          <w:szCs w:val="24"/>
        </w:rPr>
        <w:t>.</w:t>
      </w:r>
    </w:p>
    <w:p w14:paraId="46D414E2" w14:textId="77777777" w:rsidR="00CA5458" w:rsidRDefault="00CA5458" w:rsidP="002666B1">
      <w:pPr>
        <w:spacing w:after="0"/>
        <w:ind w:firstLine="720"/>
        <w:rPr>
          <w:i/>
        </w:rPr>
      </w:pPr>
    </w:p>
    <w:p w14:paraId="24DA12CB" w14:textId="3C8D9D7A" w:rsidR="00BE650C" w:rsidRPr="00671BAF" w:rsidRDefault="00BE650C" w:rsidP="002666B1">
      <w:pPr>
        <w:ind w:firstLine="720"/>
        <w:rPr>
          <w:rFonts w:ascii="Times New Roman" w:hAnsi="Times New Roman" w:cs="Times New Roman"/>
          <w:iCs/>
          <w:sz w:val="24"/>
          <w:szCs w:val="24"/>
        </w:rPr>
      </w:pPr>
      <w:r w:rsidRPr="00671BAF">
        <w:rPr>
          <w:rFonts w:ascii="Times New Roman" w:hAnsi="Times New Roman" w:cs="Times New Roman"/>
          <w:iCs/>
          <w:sz w:val="24"/>
          <w:szCs w:val="24"/>
        </w:rPr>
        <w:t>A graphical representation of the 2D Gaussian distribution</w:t>
      </w:r>
      <w:r w:rsidR="00671BAF">
        <w:rPr>
          <w:rFonts w:ascii="Times New Roman" w:hAnsi="Times New Roman" w:cs="Times New Roman"/>
          <w:iCs/>
          <w:sz w:val="24"/>
          <w:szCs w:val="24"/>
        </w:rPr>
        <w:t xml:space="preserve"> function</w:t>
      </w:r>
      <w:r w:rsidRPr="00671BAF">
        <w:rPr>
          <w:rFonts w:ascii="Times New Roman" w:hAnsi="Times New Roman" w:cs="Times New Roman"/>
          <w:iCs/>
          <w:sz w:val="24"/>
          <w:szCs w:val="24"/>
        </w:rPr>
        <w:t xml:space="preserve"> with mean (0,0) and σ = 1 is shown the bellow.</w:t>
      </w:r>
    </w:p>
    <w:p w14:paraId="5D0FB6B5" w14:textId="77777777" w:rsidR="00BE650C" w:rsidRDefault="00BE650C" w:rsidP="002666B1">
      <w:pPr>
        <w:keepNext/>
        <w:ind w:firstLine="720"/>
        <w:jc w:val="center"/>
      </w:pPr>
      <w:r>
        <w:rPr>
          <w:i/>
          <w:noProof/>
          <w:lang w:val="en-GB" w:eastAsia="en-GB"/>
        </w:rPr>
        <w:lastRenderedPageBreak/>
        <w:drawing>
          <wp:inline distT="114300" distB="114300" distL="114300" distR="114300" wp14:anchorId="7FEEF1FF" wp14:editId="0CC6D1B4">
            <wp:extent cx="2527551" cy="1809750"/>
            <wp:effectExtent l="0" t="0" r="6350" b="0"/>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1"/>
                    <a:srcRect b="9091"/>
                    <a:stretch/>
                  </pic:blipFill>
                  <pic:spPr bwMode="auto">
                    <a:xfrm>
                      <a:off x="0" y="0"/>
                      <a:ext cx="2527953" cy="1810038"/>
                    </a:xfrm>
                    <a:prstGeom prst="rect">
                      <a:avLst/>
                    </a:prstGeom>
                    <a:ln>
                      <a:noFill/>
                    </a:ln>
                    <a:extLst>
                      <a:ext uri="{53640926-AAD7-44D8-BBD7-CCE9431645EC}">
                        <a14:shadowObscured xmlns:a14="http://schemas.microsoft.com/office/drawing/2010/main"/>
                      </a:ext>
                    </a:extLst>
                  </pic:spPr>
                </pic:pic>
              </a:graphicData>
            </a:graphic>
          </wp:inline>
        </w:drawing>
      </w:r>
    </w:p>
    <w:p w14:paraId="3EE12A1A" w14:textId="39A84546" w:rsidR="00BE650C" w:rsidRPr="00B14017" w:rsidRDefault="00BE650C" w:rsidP="002666B1">
      <w:pPr>
        <w:pStyle w:val="Caption"/>
        <w:spacing w:line="276" w:lineRule="auto"/>
        <w:jc w:val="center"/>
        <w:rPr>
          <w:i w:val="0"/>
          <w:iCs w:val="0"/>
          <w:color w:val="auto"/>
        </w:rPr>
      </w:pPr>
      <w:bookmarkStart w:id="54" w:name="_Toc75971810"/>
      <w:bookmarkStart w:id="55" w:name="_Toc77101291"/>
      <w:commentRangeStart w:id="56"/>
      <w:r w:rsidRPr="00B14017">
        <w:rPr>
          <w:i w:val="0"/>
          <w:iCs w:val="0"/>
          <w:color w:val="auto"/>
        </w:rPr>
        <w:t xml:space="preserve">Figure </w:t>
      </w:r>
      <w:r w:rsidR="00BC6487" w:rsidRPr="00B14017">
        <w:rPr>
          <w:i w:val="0"/>
          <w:iCs w:val="0"/>
          <w:color w:val="auto"/>
        </w:rPr>
        <w:fldChar w:fldCharType="begin"/>
      </w:r>
      <w:r w:rsidR="00BC6487" w:rsidRPr="00B14017">
        <w:rPr>
          <w:i w:val="0"/>
          <w:iCs w:val="0"/>
          <w:color w:val="auto"/>
        </w:rPr>
        <w:instrText xml:space="preserve"> SEQ Figure \* ARABIC </w:instrText>
      </w:r>
      <w:r w:rsidR="00BC6487" w:rsidRPr="00B14017">
        <w:rPr>
          <w:i w:val="0"/>
          <w:iCs w:val="0"/>
          <w:color w:val="auto"/>
        </w:rPr>
        <w:fldChar w:fldCharType="separate"/>
      </w:r>
      <w:r w:rsidR="0040490A" w:rsidRPr="00B14017">
        <w:rPr>
          <w:i w:val="0"/>
          <w:iCs w:val="0"/>
          <w:noProof/>
          <w:color w:val="auto"/>
        </w:rPr>
        <w:t>11</w:t>
      </w:r>
      <w:r w:rsidR="00BC6487" w:rsidRPr="00B14017">
        <w:rPr>
          <w:i w:val="0"/>
          <w:iCs w:val="0"/>
          <w:noProof/>
          <w:color w:val="auto"/>
        </w:rPr>
        <w:fldChar w:fldCharType="end"/>
      </w:r>
      <w:r w:rsidRPr="00B14017">
        <w:rPr>
          <w:i w:val="0"/>
          <w:iCs w:val="0"/>
          <w:color w:val="auto"/>
        </w:rPr>
        <w:t>: 2D Gaussian Distribution Function graph</w:t>
      </w:r>
      <w:bookmarkEnd w:id="54"/>
      <w:bookmarkEnd w:id="55"/>
      <w:commentRangeEnd w:id="56"/>
      <w:r w:rsidR="007D5B7A">
        <w:rPr>
          <w:rStyle w:val="CommentReference"/>
          <w:i w:val="0"/>
          <w:iCs w:val="0"/>
          <w:color w:val="auto"/>
        </w:rPr>
        <w:commentReference w:id="56"/>
      </w:r>
    </w:p>
    <w:p w14:paraId="509009AB" w14:textId="6C5C36D1" w:rsidR="00671BAF" w:rsidRPr="00460314" w:rsidRDefault="00B82AC3" w:rsidP="002666B1">
      <w:pPr>
        <w:ind w:firstLine="720"/>
        <w:jc w:val="both"/>
        <w:rPr>
          <w:rFonts w:ascii="Times New Roman" w:hAnsi="Times New Roman" w:cs="Times New Roman"/>
          <w:iCs/>
          <w:sz w:val="24"/>
          <w:szCs w:val="24"/>
        </w:rPr>
      </w:pPr>
      <w:r w:rsidRPr="00460314">
        <w:rPr>
          <w:rFonts w:ascii="Times New Roman" w:hAnsi="Times New Roman" w:cs="Times New Roman"/>
          <w:iCs/>
          <w:sz w:val="24"/>
          <w:szCs w:val="24"/>
        </w:rPr>
        <w:t xml:space="preserve">2D </w:t>
      </w:r>
      <w:r w:rsidRPr="00460314">
        <w:rPr>
          <w:rFonts w:ascii="Times New Roman" w:hAnsi="Times New Roman" w:cs="Times New Roman"/>
          <w:iCs/>
          <w:sz w:val="24"/>
          <w:szCs w:val="24"/>
        </w:rPr>
        <w:t xml:space="preserve">Gaussian </w:t>
      </w:r>
      <w:r w:rsidRPr="00460314">
        <w:rPr>
          <w:rFonts w:ascii="Times New Roman" w:hAnsi="Times New Roman" w:cs="Times New Roman"/>
          <w:iCs/>
          <w:sz w:val="24"/>
          <w:szCs w:val="24"/>
        </w:rPr>
        <w:t>function can be produced by rotating 1D gaussian function 180 degree around y axis.</w:t>
      </w:r>
      <w:r w:rsidR="003565FA" w:rsidRPr="00460314">
        <w:rPr>
          <w:iCs/>
        </w:rPr>
        <w:t xml:space="preserve"> </w:t>
      </w:r>
      <w:r w:rsidR="003565FA" w:rsidRPr="00460314">
        <w:rPr>
          <w:rFonts w:ascii="Times New Roman" w:hAnsi="Times New Roman" w:cs="Times New Roman"/>
          <w:iCs/>
          <w:sz w:val="24"/>
          <w:szCs w:val="24"/>
        </w:rPr>
        <w:t xml:space="preserve">We will use this formula to build our kernel after a while. To do this we need to set values for discrete points. </w:t>
      </w:r>
      <w:r w:rsidR="003565FA" w:rsidRPr="00460314">
        <w:rPr>
          <w:rFonts w:ascii="Times New Roman" w:hAnsi="Times New Roman" w:cs="Times New Roman"/>
          <w:iCs/>
          <w:sz w:val="24"/>
          <w:szCs w:val="24"/>
        </w:rPr>
        <w:t>T</w:t>
      </w:r>
      <w:r w:rsidR="003565FA" w:rsidRPr="00460314">
        <w:rPr>
          <w:rFonts w:ascii="Times New Roman" w:hAnsi="Times New Roman" w:cs="Times New Roman"/>
          <w:iCs/>
          <w:sz w:val="24"/>
          <w:szCs w:val="24"/>
        </w:rPr>
        <w:t>heoretically, this process requires an infinitely large kernel.</w:t>
      </w:r>
      <w:r w:rsidR="003565FA" w:rsidRPr="00460314">
        <w:rPr>
          <w:rFonts w:ascii="Times New Roman" w:hAnsi="Times New Roman" w:cs="Times New Roman"/>
          <w:iCs/>
          <w:sz w:val="24"/>
          <w:szCs w:val="24"/>
        </w:rPr>
        <w:t xml:space="preserve"> Fortunately,</w:t>
      </w:r>
      <w:r w:rsidR="003565FA" w:rsidRPr="00460314">
        <w:rPr>
          <w:rFonts w:ascii="Times New Roman" w:hAnsi="Times New Roman" w:cs="Times New Roman"/>
          <w:iCs/>
          <w:sz w:val="24"/>
          <w:szCs w:val="24"/>
        </w:rPr>
        <w:t xml:space="preserve"> The distribution gets smaller as it moves away from the center and becomes almost zero after 3 standard deviations.</w:t>
      </w:r>
      <w:r w:rsidR="003565FA" w:rsidRPr="00460314">
        <w:rPr>
          <w:rFonts w:ascii="Times New Roman" w:hAnsi="Times New Roman" w:cs="Times New Roman"/>
          <w:iCs/>
          <w:sz w:val="24"/>
          <w:szCs w:val="24"/>
        </w:rPr>
        <w:t xml:space="preserve"> </w:t>
      </w:r>
      <w:r w:rsidR="008B0AAC" w:rsidRPr="00460314">
        <w:rPr>
          <w:rFonts w:ascii="Times New Roman" w:hAnsi="Times New Roman" w:cs="Times New Roman"/>
          <w:iCs/>
          <w:sz w:val="24"/>
          <w:szCs w:val="24"/>
        </w:rPr>
        <w:t>This means we can limit the kernel size to contain values within three standard deviations of the mean.</w:t>
      </w:r>
    </w:p>
    <w:p w14:paraId="7D617615" w14:textId="1D13B24D" w:rsidR="00FA1541" w:rsidRDefault="00460314" w:rsidP="00460314">
      <w:pPr>
        <w:ind w:firstLine="720"/>
        <w:jc w:val="both"/>
        <w:rPr>
          <w:rFonts w:ascii="Times New Roman" w:hAnsi="Times New Roman" w:cs="Times New Roman"/>
          <w:sz w:val="24"/>
          <w:szCs w:val="24"/>
        </w:rPr>
      </w:pPr>
      <w:r>
        <w:rPr>
          <w:rFonts w:ascii="Times New Roman" w:hAnsi="Times New Roman" w:cs="Times New Roman"/>
          <w:iCs/>
          <w:sz w:val="24"/>
          <w:szCs w:val="24"/>
        </w:rPr>
        <w:t xml:space="preserve">Next step is calculating the Kernel. </w:t>
      </w:r>
      <w:r w:rsidRPr="00460314">
        <w:rPr>
          <w:rFonts w:ascii="Times New Roman" w:hAnsi="Times New Roman" w:cs="Times New Roman"/>
          <w:iCs/>
          <w:sz w:val="24"/>
          <w:szCs w:val="24"/>
        </w:rPr>
        <w:t>Kernel is can be named called mask or box.</w:t>
      </w:r>
      <w:r>
        <w:rPr>
          <w:rFonts w:ascii="Times New Roman" w:hAnsi="Times New Roman" w:cs="Times New Roman"/>
          <w:iCs/>
          <w:sz w:val="24"/>
          <w:szCs w:val="24"/>
        </w:rPr>
        <w:t xml:space="preserve"> It is simply a small matrix which is used for manupulating and processing the image. </w:t>
      </w:r>
      <w:r w:rsidRPr="00460314">
        <w:rPr>
          <w:rFonts w:ascii="Times New Roman" w:hAnsi="Times New Roman" w:cs="Times New Roman"/>
          <w:iCs/>
          <w:sz w:val="24"/>
          <w:szCs w:val="24"/>
        </w:rPr>
        <w:t>kernel can be used for many different purposes</w:t>
      </w:r>
      <w:r>
        <w:rPr>
          <w:rFonts w:ascii="Times New Roman" w:hAnsi="Times New Roman" w:cs="Times New Roman"/>
          <w:iCs/>
          <w:sz w:val="24"/>
          <w:szCs w:val="24"/>
        </w:rPr>
        <w:t xml:space="preserve"> </w:t>
      </w:r>
      <w:r w:rsidRPr="00460314">
        <w:rPr>
          <w:rFonts w:ascii="Times New Roman" w:hAnsi="Times New Roman" w:cs="Times New Roman"/>
          <w:iCs/>
          <w:sz w:val="24"/>
          <w:szCs w:val="24"/>
        </w:rPr>
        <w:t>such as blurring, sharpening, outlining or embossing</w:t>
      </w:r>
      <w:r>
        <w:rPr>
          <w:rFonts w:ascii="Times New Roman" w:hAnsi="Times New Roman" w:cs="Times New Roman"/>
          <w:iCs/>
          <w:sz w:val="24"/>
          <w:szCs w:val="24"/>
        </w:rPr>
        <w:t xml:space="preserve">. We will use it to apply Gaussian filtering. </w:t>
      </w:r>
    </w:p>
    <w:p w14:paraId="48F0F49E" w14:textId="77777777" w:rsidR="00FA1541" w:rsidRPr="007248B8" w:rsidRDefault="00FA1541" w:rsidP="002666B1">
      <w:pPr>
        <w:pBdr>
          <w:top w:val="nil"/>
          <w:left w:val="nil"/>
          <w:bottom w:val="nil"/>
          <w:right w:val="nil"/>
          <w:between w:val="nil"/>
        </w:pBdr>
        <w:spacing w:after="0"/>
        <w:ind w:firstLine="720"/>
        <w:rPr>
          <w:rFonts w:ascii="Times New Roman" w:hAnsi="Times New Roman" w:cs="Times New Roman"/>
          <w:sz w:val="24"/>
          <w:szCs w:val="24"/>
        </w:rPr>
      </w:pPr>
      <w:r w:rsidRPr="007248B8">
        <w:rPr>
          <w:rFonts w:ascii="Times New Roman" w:hAnsi="Times New Roman" w:cs="Times New Roman"/>
          <w:sz w:val="24"/>
          <w:szCs w:val="24"/>
        </w:rPr>
        <w:t xml:space="preserve">Here is an example of a kernel which weights 2 in the center and 0 for the </w:t>
      </w:r>
      <w:r w:rsidRPr="007248B8">
        <w:rPr>
          <w:rFonts w:ascii="Times New Roman" w:hAnsi="Times New Roman" w:cs="Times New Roman"/>
          <w:color w:val="000000" w:themeColor="text1"/>
          <w:sz w:val="24"/>
          <w:szCs w:val="24"/>
        </w:rPr>
        <w:t>rest</w:t>
      </w:r>
      <w:r w:rsidRPr="007248B8">
        <w:rPr>
          <w:rFonts w:ascii="Times New Roman" w:hAnsi="Times New Roman" w:cs="Times New Roman"/>
          <w:sz w:val="24"/>
          <w:szCs w:val="24"/>
        </w:rPr>
        <w:t>.</w:t>
      </w:r>
    </w:p>
    <w:p w14:paraId="5A8F5D08" w14:textId="77777777" w:rsidR="00FA1541" w:rsidRDefault="00FA1541" w:rsidP="002666B1">
      <w:pPr>
        <w:pStyle w:val="Caption"/>
        <w:spacing w:line="276" w:lineRule="auto"/>
      </w:pPr>
    </w:p>
    <w:p w14:paraId="04A4CCD7" w14:textId="435B7654" w:rsidR="00FA1541" w:rsidRPr="00B14017" w:rsidRDefault="00FA1541" w:rsidP="002666B1">
      <w:pPr>
        <w:pStyle w:val="Caption"/>
        <w:spacing w:line="276" w:lineRule="auto"/>
        <w:jc w:val="center"/>
        <w:rPr>
          <w:i w:val="0"/>
          <w:iCs w:val="0"/>
          <w:color w:val="auto"/>
          <w:sz w:val="22"/>
          <w:szCs w:val="22"/>
        </w:rPr>
      </w:pPr>
      <w:bookmarkStart w:id="57" w:name="_Toc77101274"/>
      <w:r w:rsidRPr="00B14017">
        <w:rPr>
          <w:i w:val="0"/>
          <w:iCs w:val="0"/>
          <w:color w:val="auto"/>
          <w:sz w:val="22"/>
          <w:szCs w:val="22"/>
        </w:rPr>
        <w:t xml:space="preserve">Table </w:t>
      </w:r>
      <w:r w:rsidRPr="00B14017">
        <w:rPr>
          <w:i w:val="0"/>
          <w:iCs w:val="0"/>
          <w:color w:val="auto"/>
          <w:sz w:val="22"/>
          <w:szCs w:val="22"/>
        </w:rPr>
        <w:fldChar w:fldCharType="begin"/>
      </w:r>
      <w:r w:rsidRPr="00B14017">
        <w:rPr>
          <w:i w:val="0"/>
          <w:iCs w:val="0"/>
          <w:color w:val="auto"/>
          <w:sz w:val="22"/>
          <w:szCs w:val="22"/>
        </w:rPr>
        <w:instrText xml:space="preserve"> SEQ Table \* ARABIC </w:instrText>
      </w:r>
      <w:r w:rsidRPr="00B14017">
        <w:rPr>
          <w:i w:val="0"/>
          <w:iCs w:val="0"/>
          <w:color w:val="auto"/>
          <w:sz w:val="22"/>
          <w:szCs w:val="22"/>
        </w:rPr>
        <w:fldChar w:fldCharType="separate"/>
      </w:r>
      <w:r w:rsidR="0060241E">
        <w:rPr>
          <w:i w:val="0"/>
          <w:iCs w:val="0"/>
          <w:noProof/>
          <w:color w:val="auto"/>
          <w:sz w:val="22"/>
          <w:szCs w:val="22"/>
        </w:rPr>
        <w:t>1</w:t>
      </w:r>
      <w:r w:rsidRPr="00B14017">
        <w:rPr>
          <w:i w:val="0"/>
          <w:iCs w:val="0"/>
          <w:noProof/>
          <w:color w:val="auto"/>
          <w:sz w:val="22"/>
          <w:szCs w:val="22"/>
        </w:rPr>
        <w:fldChar w:fldCharType="end"/>
      </w:r>
      <w:r w:rsidRPr="00B14017">
        <w:rPr>
          <w:i w:val="0"/>
          <w:iCs w:val="0"/>
          <w:color w:val="auto"/>
          <w:sz w:val="22"/>
          <w:szCs w:val="22"/>
        </w:rPr>
        <w:t>:Simple Kernel with only has center value</w:t>
      </w:r>
      <w:bookmarkEnd w:id="57"/>
    </w:p>
    <w:tbl>
      <w:tblPr>
        <w:tblStyle w:val="3"/>
        <w:tblW w:w="1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495"/>
        <w:gridCol w:w="525"/>
      </w:tblGrid>
      <w:tr w:rsidR="00FA1541" w14:paraId="4665229E" w14:textId="77777777" w:rsidTr="0032668A">
        <w:trPr>
          <w:jc w:val="center"/>
        </w:trPr>
        <w:tc>
          <w:tcPr>
            <w:tcW w:w="570" w:type="dxa"/>
            <w:shd w:val="clear" w:color="auto" w:fill="auto"/>
            <w:tcMar>
              <w:top w:w="100" w:type="dxa"/>
              <w:left w:w="100" w:type="dxa"/>
              <w:bottom w:w="100" w:type="dxa"/>
              <w:right w:w="100" w:type="dxa"/>
            </w:tcMar>
          </w:tcPr>
          <w:p w14:paraId="41530509" w14:textId="77777777" w:rsidR="00FA1541" w:rsidRDefault="00FA1541" w:rsidP="002666B1">
            <w:pPr>
              <w:widowControl w:val="0"/>
              <w:pBdr>
                <w:top w:val="nil"/>
                <w:left w:val="nil"/>
                <w:bottom w:val="nil"/>
                <w:right w:val="nil"/>
                <w:between w:val="nil"/>
              </w:pBdr>
              <w:spacing w:after="0"/>
            </w:pPr>
            <w:r>
              <w:t>0</w:t>
            </w:r>
          </w:p>
        </w:tc>
        <w:tc>
          <w:tcPr>
            <w:tcW w:w="495" w:type="dxa"/>
            <w:shd w:val="clear" w:color="auto" w:fill="auto"/>
            <w:tcMar>
              <w:top w:w="100" w:type="dxa"/>
              <w:left w:w="100" w:type="dxa"/>
              <w:bottom w:w="100" w:type="dxa"/>
              <w:right w:w="100" w:type="dxa"/>
            </w:tcMar>
          </w:tcPr>
          <w:p w14:paraId="28F4F533" w14:textId="77777777" w:rsidR="00FA1541" w:rsidRDefault="00FA1541" w:rsidP="002666B1">
            <w:pPr>
              <w:widowControl w:val="0"/>
              <w:pBdr>
                <w:top w:val="nil"/>
                <w:left w:val="nil"/>
                <w:bottom w:val="nil"/>
                <w:right w:val="nil"/>
                <w:between w:val="nil"/>
              </w:pBdr>
              <w:spacing w:after="0"/>
            </w:pPr>
            <w:r>
              <w:t>0</w:t>
            </w:r>
          </w:p>
        </w:tc>
        <w:tc>
          <w:tcPr>
            <w:tcW w:w="525" w:type="dxa"/>
            <w:shd w:val="clear" w:color="auto" w:fill="auto"/>
            <w:tcMar>
              <w:top w:w="100" w:type="dxa"/>
              <w:left w:w="100" w:type="dxa"/>
              <w:bottom w:w="100" w:type="dxa"/>
              <w:right w:w="100" w:type="dxa"/>
            </w:tcMar>
          </w:tcPr>
          <w:p w14:paraId="586F7194" w14:textId="77777777" w:rsidR="00FA1541" w:rsidRDefault="00FA1541" w:rsidP="002666B1">
            <w:pPr>
              <w:widowControl w:val="0"/>
              <w:pBdr>
                <w:top w:val="nil"/>
                <w:left w:val="nil"/>
                <w:bottom w:val="nil"/>
                <w:right w:val="nil"/>
                <w:between w:val="nil"/>
              </w:pBdr>
              <w:spacing w:after="0"/>
            </w:pPr>
            <w:r>
              <w:t>0</w:t>
            </w:r>
          </w:p>
        </w:tc>
      </w:tr>
      <w:tr w:rsidR="00FA1541" w14:paraId="0481D03F" w14:textId="77777777" w:rsidTr="0032668A">
        <w:trPr>
          <w:jc w:val="center"/>
        </w:trPr>
        <w:tc>
          <w:tcPr>
            <w:tcW w:w="570" w:type="dxa"/>
            <w:shd w:val="clear" w:color="auto" w:fill="auto"/>
            <w:tcMar>
              <w:top w:w="100" w:type="dxa"/>
              <w:left w:w="100" w:type="dxa"/>
              <w:bottom w:w="100" w:type="dxa"/>
              <w:right w:w="100" w:type="dxa"/>
            </w:tcMar>
          </w:tcPr>
          <w:p w14:paraId="30EDD7CC" w14:textId="77777777" w:rsidR="00FA1541" w:rsidRDefault="00FA1541" w:rsidP="002666B1">
            <w:pPr>
              <w:widowControl w:val="0"/>
              <w:pBdr>
                <w:top w:val="nil"/>
                <w:left w:val="nil"/>
                <w:bottom w:val="nil"/>
                <w:right w:val="nil"/>
                <w:between w:val="nil"/>
              </w:pBdr>
              <w:spacing w:after="0"/>
            </w:pPr>
            <w:r>
              <w:t>0</w:t>
            </w:r>
          </w:p>
        </w:tc>
        <w:tc>
          <w:tcPr>
            <w:tcW w:w="495" w:type="dxa"/>
            <w:shd w:val="clear" w:color="auto" w:fill="auto"/>
            <w:tcMar>
              <w:top w:w="100" w:type="dxa"/>
              <w:left w:w="100" w:type="dxa"/>
              <w:bottom w:w="100" w:type="dxa"/>
              <w:right w:w="100" w:type="dxa"/>
            </w:tcMar>
          </w:tcPr>
          <w:p w14:paraId="2F7C8321" w14:textId="77777777" w:rsidR="00FA1541" w:rsidRDefault="00FA1541" w:rsidP="002666B1">
            <w:pPr>
              <w:widowControl w:val="0"/>
              <w:pBdr>
                <w:top w:val="nil"/>
                <w:left w:val="nil"/>
                <w:bottom w:val="nil"/>
                <w:right w:val="nil"/>
                <w:between w:val="nil"/>
              </w:pBdr>
              <w:spacing w:after="0"/>
            </w:pPr>
            <w:r>
              <w:t>2</w:t>
            </w:r>
          </w:p>
        </w:tc>
        <w:tc>
          <w:tcPr>
            <w:tcW w:w="525" w:type="dxa"/>
            <w:shd w:val="clear" w:color="auto" w:fill="auto"/>
            <w:tcMar>
              <w:top w:w="100" w:type="dxa"/>
              <w:left w:w="100" w:type="dxa"/>
              <w:bottom w:w="100" w:type="dxa"/>
              <w:right w:w="100" w:type="dxa"/>
            </w:tcMar>
          </w:tcPr>
          <w:p w14:paraId="56BF508B" w14:textId="77777777" w:rsidR="00FA1541" w:rsidRDefault="00FA1541" w:rsidP="002666B1">
            <w:pPr>
              <w:widowControl w:val="0"/>
              <w:pBdr>
                <w:top w:val="nil"/>
                <w:left w:val="nil"/>
                <w:bottom w:val="nil"/>
                <w:right w:val="nil"/>
                <w:between w:val="nil"/>
              </w:pBdr>
              <w:spacing w:after="0"/>
            </w:pPr>
            <w:r>
              <w:t>0</w:t>
            </w:r>
          </w:p>
        </w:tc>
      </w:tr>
      <w:tr w:rsidR="00FA1541" w14:paraId="37BE751A" w14:textId="77777777" w:rsidTr="0032668A">
        <w:trPr>
          <w:jc w:val="center"/>
        </w:trPr>
        <w:tc>
          <w:tcPr>
            <w:tcW w:w="570" w:type="dxa"/>
            <w:shd w:val="clear" w:color="auto" w:fill="auto"/>
            <w:tcMar>
              <w:top w:w="100" w:type="dxa"/>
              <w:left w:w="100" w:type="dxa"/>
              <w:bottom w:w="100" w:type="dxa"/>
              <w:right w:w="100" w:type="dxa"/>
            </w:tcMar>
          </w:tcPr>
          <w:p w14:paraId="031EBC02" w14:textId="77777777" w:rsidR="00FA1541" w:rsidRDefault="00FA1541" w:rsidP="002666B1">
            <w:pPr>
              <w:widowControl w:val="0"/>
              <w:pBdr>
                <w:top w:val="nil"/>
                <w:left w:val="nil"/>
                <w:bottom w:val="nil"/>
                <w:right w:val="nil"/>
                <w:between w:val="nil"/>
              </w:pBdr>
              <w:spacing w:after="0"/>
            </w:pPr>
            <w:r>
              <w:t>0</w:t>
            </w:r>
          </w:p>
        </w:tc>
        <w:tc>
          <w:tcPr>
            <w:tcW w:w="495" w:type="dxa"/>
            <w:shd w:val="clear" w:color="auto" w:fill="auto"/>
            <w:tcMar>
              <w:top w:w="100" w:type="dxa"/>
              <w:left w:w="100" w:type="dxa"/>
              <w:bottom w:w="100" w:type="dxa"/>
              <w:right w:w="100" w:type="dxa"/>
            </w:tcMar>
          </w:tcPr>
          <w:p w14:paraId="4D1F5844" w14:textId="77777777" w:rsidR="00FA1541" w:rsidRDefault="00FA1541" w:rsidP="002666B1">
            <w:pPr>
              <w:widowControl w:val="0"/>
              <w:pBdr>
                <w:top w:val="nil"/>
                <w:left w:val="nil"/>
                <w:bottom w:val="nil"/>
                <w:right w:val="nil"/>
                <w:between w:val="nil"/>
              </w:pBdr>
              <w:spacing w:after="0"/>
            </w:pPr>
            <w:r>
              <w:t>0</w:t>
            </w:r>
          </w:p>
        </w:tc>
        <w:tc>
          <w:tcPr>
            <w:tcW w:w="525" w:type="dxa"/>
            <w:shd w:val="clear" w:color="auto" w:fill="auto"/>
            <w:tcMar>
              <w:top w:w="100" w:type="dxa"/>
              <w:left w:w="100" w:type="dxa"/>
              <w:bottom w:w="100" w:type="dxa"/>
              <w:right w:w="100" w:type="dxa"/>
            </w:tcMar>
          </w:tcPr>
          <w:p w14:paraId="468A03BE" w14:textId="77777777" w:rsidR="00FA1541" w:rsidRDefault="00FA1541" w:rsidP="002666B1">
            <w:pPr>
              <w:widowControl w:val="0"/>
              <w:pBdr>
                <w:top w:val="nil"/>
                <w:left w:val="nil"/>
                <w:bottom w:val="nil"/>
                <w:right w:val="nil"/>
                <w:between w:val="nil"/>
              </w:pBdr>
              <w:spacing w:after="0"/>
            </w:pPr>
            <w:r>
              <w:t>0</w:t>
            </w:r>
          </w:p>
        </w:tc>
      </w:tr>
    </w:tbl>
    <w:p w14:paraId="17F26474" w14:textId="77777777" w:rsidR="00041C4A" w:rsidRPr="007248B8" w:rsidRDefault="00041C4A" w:rsidP="002666B1">
      <w:pPr>
        <w:pBdr>
          <w:top w:val="nil"/>
          <w:left w:val="nil"/>
          <w:bottom w:val="nil"/>
          <w:right w:val="nil"/>
          <w:between w:val="nil"/>
        </w:pBdr>
        <w:spacing w:after="0"/>
        <w:ind w:firstLine="720"/>
        <w:jc w:val="both"/>
        <w:rPr>
          <w:rFonts w:ascii="Times New Roman" w:hAnsi="Times New Roman" w:cs="Times New Roman"/>
          <w:sz w:val="24"/>
          <w:szCs w:val="24"/>
        </w:rPr>
      </w:pPr>
    </w:p>
    <w:p w14:paraId="2208DC69" w14:textId="24A07A52" w:rsidR="003D1C72" w:rsidRDefault="001A5DFA" w:rsidP="00460314">
      <w:pPr>
        <w:pBdr>
          <w:top w:val="nil"/>
          <w:left w:val="nil"/>
          <w:bottom w:val="nil"/>
          <w:right w:val="nil"/>
          <w:between w:val="nil"/>
        </w:pBdr>
        <w:spacing w:after="0"/>
        <w:ind w:firstLine="720"/>
        <w:rPr>
          <w:rFonts w:ascii="Times New Roman" w:hAnsi="Times New Roman" w:cs="Times New Roman"/>
          <w:sz w:val="24"/>
          <w:szCs w:val="24"/>
        </w:rPr>
      </w:pPr>
      <w:r w:rsidRPr="007248B8">
        <w:rPr>
          <w:rFonts w:ascii="Times New Roman" w:hAnsi="Times New Roman" w:cs="Times New Roman"/>
          <w:sz w:val="24"/>
          <w:szCs w:val="24"/>
        </w:rPr>
        <w:t>I</w:t>
      </w:r>
      <w:r w:rsidR="00041C4A" w:rsidRPr="007248B8">
        <w:rPr>
          <w:rFonts w:ascii="Times New Roman" w:hAnsi="Times New Roman" w:cs="Times New Roman"/>
          <w:sz w:val="24"/>
          <w:szCs w:val="24"/>
        </w:rPr>
        <w:t xml:space="preserve"> will calculate a kernel using 2D </w:t>
      </w:r>
      <w:r w:rsidRPr="007248B8">
        <w:rPr>
          <w:rFonts w:ascii="Times New Roman" w:hAnsi="Times New Roman" w:cs="Times New Roman"/>
          <w:sz w:val="24"/>
          <w:szCs w:val="24"/>
        </w:rPr>
        <w:t>G</w:t>
      </w:r>
      <w:r w:rsidR="00041C4A" w:rsidRPr="007248B8">
        <w:rPr>
          <w:rFonts w:ascii="Times New Roman" w:hAnsi="Times New Roman" w:cs="Times New Roman"/>
          <w:sz w:val="24"/>
          <w:szCs w:val="24"/>
        </w:rPr>
        <w:t xml:space="preserve">aussian function and use this kernel to blur our picture. </w:t>
      </w:r>
      <w:r w:rsidR="00D47309">
        <w:rPr>
          <w:rFonts w:ascii="Times New Roman" w:hAnsi="Times New Roman" w:cs="Times New Roman"/>
          <w:sz w:val="24"/>
          <w:szCs w:val="24"/>
        </w:rPr>
        <w:t>Before going on I need to decide the size of my kernel.</w:t>
      </w:r>
      <w:r w:rsidR="00154B86">
        <w:rPr>
          <w:rFonts w:ascii="Times New Roman" w:hAnsi="Times New Roman" w:cs="Times New Roman"/>
          <w:sz w:val="24"/>
          <w:szCs w:val="24"/>
        </w:rPr>
        <w:t xml:space="preserve"> </w:t>
      </w:r>
      <w:r w:rsidR="00D47309">
        <w:rPr>
          <w:rFonts w:ascii="Times New Roman" w:hAnsi="Times New Roman" w:cs="Times New Roman"/>
          <w:sz w:val="24"/>
          <w:szCs w:val="24"/>
        </w:rPr>
        <w:t xml:space="preserve">It should be big enough to blur </w:t>
      </w:r>
      <w:r w:rsidR="00154B86">
        <w:rPr>
          <w:rFonts w:ascii="Times New Roman" w:hAnsi="Times New Roman" w:cs="Times New Roman"/>
          <w:sz w:val="24"/>
          <w:szCs w:val="24"/>
        </w:rPr>
        <w:t xml:space="preserve">our </w:t>
      </w:r>
      <w:r w:rsidR="00D47309">
        <w:rPr>
          <w:rFonts w:ascii="Times New Roman" w:hAnsi="Times New Roman" w:cs="Times New Roman"/>
          <w:sz w:val="24"/>
          <w:szCs w:val="24"/>
        </w:rPr>
        <w:t>picture and also it shouldn’t be very big to make our calculations</w:t>
      </w:r>
      <w:r w:rsidR="00154B86">
        <w:rPr>
          <w:rFonts w:ascii="Times New Roman" w:hAnsi="Times New Roman" w:cs="Times New Roman"/>
          <w:sz w:val="24"/>
          <w:szCs w:val="24"/>
        </w:rPr>
        <w:t xml:space="preserve"> very</w:t>
      </w:r>
      <w:r w:rsidR="00D47309">
        <w:rPr>
          <w:rFonts w:ascii="Times New Roman" w:hAnsi="Times New Roman" w:cs="Times New Roman"/>
          <w:sz w:val="24"/>
          <w:szCs w:val="24"/>
        </w:rPr>
        <w:t xml:space="preserve"> complicated. </w:t>
      </w:r>
      <w:r w:rsidR="00154B86" w:rsidRPr="007248B8">
        <w:rPr>
          <w:rFonts w:ascii="Times New Roman" w:hAnsi="Times New Roman" w:cs="Times New Roman"/>
          <w:sz w:val="24"/>
          <w:szCs w:val="24"/>
        </w:rPr>
        <w:t xml:space="preserve">I decided to use 5x5 kernel. </w:t>
      </w:r>
      <w:r w:rsidR="00E554DD" w:rsidRPr="007248B8">
        <w:rPr>
          <w:rFonts w:ascii="Times New Roman" w:hAnsi="Times New Roman" w:cs="Times New Roman"/>
          <w:sz w:val="24"/>
          <w:szCs w:val="24"/>
        </w:rPr>
        <w:t>Therefore I need to calculate these 25 values of my karnel</w:t>
      </w:r>
      <w:r w:rsidR="00154B86">
        <w:rPr>
          <w:rFonts w:ascii="Times New Roman" w:hAnsi="Times New Roman" w:cs="Times New Roman"/>
          <w:sz w:val="24"/>
          <w:szCs w:val="24"/>
        </w:rPr>
        <w:t>.</w:t>
      </w:r>
    </w:p>
    <w:p w14:paraId="44AC9777" w14:textId="2C3B889C" w:rsidR="00FA1541" w:rsidRDefault="00FA1541" w:rsidP="002666B1">
      <w:pPr>
        <w:pBdr>
          <w:top w:val="nil"/>
          <w:left w:val="nil"/>
          <w:bottom w:val="nil"/>
          <w:right w:val="nil"/>
          <w:between w:val="nil"/>
        </w:pBdr>
        <w:spacing w:after="0"/>
        <w:ind w:firstLine="720"/>
        <w:jc w:val="both"/>
        <w:rPr>
          <w:rFonts w:ascii="Times New Roman" w:hAnsi="Times New Roman" w:cs="Times New Roman"/>
          <w:sz w:val="24"/>
          <w:szCs w:val="24"/>
        </w:rPr>
      </w:pPr>
    </w:p>
    <w:p w14:paraId="7C92BE33" w14:textId="372EC61A" w:rsidR="00FA1541" w:rsidRPr="0093778E" w:rsidRDefault="00FA1541" w:rsidP="002666B1">
      <w:pPr>
        <w:pStyle w:val="HTMLPreformatted"/>
        <w:spacing w:line="276" w:lineRule="auto"/>
        <w:jc w:val="both"/>
        <w:rPr>
          <w:rFonts w:ascii="Times New Roman" w:eastAsia="Calibri" w:hAnsi="Times New Roman" w:cs="Times New Roman"/>
          <w:sz w:val="24"/>
          <w:szCs w:val="24"/>
          <w:lang w:val="tr-TR" w:eastAsia="en-US"/>
        </w:rPr>
      </w:pPr>
      <w:r>
        <w:rPr>
          <w:rStyle w:val="y2iqfc"/>
          <w:rFonts w:ascii="Times New Roman" w:hAnsi="Times New Roman" w:cs="Times New Roman"/>
          <w:color w:val="202124"/>
          <w:sz w:val="24"/>
          <w:szCs w:val="24"/>
          <w:lang w:val="en"/>
        </w:rPr>
        <w:tab/>
      </w:r>
      <w:bookmarkStart w:id="58" w:name="_Hlk77000154"/>
      <w:r w:rsidR="00154B86" w:rsidRPr="0093778E">
        <w:rPr>
          <w:rFonts w:ascii="Times New Roman" w:eastAsia="Calibri" w:hAnsi="Times New Roman" w:cs="Times New Roman"/>
          <w:sz w:val="24"/>
          <w:szCs w:val="24"/>
          <w:lang w:val="tr-TR" w:eastAsia="en-US"/>
        </w:rPr>
        <w:t xml:space="preserve">I </w:t>
      </w:r>
      <w:r w:rsidR="0093778E">
        <w:rPr>
          <w:rFonts w:ascii="Times New Roman" w:eastAsia="Calibri" w:hAnsi="Times New Roman" w:cs="Times New Roman"/>
          <w:sz w:val="24"/>
          <w:szCs w:val="24"/>
          <w:lang w:val="tr-TR" w:eastAsia="en-US"/>
        </w:rPr>
        <w:t xml:space="preserve">will </w:t>
      </w:r>
      <w:r w:rsidR="00154B86" w:rsidRPr="0093778E">
        <w:rPr>
          <w:rFonts w:ascii="Times New Roman" w:eastAsia="Calibri" w:hAnsi="Times New Roman" w:cs="Times New Roman"/>
          <w:sz w:val="24"/>
          <w:szCs w:val="24"/>
          <w:lang w:val="tr-TR" w:eastAsia="en-US"/>
        </w:rPr>
        <w:t>calculate these values using the 2D Gaussian kernel function</w:t>
      </w:r>
      <w:bookmarkEnd w:id="58"/>
      <w:r w:rsidR="00154B86" w:rsidRPr="0093778E">
        <w:rPr>
          <w:rFonts w:ascii="Times New Roman" w:eastAsia="Calibri" w:hAnsi="Times New Roman" w:cs="Times New Roman"/>
          <w:sz w:val="24"/>
          <w:szCs w:val="24"/>
          <w:lang w:val="tr-TR" w:eastAsia="en-US"/>
        </w:rPr>
        <w:t xml:space="preserve"> below. It is exactly same e</w:t>
      </w:r>
      <w:r w:rsidR="000D4944" w:rsidRPr="0093778E">
        <w:rPr>
          <w:rFonts w:ascii="Times New Roman" w:eastAsia="Calibri" w:hAnsi="Times New Roman" w:cs="Times New Roman"/>
          <w:sz w:val="24"/>
          <w:szCs w:val="24"/>
          <w:lang w:val="tr-TR" w:eastAsia="en-US"/>
        </w:rPr>
        <w:t xml:space="preserve">quation with </w:t>
      </w:r>
      <w:r w:rsidR="000D4944" w:rsidRPr="0093778E">
        <w:rPr>
          <w:rFonts w:ascii="Times New Roman" w:eastAsia="Calibri" w:hAnsi="Times New Roman" w:cs="Times New Roman"/>
          <w:sz w:val="24"/>
          <w:szCs w:val="24"/>
          <w:lang w:val="tr-TR" w:eastAsia="en-US"/>
        </w:rPr>
        <w:fldChar w:fldCharType="begin"/>
      </w:r>
      <w:r w:rsidR="000D4944" w:rsidRPr="0093778E">
        <w:rPr>
          <w:rFonts w:ascii="Times New Roman" w:eastAsia="Calibri" w:hAnsi="Times New Roman" w:cs="Times New Roman"/>
          <w:sz w:val="24"/>
          <w:szCs w:val="24"/>
          <w:lang w:val="tr-TR" w:eastAsia="en-US"/>
        </w:rPr>
        <w:instrText xml:space="preserve"> REF _Ref77000312 \h  \* MERGEFORMAT </w:instrText>
      </w:r>
      <w:r w:rsidR="000D4944" w:rsidRPr="0093778E">
        <w:rPr>
          <w:rFonts w:ascii="Times New Roman" w:eastAsia="Calibri" w:hAnsi="Times New Roman" w:cs="Times New Roman"/>
          <w:sz w:val="24"/>
          <w:szCs w:val="24"/>
          <w:lang w:val="tr-TR" w:eastAsia="en-US"/>
        </w:rPr>
      </w:r>
      <w:r w:rsidR="000D4944" w:rsidRPr="0093778E">
        <w:rPr>
          <w:rFonts w:ascii="Times New Roman" w:eastAsia="Calibri" w:hAnsi="Times New Roman" w:cs="Times New Roman"/>
          <w:sz w:val="24"/>
          <w:szCs w:val="24"/>
          <w:lang w:val="tr-TR" w:eastAsia="en-US"/>
        </w:rPr>
        <w:fldChar w:fldCharType="separate"/>
      </w:r>
      <w:r w:rsidR="000D0933" w:rsidRPr="0093778E">
        <w:rPr>
          <w:rFonts w:ascii="Times New Roman" w:eastAsia="Calibri" w:hAnsi="Times New Roman" w:cs="Times New Roman"/>
          <w:sz w:val="24"/>
          <w:szCs w:val="24"/>
          <w:lang w:val="tr-TR" w:eastAsia="en-US"/>
        </w:rPr>
        <w:t>Equation 2: 2D Gaussian Equation</w:t>
      </w:r>
      <w:r w:rsidR="000D4944" w:rsidRPr="0093778E">
        <w:rPr>
          <w:rFonts w:ascii="Times New Roman" w:eastAsia="Calibri" w:hAnsi="Times New Roman" w:cs="Times New Roman"/>
          <w:sz w:val="24"/>
          <w:szCs w:val="24"/>
          <w:lang w:val="tr-TR" w:eastAsia="en-US"/>
        </w:rPr>
        <w:fldChar w:fldCharType="end"/>
      </w:r>
      <w:r w:rsidR="000D4944" w:rsidRPr="0093778E">
        <w:rPr>
          <w:rFonts w:ascii="Times New Roman" w:eastAsia="Calibri" w:hAnsi="Times New Roman" w:cs="Times New Roman"/>
          <w:sz w:val="24"/>
          <w:szCs w:val="24"/>
          <w:lang w:val="tr-TR" w:eastAsia="en-US"/>
        </w:rPr>
        <w:t xml:space="preserve">. I just changed its name because of its purpose. </w:t>
      </w:r>
      <w:r w:rsidRPr="0093778E">
        <w:rPr>
          <w:rFonts w:ascii="Times New Roman" w:eastAsia="Calibri" w:hAnsi="Times New Roman" w:cs="Times New Roman"/>
          <w:sz w:val="24"/>
          <w:szCs w:val="24"/>
          <w:lang w:val="tr-TR" w:eastAsia="en-US"/>
        </w:rPr>
        <w:t xml:space="preserve">When we calculate our </w:t>
      </w:r>
      <w:r w:rsidR="00154B86" w:rsidRPr="0093778E">
        <w:rPr>
          <w:rFonts w:ascii="Times New Roman" w:eastAsia="Calibri" w:hAnsi="Times New Roman" w:cs="Times New Roman"/>
          <w:sz w:val="24"/>
          <w:szCs w:val="24"/>
          <w:lang w:val="tr-TR" w:eastAsia="en-US"/>
        </w:rPr>
        <w:t>kernel</w:t>
      </w:r>
      <w:r w:rsidR="000D4944" w:rsidRPr="0093778E">
        <w:rPr>
          <w:rFonts w:ascii="Times New Roman" w:eastAsia="Calibri" w:hAnsi="Times New Roman" w:cs="Times New Roman"/>
          <w:sz w:val="24"/>
          <w:szCs w:val="24"/>
          <w:lang w:val="tr-TR" w:eastAsia="en-US"/>
        </w:rPr>
        <w:t xml:space="preserve"> </w:t>
      </w:r>
      <w:r w:rsidRPr="0093778E">
        <w:rPr>
          <w:rFonts w:ascii="Times New Roman" w:eastAsia="Calibri" w:hAnsi="Times New Roman" w:cs="Times New Roman"/>
          <w:sz w:val="24"/>
          <w:szCs w:val="24"/>
          <w:lang w:val="tr-TR" w:eastAsia="en-US"/>
        </w:rPr>
        <w:t>the results in table 3 will be obtained</w:t>
      </w:r>
      <w:r w:rsidR="00154B86" w:rsidRPr="0093778E">
        <w:rPr>
          <w:rFonts w:eastAsia="Calibri"/>
          <w:lang w:val="tr-TR" w:eastAsia="en-US"/>
        </w:rPr>
        <w:t>.</w:t>
      </w:r>
      <w:r w:rsidR="00154B86" w:rsidRPr="0093778E">
        <w:rPr>
          <w:rFonts w:ascii="Times New Roman" w:eastAsia="Calibri" w:hAnsi="Times New Roman" w:cs="Times New Roman"/>
          <w:sz w:val="24"/>
          <w:szCs w:val="24"/>
          <w:lang w:val="tr-TR" w:eastAsia="en-US"/>
        </w:rPr>
        <w:t xml:space="preserve"> I assumed </w:t>
      </w:r>
      <w:r w:rsidR="000D4944" w:rsidRPr="0093778E">
        <w:rPr>
          <w:rFonts w:ascii="Times New Roman" w:eastAsia="Calibri" w:hAnsi="Times New Roman" w:cs="Times New Roman"/>
          <w:sz w:val="24"/>
          <w:szCs w:val="24"/>
          <w:lang w:val="tr-TR" w:eastAsia="en-US"/>
        </w:rPr>
        <w:t>standart deviation</w:t>
      </w:r>
      <w:r w:rsidR="00154B86" w:rsidRPr="0093778E">
        <w:rPr>
          <w:rFonts w:ascii="Times New Roman" w:eastAsia="Calibri" w:hAnsi="Times New Roman" w:cs="Times New Roman"/>
          <w:sz w:val="24"/>
          <w:szCs w:val="24"/>
          <w:lang w:val="tr-TR" w:eastAsia="en-US"/>
        </w:rPr>
        <w:t xml:space="preserve"> (</w:t>
      </w:r>
      <m:oMath>
        <m:r>
          <w:rPr>
            <w:rFonts w:ascii="Cambria Math" w:eastAsia="Calibri" w:hAnsi="Cambria Math" w:cs="Times New Roman"/>
            <w:sz w:val="24"/>
            <w:szCs w:val="24"/>
            <w:lang w:val="tr-TR" w:eastAsia="en-US"/>
          </w:rPr>
          <m:t>σ</m:t>
        </m:r>
      </m:oMath>
      <w:r w:rsidR="00154B86" w:rsidRPr="0093778E">
        <w:rPr>
          <w:rFonts w:ascii="Times New Roman" w:eastAsia="Calibri" w:hAnsi="Times New Roman" w:cs="Times New Roman"/>
          <w:sz w:val="24"/>
          <w:szCs w:val="24"/>
          <w:lang w:val="tr-TR" w:eastAsia="en-US"/>
        </w:rPr>
        <w:t>) is “1”. I selected this value just for simplification. I will mention it in the limitation section.</w:t>
      </w:r>
    </w:p>
    <w:p w14:paraId="2497AD0F" w14:textId="77777777" w:rsidR="00FA1541" w:rsidRPr="007248B8" w:rsidRDefault="00FA1541" w:rsidP="002666B1">
      <w:pPr>
        <w:pStyle w:val="Heading1"/>
        <w:spacing w:after="0"/>
        <w:jc w:val="center"/>
        <w:rPr>
          <w:sz w:val="24"/>
          <w:szCs w:val="24"/>
        </w:rPr>
      </w:pPr>
      <w:bookmarkStart w:id="59" w:name="_heading=h.gf3gvhon66de" w:colFirst="0" w:colLast="0"/>
      <w:bookmarkStart w:id="60" w:name="_Toc77005711"/>
      <w:bookmarkStart w:id="61" w:name="_Toc77005840"/>
      <w:bookmarkStart w:id="62" w:name="_Toc77008179"/>
      <w:bookmarkEnd w:id="59"/>
      <m:oMathPara>
        <m:oMath>
          <m:r>
            <m:rPr>
              <m:sty m:val="bi"/>
            </m:rPr>
            <w:rPr>
              <w:rFonts w:ascii="Cambria Math" w:hAnsi="Cambria Math"/>
              <w:sz w:val="24"/>
              <w:szCs w:val="24"/>
            </w:rPr>
            <w:lastRenderedPageBreak/>
            <m:t>f(x,y)=</m:t>
          </m:r>
          <m:f>
            <m:fPr>
              <m:ctrlPr>
                <w:rPr>
                  <w:rFonts w:ascii="Cambria Math" w:hAnsi="Cambria Math"/>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r>
                <m:rPr>
                  <m:sty m:val="bi"/>
                </m:rPr>
                <w:rPr>
                  <w:rFonts w:ascii="Cambria Math" w:hAnsi="Cambria Math"/>
                  <w:sz w:val="24"/>
                  <w:szCs w:val="24"/>
                </w:rPr>
                <m:t>π</m:t>
              </m:r>
              <m:sSup>
                <m:sSupPr>
                  <m:ctrlPr>
                    <w:rPr>
                      <w:rFonts w:ascii="Cambria Math" w:hAnsi="Cambria Math"/>
                      <w:sz w:val="24"/>
                      <w:szCs w:val="24"/>
                    </w:rPr>
                  </m:ctrlPr>
                </m:sSupPr>
                <m:e>
                  <m:r>
                    <m:rPr>
                      <m:sty m:val="bi"/>
                    </m:rPr>
                    <w:rPr>
                      <w:rFonts w:ascii="Cambria Math" w:hAnsi="Cambria Math"/>
                      <w:sz w:val="24"/>
                      <w:szCs w:val="24"/>
                    </w:rPr>
                    <m:t>σ</m:t>
                  </m:r>
                </m:e>
                <m:sup>
                  <m:r>
                    <m:rPr>
                      <m:sty m:val="bi"/>
                    </m:rPr>
                    <w:rPr>
                      <w:rFonts w:ascii="Cambria Math" w:hAnsi="Cambria Math"/>
                      <w:sz w:val="24"/>
                      <w:szCs w:val="24"/>
                    </w:rPr>
                    <m:t>2</m:t>
                  </m:r>
                </m:sup>
              </m:sSup>
            </m:den>
          </m:f>
          <m:sSup>
            <m:sSupPr>
              <m:ctrlPr>
                <w:rPr>
                  <w:rFonts w:ascii="Cambria Math" w:hAnsi="Cambria Math"/>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sz w:val="24"/>
                          <w:szCs w:val="24"/>
                        </w:rPr>
                      </m:ctrlPr>
                    </m:sSupPr>
                    <m:e>
                      <m:r>
                        <m:rPr>
                          <m:sty m:val="bi"/>
                        </m:rPr>
                        <w:rPr>
                          <w:rFonts w:ascii="Cambria Math" w:hAnsi="Cambria Math"/>
                          <w:sz w:val="24"/>
                          <w:szCs w:val="24"/>
                        </w:rPr>
                        <m:t>y</m:t>
                      </m:r>
                    </m:e>
                    <m:sup>
                      <m:r>
                        <m:rPr>
                          <m:sty m:val="bi"/>
                        </m:rPr>
                        <w:rPr>
                          <w:rFonts w:ascii="Cambria Math" w:hAnsi="Cambria Math"/>
                          <w:sz w:val="24"/>
                          <w:szCs w:val="24"/>
                        </w:rPr>
                        <m:t>2</m:t>
                      </m:r>
                    </m:sup>
                  </m:sSup>
                </m:num>
                <m:den>
                  <m:r>
                    <m:rPr>
                      <m:sty m:val="bi"/>
                    </m:rPr>
                    <w:rPr>
                      <w:rFonts w:ascii="Cambria Math" w:hAnsi="Cambria Math"/>
                      <w:sz w:val="24"/>
                      <w:szCs w:val="24"/>
                    </w:rPr>
                    <m:t>2</m:t>
                  </m:r>
                  <m:sSup>
                    <m:sSupPr>
                      <m:ctrlPr>
                        <w:rPr>
                          <w:rFonts w:ascii="Cambria Math" w:hAnsi="Cambria Math"/>
                          <w:sz w:val="24"/>
                          <w:szCs w:val="24"/>
                        </w:rPr>
                      </m:ctrlPr>
                    </m:sSupPr>
                    <m:e>
                      <m:r>
                        <m:rPr>
                          <m:sty m:val="bi"/>
                        </m:rPr>
                        <w:rPr>
                          <w:rFonts w:ascii="Cambria Math" w:hAnsi="Cambria Math"/>
                          <w:sz w:val="24"/>
                          <w:szCs w:val="24"/>
                        </w:rPr>
                        <m:t>σ</m:t>
                      </m:r>
                    </m:e>
                    <m:sup>
                      <m:r>
                        <m:rPr>
                          <m:sty m:val="bi"/>
                        </m:rPr>
                        <w:rPr>
                          <w:rFonts w:ascii="Cambria Math" w:hAnsi="Cambria Math"/>
                          <w:sz w:val="24"/>
                          <w:szCs w:val="24"/>
                        </w:rPr>
                        <m:t>2</m:t>
                      </m:r>
                    </m:sup>
                  </m:sSup>
                </m:den>
              </m:f>
            </m:sup>
          </m:sSup>
        </m:oMath>
      </m:oMathPara>
      <w:bookmarkEnd w:id="60"/>
      <w:bookmarkEnd w:id="61"/>
      <w:bookmarkEnd w:id="62"/>
    </w:p>
    <w:p w14:paraId="69D6CCAC" w14:textId="13F31FFF" w:rsidR="00FA1541" w:rsidRPr="00B14017" w:rsidRDefault="00FA1541" w:rsidP="002666B1">
      <w:pPr>
        <w:pStyle w:val="Caption"/>
        <w:spacing w:line="276" w:lineRule="auto"/>
        <w:jc w:val="center"/>
        <w:rPr>
          <w:i w:val="0"/>
          <w:iCs w:val="0"/>
        </w:rPr>
      </w:pPr>
      <w:bookmarkStart w:id="63" w:name="_Ref75972567"/>
      <w:bookmarkStart w:id="64" w:name="_Toc77101268"/>
      <w:r w:rsidRPr="00B14017">
        <w:rPr>
          <w:i w:val="0"/>
          <w:iCs w:val="0"/>
          <w:color w:val="auto"/>
        </w:rPr>
        <w:t xml:space="preserve">Equation </w:t>
      </w:r>
      <w:r w:rsidR="00E4306D" w:rsidRPr="00B14017">
        <w:rPr>
          <w:i w:val="0"/>
          <w:iCs w:val="0"/>
          <w:color w:val="auto"/>
        </w:rPr>
        <w:fldChar w:fldCharType="begin"/>
      </w:r>
      <w:r w:rsidR="00E4306D" w:rsidRPr="00B14017">
        <w:rPr>
          <w:i w:val="0"/>
          <w:iCs w:val="0"/>
          <w:color w:val="auto"/>
        </w:rPr>
        <w:instrText xml:space="preserve"> SEQ Equation \* ARABIC </w:instrText>
      </w:r>
      <w:r w:rsidR="00E4306D" w:rsidRPr="00B14017">
        <w:rPr>
          <w:i w:val="0"/>
          <w:iCs w:val="0"/>
          <w:color w:val="auto"/>
        </w:rPr>
        <w:fldChar w:fldCharType="separate"/>
      </w:r>
      <w:r w:rsidR="000D0933" w:rsidRPr="00B14017">
        <w:rPr>
          <w:i w:val="0"/>
          <w:iCs w:val="0"/>
          <w:noProof/>
          <w:color w:val="auto"/>
        </w:rPr>
        <w:t>3</w:t>
      </w:r>
      <w:r w:rsidR="00E4306D" w:rsidRPr="00B14017">
        <w:rPr>
          <w:i w:val="0"/>
          <w:iCs w:val="0"/>
          <w:noProof/>
          <w:color w:val="auto"/>
        </w:rPr>
        <w:fldChar w:fldCharType="end"/>
      </w:r>
      <w:r w:rsidRPr="00B14017">
        <w:rPr>
          <w:i w:val="0"/>
          <w:iCs w:val="0"/>
          <w:color w:val="auto"/>
        </w:rPr>
        <w:t>: 2D Gaussian Kernel Function</w:t>
      </w:r>
      <w:bookmarkEnd w:id="63"/>
      <w:bookmarkEnd w:id="64"/>
    </w:p>
    <w:p w14:paraId="4CFC83B0" w14:textId="77777777" w:rsidR="007D5B7A" w:rsidRDefault="007D5B7A" w:rsidP="002666B1">
      <w:pPr>
        <w:spacing w:after="0"/>
        <w:ind w:firstLine="720"/>
        <w:rPr>
          <w:rFonts w:ascii="Times New Roman" w:hAnsi="Times New Roman" w:cs="Times New Roman"/>
          <w:sz w:val="24"/>
          <w:szCs w:val="24"/>
        </w:rPr>
      </w:pPr>
    </w:p>
    <w:p w14:paraId="7076D379" w14:textId="61CE9379" w:rsidR="00FA1541" w:rsidRDefault="00FA1541" w:rsidP="002666B1">
      <w:pPr>
        <w:spacing w:after="0"/>
        <w:ind w:firstLine="720"/>
        <w:rPr>
          <w:i/>
        </w:rPr>
      </w:pPr>
      <w:r w:rsidRPr="00566847">
        <w:rPr>
          <w:rFonts w:ascii="Times New Roman" w:hAnsi="Times New Roman" w:cs="Times New Roman"/>
          <w:sz w:val="24"/>
          <w:szCs w:val="24"/>
        </w:rPr>
        <w:t>Where</w:t>
      </w:r>
      <w:r w:rsidRPr="009026F6">
        <w:rPr>
          <w:rFonts w:ascii="Times New Roman" w:hAnsi="Times New Roman" w:cs="Times New Roman"/>
          <w:sz w:val="24"/>
          <w:szCs w:val="24"/>
        </w:rPr>
        <w:t> </w:t>
      </w:r>
      <w:r w:rsidRPr="009026F6">
        <w:rPr>
          <w:rFonts w:ascii="Times New Roman" w:hAnsi="Times New Roman" w:cs="Times New Roman"/>
          <w:i/>
          <w:iCs/>
          <w:sz w:val="24"/>
          <w:szCs w:val="24"/>
        </w:rPr>
        <w:t>x</w:t>
      </w:r>
      <w:r w:rsidRPr="009026F6">
        <w:rPr>
          <w:rFonts w:ascii="Times New Roman" w:hAnsi="Times New Roman" w:cs="Times New Roman"/>
          <w:sz w:val="24"/>
          <w:szCs w:val="24"/>
        </w:rPr>
        <w:t> is the distance from the origin in the horizontal axis, </w:t>
      </w:r>
      <w:r w:rsidRPr="009026F6">
        <w:rPr>
          <w:rFonts w:ascii="Times New Roman" w:hAnsi="Times New Roman" w:cs="Times New Roman"/>
          <w:i/>
          <w:iCs/>
          <w:sz w:val="24"/>
          <w:szCs w:val="24"/>
        </w:rPr>
        <w:t>y</w:t>
      </w:r>
      <w:r w:rsidRPr="009026F6">
        <w:rPr>
          <w:rFonts w:ascii="Times New Roman" w:hAnsi="Times New Roman" w:cs="Times New Roman"/>
          <w:sz w:val="24"/>
          <w:szCs w:val="24"/>
        </w:rPr>
        <w:t> is the distance from the origin in the vertical axis, and </w:t>
      </w:r>
      <w:r w:rsidRPr="009026F6">
        <w:rPr>
          <w:rFonts w:ascii="Times New Roman" w:hAnsi="Times New Roman" w:cs="Times New Roman"/>
          <w:i/>
          <w:iCs/>
          <w:sz w:val="24"/>
          <w:szCs w:val="24"/>
        </w:rPr>
        <w:t>σ</w:t>
      </w:r>
      <w:r w:rsidRPr="009026F6">
        <w:rPr>
          <w:rFonts w:ascii="Times New Roman" w:hAnsi="Times New Roman" w:cs="Times New Roman"/>
          <w:sz w:val="24"/>
          <w:szCs w:val="24"/>
        </w:rPr>
        <w:t> is the </w:t>
      </w:r>
      <w:r w:rsidRPr="009026F6">
        <w:rPr>
          <w:rFonts w:ascii="Times New Roman" w:hAnsi="Times New Roman" w:cs="Times New Roman"/>
          <w:sz w:val="24"/>
          <w:szCs w:val="24"/>
        </w:rPr>
        <w:fldChar w:fldCharType="begin"/>
      </w:r>
      <w:r w:rsidRPr="009026F6">
        <w:rPr>
          <w:rFonts w:ascii="Times New Roman" w:hAnsi="Times New Roman" w:cs="Times New Roman"/>
          <w:sz w:val="24"/>
          <w:szCs w:val="24"/>
        </w:rPr>
        <w:instrText xml:space="preserve"> HYPERLINK "https://en.wikipedia.org/wiki/Standard_deviation" \o "Standard deviation" </w:instrText>
      </w:r>
      <w:r w:rsidRPr="009026F6">
        <w:rPr>
          <w:rFonts w:ascii="Times New Roman" w:hAnsi="Times New Roman" w:cs="Times New Roman"/>
          <w:sz w:val="24"/>
          <w:szCs w:val="24"/>
        </w:rPr>
        <w:fldChar w:fldCharType="separate"/>
      </w:r>
      <w:r w:rsidRPr="009026F6">
        <w:rPr>
          <w:rStyle w:val="Hyperlink"/>
          <w:rFonts w:ascii="Times New Roman" w:hAnsi="Times New Roman" w:cs="Times New Roman"/>
          <w:color w:val="auto"/>
          <w:sz w:val="24"/>
          <w:szCs w:val="24"/>
          <w:u w:val="none"/>
        </w:rPr>
        <w:t>standard deviation</w:t>
      </w:r>
      <w:r w:rsidRPr="009026F6">
        <w:rPr>
          <w:rFonts w:ascii="Times New Roman" w:hAnsi="Times New Roman" w:cs="Times New Roman"/>
          <w:sz w:val="24"/>
          <w:szCs w:val="24"/>
        </w:rPr>
        <w:fldChar w:fldCharType="end"/>
      </w:r>
      <w:r w:rsidRPr="009026F6">
        <w:rPr>
          <w:rFonts w:ascii="Times New Roman" w:hAnsi="Times New Roman" w:cs="Times New Roman"/>
          <w:sz w:val="24"/>
          <w:szCs w:val="24"/>
        </w:rPr>
        <w:t> of the Gaussian distribution</w:t>
      </w:r>
      <w:r>
        <w:rPr>
          <w:rFonts w:ascii="Times New Roman" w:hAnsi="Times New Roman" w:cs="Times New Roman"/>
          <w:sz w:val="24"/>
          <w:szCs w:val="24"/>
        </w:rPr>
        <w:t>,</w:t>
      </w:r>
      <m:oMath>
        <m:r>
          <w:rPr>
            <w:rFonts w:ascii="Cambria Math" w:hAnsi="Cambria Math"/>
            <w:sz w:val="24"/>
            <w:szCs w:val="24"/>
          </w:rPr>
          <m:t xml:space="preserve"> π</m:t>
        </m:r>
      </m:oMath>
      <w:r>
        <w:rPr>
          <w:rFonts w:ascii="Times New Roman" w:hAnsi="Times New Roman" w:cs="Times New Roman"/>
          <w:sz w:val="24"/>
          <w:szCs w:val="24"/>
        </w:rPr>
        <w:t xml:space="preserve"> is the pi value, </w:t>
      </w:r>
      <m:oMath>
        <m:r>
          <w:rPr>
            <w:rFonts w:ascii="Cambria Math" w:hAnsi="Cambria Math"/>
            <w:sz w:val="24"/>
            <w:szCs w:val="24"/>
          </w:rPr>
          <m:t>e</m:t>
        </m:r>
      </m:oMath>
      <w:r>
        <w:rPr>
          <w:rFonts w:ascii="Times New Roman" w:hAnsi="Times New Roman" w:cs="Times New Roman"/>
          <w:sz w:val="24"/>
          <w:szCs w:val="24"/>
        </w:rPr>
        <w:t xml:space="preserve"> is the Euler number</w:t>
      </w:r>
      <w:r w:rsidRPr="009026F6">
        <w:rPr>
          <w:rFonts w:ascii="Times New Roman" w:hAnsi="Times New Roman" w:cs="Times New Roman"/>
          <w:sz w:val="24"/>
          <w:szCs w:val="24"/>
        </w:rPr>
        <w:t>.</w:t>
      </w:r>
    </w:p>
    <w:p w14:paraId="02F498B3" w14:textId="77777777" w:rsidR="00FA1541" w:rsidRPr="007248B8" w:rsidRDefault="00FA1541" w:rsidP="002666B1">
      <w:pPr>
        <w:pBdr>
          <w:top w:val="nil"/>
          <w:left w:val="nil"/>
          <w:bottom w:val="nil"/>
          <w:right w:val="nil"/>
          <w:between w:val="nil"/>
        </w:pBdr>
        <w:spacing w:after="0"/>
        <w:ind w:firstLine="720"/>
        <w:jc w:val="both"/>
        <w:rPr>
          <w:rFonts w:ascii="Times New Roman" w:hAnsi="Times New Roman" w:cs="Times New Roman"/>
          <w:sz w:val="24"/>
          <w:szCs w:val="24"/>
        </w:rPr>
      </w:pPr>
    </w:p>
    <w:p w14:paraId="5632689B" w14:textId="77777777" w:rsidR="00041C4A" w:rsidRDefault="00041C4A" w:rsidP="002666B1">
      <w:pPr>
        <w:pBdr>
          <w:top w:val="nil"/>
          <w:left w:val="nil"/>
          <w:bottom w:val="nil"/>
          <w:right w:val="nil"/>
          <w:between w:val="nil"/>
        </w:pBdr>
        <w:spacing w:after="0"/>
        <w:ind w:firstLine="720"/>
      </w:pPr>
    </w:p>
    <w:p w14:paraId="53997051" w14:textId="6D1CDF73" w:rsidR="00530078" w:rsidRPr="00B14017" w:rsidRDefault="00530078" w:rsidP="002666B1">
      <w:pPr>
        <w:pStyle w:val="Caption"/>
        <w:keepNext/>
        <w:spacing w:line="276" w:lineRule="auto"/>
        <w:rPr>
          <w:i w:val="0"/>
          <w:iCs w:val="0"/>
          <w:color w:val="auto"/>
          <w:sz w:val="22"/>
          <w:szCs w:val="22"/>
        </w:rPr>
      </w:pPr>
      <w:bookmarkStart w:id="65" w:name="_Toc77101275"/>
      <w:r w:rsidRPr="00B14017">
        <w:rPr>
          <w:i w:val="0"/>
          <w:iCs w:val="0"/>
          <w:color w:val="auto"/>
          <w:sz w:val="22"/>
          <w:szCs w:val="22"/>
        </w:rPr>
        <w:t xml:space="preserve">Table </w:t>
      </w:r>
      <w:r w:rsidR="00BC6487" w:rsidRPr="00B14017">
        <w:rPr>
          <w:i w:val="0"/>
          <w:iCs w:val="0"/>
          <w:color w:val="auto"/>
          <w:sz w:val="22"/>
          <w:szCs w:val="22"/>
        </w:rPr>
        <w:fldChar w:fldCharType="begin"/>
      </w:r>
      <w:r w:rsidR="00BC6487" w:rsidRPr="00B14017">
        <w:rPr>
          <w:i w:val="0"/>
          <w:iCs w:val="0"/>
          <w:color w:val="auto"/>
          <w:sz w:val="22"/>
          <w:szCs w:val="22"/>
        </w:rPr>
        <w:instrText xml:space="preserve"> SEQ Table \* ARABIC </w:instrText>
      </w:r>
      <w:r w:rsidR="00BC6487" w:rsidRPr="00B14017">
        <w:rPr>
          <w:i w:val="0"/>
          <w:iCs w:val="0"/>
          <w:color w:val="auto"/>
          <w:sz w:val="22"/>
          <w:szCs w:val="22"/>
        </w:rPr>
        <w:fldChar w:fldCharType="separate"/>
      </w:r>
      <w:r w:rsidR="0060241E">
        <w:rPr>
          <w:i w:val="0"/>
          <w:iCs w:val="0"/>
          <w:noProof/>
          <w:color w:val="auto"/>
          <w:sz w:val="22"/>
          <w:szCs w:val="22"/>
        </w:rPr>
        <w:t>2</w:t>
      </w:r>
      <w:r w:rsidR="00BC6487" w:rsidRPr="00B14017">
        <w:rPr>
          <w:i w:val="0"/>
          <w:iCs w:val="0"/>
          <w:noProof/>
          <w:color w:val="auto"/>
          <w:sz w:val="22"/>
          <w:szCs w:val="22"/>
        </w:rPr>
        <w:fldChar w:fldCharType="end"/>
      </w:r>
      <w:r w:rsidRPr="00B14017">
        <w:rPr>
          <w:i w:val="0"/>
          <w:iCs w:val="0"/>
          <w:color w:val="auto"/>
          <w:sz w:val="22"/>
          <w:szCs w:val="22"/>
        </w:rPr>
        <w:t>:Calculation of Different values over 2D Gaussian Equation</w:t>
      </w:r>
      <w:bookmarkEnd w:id="65"/>
    </w:p>
    <w:tbl>
      <w:tblPr>
        <w:tblStyle w:val="2"/>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530078" w14:paraId="0FA07415" w14:textId="77777777" w:rsidTr="009638D4">
        <w:trPr>
          <w:trHeight w:val="1691"/>
        </w:trPr>
        <w:tc>
          <w:tcPr>
            <w:tcW w:w="1815" w:type="dxa"/>
            <w:shd w:val="clear" w:color="auto" w:fill="auto"/>
            <w:tcMar>
              <w:top w:w="100" w:type="dxa"/>
              <w:left w:w="100" w:type="dxa"/>
              <w:bottom w:w="100" w:type="dxa"/>
              <w:right w:w="100" w:type="dxa"/>
            </w:tcMar>
          </w:tcPr>
          <w:p w14:paraId="4076C5C4" w14:textId="77777777" w:rsidR="00530078" w:rsidRDefault="00530078" w:rsidP="002666B1">
            <w:pPr>
              <w:spacing w:after="0"/>
              <w:rPr>
                <w:color w:val="212121"/>
                <w:sz w:val="21"/>
                <w:szCs w:val="21"/>
                <w:highlight w:val="white"/>
              </w:rPr>
            </w:pPr>
            <w:r>
              <w:rPr>
                <w:color w:val="212121"/>
                <w:sz w:val="21"/>
                <w:szCs w:val="21"/>
                <w:highlight w:val="white"/>
              </w:rPr>
              <w:t>f(-2,-2)=0.00292</w:t>
            </w:r>
          </w:p>
          <w:p w14:paraId="278DD116" w14:textId="77777777" w:rsidR="00530078" w:rsidRDefault="00530078" w:rsidP="002666B1">
            <w:pPr>
              <w:spacing w:after="0"/>
              <w:rPr>
                <w:color w:val="212121"/>
                <w:sz w:val="21"/>
                <w:szCs w:val="21"/>
                <w:highlight w:val="white"/>
              </w:rPr>
            </w:pPr>
            <w:r>
              <w:rPr>
                <w:color w:val="212121"/>
                <w:sz w:val="21"/>
                <w:szCs w:val="21"/>
                <w:highlight w:val="white"/>
              </w:rPr>
              <w:t>f(-2,-1)=0.01306</w:t>
            </w:r>
          </w:p>
          <w:p w14:paraId="069B0D84" w14:textId="77777777" w:rsidR="00530078" w:rsidRDefault="00530078" w:rsidP="002666B1">
            <w:pPr>
              <w:spacing w:after="0"/>
              <w:rPr>
                <w:color w:val="212121"/>
                <w:sz w:val="21"/>
                <w:szCs w:val="21"/>
                <w:highlight w:val="white"/>
              </w:rPr>
            </w:pPr>
            <w:r>
              <w:rPr>
                <w:color w:val="212121"/>
                <w:sz w:val="21"/>
                <w:szCs w:val="21"/>
                <w:highlight w:val="white"/>
              </w:rPr>
              <w:t>f(-2,0)=0.02154</w:t>
            </w:r>
          </w:p>
          <w:p w14:paraId="0562303D" w14:textId="77777777" w:rsidR="00530078" w:rsidRDefault="00530078" w:rsidP="002666B1">
            <w:pPr>
              <w:spacing w:after="0"/>
              <w:rPr>
                <w:color w:val="212121"/>
                <w:sz w:val="21"/>
                <w:szCs w:val="21"/>
                <w:highlight w:val="white"/>
              </w:rPr>
            </w:pPr>
            <w:r>
              <w:rPr>
                <w:color w:val="212121"/>
                <w:sz w:val="21"/>
                <w:szCs w:val="21"/>
                <w:highlight w:val="white"/>
              </w:rPr>
              <w:t>f(-2,1)=0.01306</w:t>
            </w:r>
          </w:p>
          <w:p w14:paraId="22E138E1" w14:textId="77777777" w:rsidR="00530078" w:rsidRDefault="00530078" w:rsidP="002666B1">
            <w:pPr>
              <w:spacing w:after="0"/>
            </w:pPr>
            <w:r>
              <w:rPr>
                <w:color w:val="212121"/>
                <w:sz w:val="21"/>
                <w:szCs w:val="21"/>
                <w:highlight w:val="white"/>
              </w:rPr>
              <w:t>f(-2,2)=0.00292</w:t>
            </w:r>
          </w:p>
        </w:tc>
        <w:tc>
          <w:tcPr>
            <w:tcW w:w="1815" w:type="dxa"/>
            <w:shd w:val="clear" w:color="auto" w:fill="auto"/>
            <w:tcMar>
              <w:top w:w="100" w:type="dxa"/>
              <w:left w:w="100" w:type="dxa"/>
              <w:bottom w:w="100" w:type="dxa"/>
              <w:right w:w="100" w:type="dxa"/>
            </w:tcMar>
          </w:tcPr>
          <w:p w14:paraId="354FC35D" w14:textId="77777777" w:rsidR="00530078" w:rsidRDefault="00530078" w:rsidP="002666B1">
            <w:pPr>
              <w:spacing w:after="0"/>
              <w:rPr>
                <w:color w:val="212121"/>
                <w:sz w:val="21"/>
                <w:szCs w:val="21"/>
                <w:highlight w:val="white"/>
              </w:rPr>
            </w:pPr>
            <w:r>
              <w:rPr>
                <w:color w:val="212121"/>
                <w:sz w:val="21"/>
                <w:szCs w:val="21"/>
                <w:highlight w:val="white"/>
              </w:rPr>
              <w:t>f(-1,-2)=0.01306</w:t>
            </w:r>
          </w:p>
          <w:p w14:paraId="5006A665" w14:textId="77777777" w:rsidR="00530078" w:rsidRDefault="00530078" w:rsidP="002666B1">
            <w:pPr>
              <w:spacing w:after="0"/>
              <w:rPr>
                <w:color w:val="212121"/>
                <w:sz w:val="21"/>
                <w:szCs w:val="21"/>
                <w:highlight w:val="white"/>
              </w:rPr>
            </w:pPr>
            <w:r>
              <w:rPr>
                <w:color w:val="212121"/>
                <w:sz w:val="21"/>
                <w:szCs w:val="21"/>
                <w:highlight w:val="white"/>
              </w:rPr>
              <w:t>f(-1,-1)=0.05855</w:t>
            </w:r>
          </w:p>
          <w:p w14:paraId="2A2A41D7" w14:textId="77777777" w:rsidR="00530078" w:rsidRDefault="00530078" w:rsidP="002666B1">
            <w:pPr>
              <w:spacing w:after="0"/>
              <w:rPr>
                <w:color w:val="212121"/>
                <w:sz w:val="21"/>
                <w:szCs w:val="21"/>
                <w:highlight w:val="white"/>
              </w:rPr>
            </w:pPr>
            <w:r>
              <w:rPr>
                <w:color w:val="212121"/>
                <w:sz w:val="21"/>
                <w:szCs w:val="21"/>
                <w:highlight w:val="white"/>
              </w:rPr>
              <w:t>f(-1,0)=0.09653</w:t>
            </w:r>
          </w:p>
          <w:p w14:paraId="322CA415" w14:textId="77777777" w:rsidR="00530078" w:rsidRDefault="00530078" w:rsidP="002666B1">
            <w:pPr>
              <w:spacing w:after="0"/>
              <w:rPr>
                <w:color w:val="212121"/>
                <w:sz w:val="21"/>
                <w:szCs w:val="21"/>
                <w:highlight w:val="white"/>
              </w:rPr>
            </w:pPr>
            <w:r>
              <w:rPr>
                <w:color w:val="212121"/>
                <w:sz w:val="21"/>
                <w:szCs w:val="21"/>
                <w:highlight w:val="white"/>
              </w:rPr>
              <w:t>f(-1,1)=0.05855</w:t>
            </w:r>
          </w:p>
          <w:p w14:paraId="759F7E56" w14:textId="77777777" w:rsidR="00530078" w:rsidRDefault="00530078" w:rsidP="002666B1">
            <w:pPr>
              <w:spacing w:after="0"/>
            </w:pPr>
            <w:r>
              <w:rPr>
                <w:color w:val="212121"/>
                <w:sz w:val="21"/>
                <w:szCs w:val="21"/>
                <w:highlight w:val="white"/>
              </w:rPr>
              <w:t>f(-1,2)=0.01306</w:t>
            </w:r>
          </w:p>
        </w:tc>
        <w:tc>
          <w:tcPr>
            <w:tcW w:w="1814" w:type="dxa"/>
            <w:shd w:val="clear" w:color="auto" w:fill="auto"/>
            <w:tcMar>
              <w:top w:w="100" w:type="dxa"/>
              <w:left w:w="100" w:type="dxa"/>
              <w:bottom w:w="100" w:type="dxa"/>
              <w:right w:w="100" w:type="dxa"/>
            </w:tcMar>
          </w:tcPr>
          <w:p w14:paraId="02BE98BD" w14:textId="77777777" w:rsidR="00530078" w:rsidRDefault="00530078" w:rsidP="002666B1">
            <w:pPr>
              <w:spacing w:after="0"/>
              <w:rPr>
                <w:color w:val="212121"/>
                <w:sz w:val="21"/>
                <w:szCs w:val="21"/>
                <w:highlight w:val="white"/>
              </w:rPr>
            </w:pPr>
            <w:r>
              <w:rPr>
                <w:color w:val="212121"/>
                <w:sz w:val="21"/>
                <w:szCs w:val="21"/>
                <w:highlight w:val="white"/>
              </w:rPr>
              <w:t>f(0,-2)=0.02154</w:t>
            </w:r>
          </w:p>
          <w:p w14:paraId="64F648EC" w14:textId="77777777" w:rsidR="00530078" w:rsidRDefault="00530078" w:rsidP="002666B1">
            <w:pPr>
              <w:spacing w:after="0"/>
              <w:rPr>
                <w:color w:val="212121"/>
                <w:sz w:val="21"/>
                <w:szCs w:val="21"/>
                <w:highlight w:val="white"/>
              </w:rPr>
            </w:pPr>
            <w:r>
              <w:rPr>
                <w:color w:val="212121"/>
                <w:sz w:val="21"/>
                <w:szCs w:val="21"/>
                <w:highlight w:val="white"/>
              </w:rPr>
              <w:t>f(0,-1)=0.09653</w:t>
            </w:r>
          </w:p>
          <w:p w14:paraId="575883C4" w14:textId="77777777" w:rsidR="00530078" w:rsidRDefault="00530078" w:rsidP="002666B1">
            <w:pPr>
              <w:spacing w:after="0"/>
              <w:rPr>
                <w:color w:val="212121"/>
                <w:sz w:val="21"/>
                <w:szCs w:val="21"/>
                <w:highlight w:val="white"/>
              </w:rPr>
            </w:pPr>
            <w:r>
              <w:rPr>
                <w:color w:val="212121"/>
                <w:sz w:val="21"/>
                <w:szCs w:val="21"/>
                <w:highlight w:val="white"/>
              </w:rPr>
              <w:t>f(0,0)=0.15915</w:t>
            </w:r>
          </w:p>
          <w:p w14:paraId="79C3D49C" w14:textId="77777777" w:rsidR="00530078" w:rsidRDefault="00530078" w:rsidP="002666B1">
            <w:pPr>
              <w:spacing w:after="0"/>
              <w:rPr>
                <w:color w:val="212121"/>
                <w:sz w:val="21"/>
                <w:szCs w:val="21"/>
                <w:highlight w:val="white"/>
              </w:rPr>
            </w:pPr>
            <w:r>
              <w:rPr>
                <w:color w:val="212121"/>
                <w:sz w:val="21"/>
                <w:szCs w:val="21"/>
                <w:highlight w:val="white"/>
              </w:rPr>
              <w:t>f(0,1)=0.09653</w:t>
            </w:r>
          </w:p>
          <w:p w14:paraId="68C05FC7" w14:textId="77777777" w:rsidR="00530078" w:rsidRDefault="00530078" w:rsidP="002666B1">
            <w:pPr>
              <w:spacing w:after="0"/>
            </w:pPr>
            <w:r>
              <w:rPr>
                <w:color w:val="212121"/>
                <w:sz w:val="21"/>
                <w:szCs w:val="21"/>
                <w:highlight w:val="white"/>
              </w:rPr>
              <w:t>f(0,2)=0.02154</w:t>
            </w:r>
          </w:p>
        </w:tc>
        <w:tc>
          <w:tcPr>
            <w:tcW w:w="1814" w:type="dxa"/>
            <w:shd w:val="clear" w:color="auto" w:fill="auto"/>
            <w:tcMar>
              <w:top w:w="100" w:type="dxa"/>
              <w:left w:w="100" w:type="dxa"/>
              <w:bottom w:w="100" w:type="dxa"/>
              <w:right w:w="100" w:type="dxa"/>
            </w:tcMar>
          </w:tcPr>
          <w:p w14:paraId="37273FEB" w14:textId="77777777" w:rsidR="00530078" w:rsidRDefault="00530078" w:rsidP="002666B1">
            <w:pPr>
              <w:spacing w:after="0"/>
              <w:rPr>
                <w:color w:val="212121"/>
                <w:sz w:val="21"/>
                <w:szCs w:val="21"/>
                <w:highlight w:val="white"/>
              </w:rPr>
            </w:pPr>
            <w:r>
              <w:rPr>
                <w:color w:val="212121"/>
                <w:sz w:val="21"/>
                <w:szCs w:val="21"/>
                <w:highlight w:val="white"/>
              </w:rPr>
              <w:t>f(1,-2)=0.01306</w:t>
            </w:r>
          </w:p>
          <w:p w14:paraId="77CBE00D" w14:textId="77777777" w:rsidR="00530078" w:rsidRDefault="00530078" w:rsidP="002666B1">
            <w:pPr>
              <w:spacing w:after="0"/>
              <w:rPr>
                <w:color w:val="212121"/>
                <w:sz w:val="21"/>
                <w:szCs w:val="21"/>
                <w:highlight w:val="white"/>
              </w:rPr>
            </w:pPr>
            <w:r>
              <w:rPr>
                <w:color w:val="212121"/>
                <w:sz w:val="21"/>
                <w:szCs w:val="21"/>
                <w:highlight w:val="white"/>
              </w:rPr>
              <w:t>f(1,-1)=0.05855</w:t>
            </w:r>
          </w:p>
          <w:p w14:paraId="635F5013" w14:textId="77777777" w:rsidR="00530078" w:rsidRDefault="00530078" w:rsidP="002666B1">
            <w:pPr>
              <w:spacing w:after="0"/>
              <w:rPr>
                <w:color w:val="212121"/>
                <w:sz w:val="21"/>
                <w:szCs w:val="21"/>
                <w:highlight w:val="white"/>
              </w:rPr>
            </w:pPr>
            <w:r>
              <w:rPr>
                <w:color w:val="212121"/>
                <w:sz w:val="21"/>
                <w:szCs w:val="21"/>
                <w:highlight w:val="white"/>
              </w:rPr>
              <w:t>f(1,0)=0.09653</w:t>
            </w:r>
          </w:p>
          <w:p w14:paraId="5A8FE4C2" w14:textId="77777777" w:rsidR="00530078" w:rsidRDefault="00530078" w:rsidP="002666B1">
            <w:pPr>
              <w:spacing w:after="0"/>
              <w:rPr>
                <w:color w:val="212121"/>
                <w:sz w:val="21"/>
                <w:szCs w:val="21"/>
                <w:highlight w:val="white"/>
              </w:rPr>
            </w:pPr>
            <w:r>
              <w:rPr>
                <w:color w:val="212121"/>
                <w:sz w:val="21"/>
                <w:szCs w:val="21"/>
                <w:highlight w:val="white"/>
              </w:rPr>
              <w:t>f(1,1)=0.05855</w:t>
            </w:r>
          </w:p>
          <w:p w14:paraId="5D47C9FB" w14:textId="77777777" w:rsidR="00530078" w:rsidRDefault="00530078" w:rsidP="002666B1">
            <w:pPr>
              <w:spacing w:after="0"/>
            </w:pPr>
            <w:r>
              <w:rPr>
                <w:color w:val="212121"/>
                <w:sz w:val="21"/>
                <w:szCs w:val="21"/>
                <w:highlight w:val="white"/>
              </w:rPr>
              <w:t>f(1,2)=0.01306</w:t>
            </w:r>
          </w:p>
        </w:tc>
        <w:tc>
          <w:tcPr>
            <w:tcW w:w="1814" w:type="dxa"/>
            <w:shd w:val="clear" w:color="auto" w:fill="auto"/>
            <w:tcMar>
              <w:top w:w="100" w:type="dxa"/>
              <w:left w:w="100" w:type="dxa"/>
              <w:bottom w:w="100" w:type="dxa"/>
              <w:right w:w="100" w:type="dxa"/>
            </w:tcMar>
          </w:tcPr>
          <w:p w14:paraId="261C846B" w14:textId="77777777" w:rsidR="00530078" w:rsidRDefault="00530078" w:rsidP="002666B1">
            <w:pPr>
              <w:spacing w:after="0"/>
              <w:rPr>
                <w:color w:val="212121"/>
                <w:sz w:val="21"/>
                <w:szCs w:val="21"/>
                <w:highlight w:val="white"/>
              </w:rPr>
            </w:pPr>
            <w:r>
              <w:rPr>
                <w:color w:val="212121"/>
                <w:sz w:val="21"/>
                <w:szCs w:val="21"/>
                <w:highlight w:val="white"/>
              </w:rPr>
              <w:t>f(2,-2)=0.00292</w:t>
            </w:r>
          </w:p>
          <w:p w14:paraId="2F10B55E" w14:textId="77777777" w:rsidR="00530078" w:rsidRDefault="00530078" w:rsidP="002666B1">
            <w:pPr>
              <w:spacing w:after="0"/>
              <w:rPr>
                <w:color w:val="212121"/>
                <w:sz w:val="21"/>
                <w:szCs w:val="21"/>
                <w:highlight w:val="white"/>
              </w:rPr>
            </w:pPr>
            <w:r>
              <w:rPr>
                <w:color w:val="212121"/>
                <w:sz w:val="21"/>
                <w:szCs w:val="21"/>
                <w:highlight w:val="white"/>
              </w:rPr>
              <w:t>f(2,-1)=0.01306</w:t>
            </w:r>
          </w:p>
          <w:p w14:paraId="2F0AAF57" w14:textId="77777777" w:rsidR="00530078" w:rsidRDefault="00530078" w:rsidP="002666B1">
            <w:pPr>
              <w:spacing w:after="0"/>
              <w:rPr>
                <w:color w:val="212121"/>
                <w:sz w:val="21"/>
                <w:szCs w:val="21"/>
                <w:highlight w:val="white"/>
              </w:rPr>
            </w:pPr>
            <w:r>
              <w:rPr>
                <w:color w:val="212121"/>
                <w:sz w:val="21"/>
                <w:szCs w:val="21"/>
                <w:highlight w:val="white"/>
              </w:rPr>
              <w:t>f(2,0)=0.02154</w:t>
            </w:r>
          </w:p>
          <w:p w14:paraId="47F56E6D" w14:textId="77777777" w:rsidR="00530078" w:rsidRDefault="00530078" w:rsidP="002666B1">
            <w:pPr>
              <w:spacing w:after="0"/>
              <w:rPr>
                <w:color w:val="212121"/>
                <w:sz w:val="21"/>
                <w:szCs w:val="21"/>
                <w:highlight w:val="white"/>
              </w:rPr>
            </w:pPr>
            <w:r>
              <w:rPr>
                <w:color w:val="212121"/>
                <w:sz w:val="21"/>
                <w:szCs w:val="21"/>
                <w:highlight w:val="white"/>
              </w:rPr>
              <w:t>f(2,1)=0.01306</w:t>
            </w:r>
          </w:p>
          <w:p w14:paraId="2D9A32ED" w14:textId="77777777" w:rsidR="00530078" w:rsidRDefault="00530078" w:rsidP="002666B1">
            <w:pPr>
              <w:spacing w:after="0"/>
            </w:pPr>
            <w:r>
              <w:rPr>
                <w:color w:val="212121"/>
                <w:sz w:val="21"/>
                <w:szCs w:val="21"/>
                <w:highlight w:val="white"/>
              </w:rPr>
              <w:t>f(2,2)=0.00292</w:t>
            </w:r>
          </w:p>
        </w:tc>
      </w:tr>
    </w:tbl>
    <w:p w14:paraId="07534EB4" w14:textId="77777777" w:rsidR="003D1C72" w:rsidRDefault="003D1C72" w:rsidP="002666B1">
      <w:pPr>
        <w:spacing w:after="0"/>
      </w:pPr>
    </w:p>
    <w:p w14:paraId="21FF0797" w14:textId="179A421A" w:rsidR="003D1C72" w:rsidRPr="009E3AA2" w:rsidRDefault="00A14956" w:rsidP="002666B1">
      <w:pPr>
        <w:spacing w:after="0"/>
        <w:rPr>
          <w:rFonts w:ascii="Times New Roman" w:hAnsi="Times New Roman" w:cs="Times New Roman"/>
          <w:sz w:val="24"/>
          <w:szCs w:val="24"/>
        </w:rPr>
      </w:pPr>
      <w:r>
        <w:rPr>
          <w:rFonts w:ascii="Times New Roman" w:hAnsi="Times New Roman" w:cs="Times New Roman"/>
          <w:sz w:val="24"/>
          <w:szCs w:val="24"/>
        </w:rPr>
        <w:t>W</w:t>
      </w:r>
      <w:r w:rsidR="00E554DD" w:rsidRPr="009E3AA2">
        <w:rPr>
          <w:rFonts w:ascii="Times New Roman" w:hAnsi="Times New Roman" w:cs="Times New Roman"/>
          <w:sz w:val="24"/>
          <w:szCs w:val="24"/>
        </w:rPr>
        <w:t xml:space="preserve">hen we put the values into our kernel matrix will be like </w:t>
      </w:r>
      <w:r w:rsidR="009E3AA2" w:rsidRPr="009E3AA2">
        <w:rPr>
          <w:rFonts w:ascii="Times New Roman" w:hAnsi="Times New Roman" w:cs="Times New Roman"/>
          <w:sz w:val="24"/>
          <w:szCs w:val="24"/>
        </w:rPr>
        <w:t>this:</w:t>
      </w:r>
    </w:p>
    <w:p w14:paraId="4FD2E82C" w14:textId="42277E36" w:rsidR="003D1C72" w:rsidRDefault="003D1C72" w:rsidP="002666B1">
      <w:pPr>
        <w:spacing w:after="0"/>
      </w:pPr>
    </w:p>
    <w:p w14:paraId="6921C24A" w14:textId="5E692D93" w:rsidR="000B2F09" w:rsidRPr="00B14017" w:rsidRDefault="00041C4A" w:rsidP="002666B1">
      <w:pPr>
        <w:pStyle w:val="Caption"/>
        <w:keepNext/>
        <w:spacing w:line="276" w:lineRule="auto"/>
        <w:jc w:val="center"/>
        <w:rPr>
          <w:i w:val="0"/>
          <w:iCs w:val="0"/>
          <w:color w:val="auto"/>
          <w:sz w:val="22"/>
          <w:szCs w:val="22"/>
        </w:rPr>
      </w:pPr>
      <w:bookmarkStart w:id="66" w:name="_Toc77101276"/>
      <w:commentRangeStart w:id="67"/>
      <w:r w:rsidRPr="00B14017">
        <w:rPr>
          <w:i w:val="0"/>
          <w:iCs w:val="0"/>
          <w:color w:val="auto"/>
          <w:sz w:val="22"/>
          <w:szCs w:val="22"/>
        </w:rPr>
        <w:t xml:space="preserve">Table </w:t>
      </w:r>
      <w:r w:rsidR="002966A7" w:rsidRPr="00B14017">
        <w:rPr>
          <w:i w:val="0"/>
          <w:iCs w:val="0"/>
          <w:color w:val="auto"/>
          <w:sz w:val="22"/>
          <w:szCs w:val="22"/>
        </w:rPr>
        <w:fldChar w:fldCharType="begin"/>
      </w:r>
      <w:r w:rsidR="002966A7" w:rsidRPr="00B14017">
        <w:rPr>
          <w:i w:val="0"/>
          <w:iCs w:val="0"/>
          <w:color w:val="auto"/>
          <w:sz w:val="22"/>
          <w:szCs w:val="22"/>
        </w:rPr>
        <w:instrText xml:space="preserve"> SEQ Table \* ARABIC </w:instrText>
      </w:r>
      <w:r w:rsidR="002966A7" w:rsidRPr="00B14017">
        <w:rPr>
          <w:i w:val="0"/>
          <w:iCs w:val="0"/>
          <w:color w:val="auto"/>
          <w:sz w:val="22"/>
          <w:szCs w:val="22"/>
        </w:rPr>
        <w:fldChar w:fldCharType="separate"/>
      </w:r>
      <w:r w:rsidR="0060241E">
        <w:rPr>
          <w:i w:val="0"/>
          <w:iCs w:val="0"/>
          <w:noProof/>
          <w:color w:val="auto"/>
          <w:sz w:val="22"/>
          <w:szCs w:val="22"/>
        </w:rPr>
        <w:t>3</w:t>
      </w:r>
      <w:r w:rsidR="002966A7" w:rsidRPr="00B14017">
        <w:rPr>
          <w:i w:val="0"/>
          <w:iCs w:val="0"/>
          <w:noProof/>
          <w:color w:val="auto"/>
          <w:sz w:val="22"/>
          <w:szCs w:val="22"/>
        </w:rPr>
        <w:fldChar w:fldCharType="end"/>
      </w:r>
      <w:r w:rsidRPr="00B14017">
        <w:rPr>
          <w:i w:val="0"/>
          <w:iCs w:val="0"/>
          <w:color w:val="auto"/>
          <w:sz w:val="22"/>
          <w:szCs w:val="22"/>
        </w:rPr>
        <w:t>:</w:t>
      </w:r>
      <w:r w:rsidR="000D4944" w:rsidRPr="00B14017">
        <w:rPr>
          <w:i w:val="0"/>
          <w:iCs w:val="0"/>
          <w:color w:val="auto"/>
          <w:sz w:val="22"/>
          <w:szCs w:val="22"/>
        </w:rPr>
        <w:t xml:space="preserve"> Kernel</w:t>
      </w:r>
      <w:bookmarkEnd w:id="66"/>
      <w:commentRangeEnd w:id="67"/>
      <w:r w:rsidR="007D5B7A">
        <w:rPr>
          <w:rStyle w:val="CommentReference"/>
          <w:i w:val="0"/>
          <w:iCs w:val="0"/>
          <w:color w:val="auto"/>
        </w:rPr>
        <w:commentReference w:id="67"/>
      </w:r>
      <w:r w:rsidR="0025004C">
        <w:rPr>
          <w:i w:val="0"/>
          <w:iCs w:val="0"/>
          <w:color w:val="auto"/>
          <w:sz w:val="22"/>
          <w:szCs w:val="22"/>
        </w:rPr>
        <w:t xml:space="preserve"> Values</w:t>
      </w:r>
    </w:p>
    <w:tbl>
      <w:tblPr>
        <w:tblW w:w="0" w:type="auto"/>
        <w:jc w:val="center"/>
        <w:tblCellMar>
          <w:left w:w="70" w:type="dxa"/>
          <w:right w:w="70" w:type="dxa"/>
        </w:tblCellMar>
        <w:tblLook w:val="04A0" w:firstRow="1" w:lastRow="0" w:firstColumn="1" w:lastColumn="0" w:noHBand="0" w:noVBand="1"/>
      </w:tblPr>
      <w:tblGrid>
        <w:gridCol w:w="865"/>
        <w:gridCol w:w="865"/>
        <w:gridCol w:w="865"/>
        <w:gridCol w:w="832"/>
        <w:gridCol w:w="832"/>
      </w:tblGrid>
      <w:tr w:rsidR="00D16CC9" w:rsidRPr="004838E7" w14:paraId="59E16F4E" w14:textId="77777777" w:rsidTr="008E3772">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2776B6" w14:textId="1295E8DB"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0.0029</w:t>
            </w:r>
            <w:r w:rsidR="00530078">
              <w:rPr>
                <w:rFonts w:eastAsia="Times New Roman"/>
                <w:color w:val="000000"/>
                <w:lang w:val="en-US" w:eastAsia="tr-TR"/>
              </w:rPr>
              <w:t>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801F830" w14:textId="77777777"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0.01306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E9B1BA2"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0.02154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7FF9A8"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0.01306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9979C6"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0.00292</w:t>
            </w:r>
          </w:p>
        </w:tc>
      </w:tr>
      <w:tr w:rsidR="00D16CC9" w:rsidRPr="004838E7" w14:paraId="5B8A3DED" w14:textId="77777777" w:rsidTr="008E3772">
        <w:trPr>
          <w:trHeight w:val="416"/>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877DD07" w14:textId="77777777"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0.01306</w:t>
            </w:r>
          </w:p>
        </w:tc>
        <w:tc>
          <w:tcPr>
            <w:tcW w:w="0" w:type="auto"/>
            <w:tcBorders>
              <w:top w:val="nil"/>
              <w:left w:val="nil"/>
              <w:bottom w:val="single" w:sz="4" w:space="0" w:color="auto"/>
              <w:right w:val="single" w:sz="4" w:space="0" w:color="auto"/>
            </w:tcBorders>
            <w:shd w:val="clear" w:color="auto" w:fill="auto"/>
            <w:vAlign w:val="center"/>
            <w:hideMark/>
          </w:tcPr>
          <w:p w14:paraId="69671947" w14:textId="69A93F75"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0.0585</w:t>
            </w:r>
            <w:r w:rsidR="00530078">
              <w:rPr>
                <w:rFonts w:eastAsia="Times New Roman"/>
                <w:color w:val="000000"/>
                <w:lang w:val="en-US" w:eastAsia="tr-TR"/>
              </w:rPr>
              <w:t>5</w:t>
            </w:r>
          </w:p>
        </w:tc>
        <w:tc>
          <w:tcPr>
            <w:tcW w:w="0" w:type="auto"/>
            <w:tcBorders>
              <w:top w:val="nil"/>
              <w:left w:val="nil"/>
              <w:bottom w:val="single" w:sz="4" w:space="0" w:color="auto"/>
              <w:right w:val="single" w:sz="4" w:space="0" w:color="auto"/>
            </w:tcBorders>
            <w:shd w:val="clear" w:color="auto" w:fill="auto"/>
            <w:vAlign w:val="center"/>
            <w:hideMark/>
          </w:tcPr>
          <w:p w14:paraId="33419A6D"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0.09653</w:t>
            </w:r>
          </w:p>
        </w:tc>
        <w:tc>
          <w:tcPr>
            <w:tcW w:w="0" w:type="auto"/>
            <w:tcBorders>
              <w:top w:val="nil"/>
              <w:left w:val="nil"/>
              <w:bottom w:val="single" w:sz="4" w:space="0" w:color="auto"/>
              <w:right w:val="single" w:sz="4" w:space="0" w:color="auto"/>
            </w:tcBorders>
            <w:shd w:val="clear" w:color="auto" w:fill="auto"/>
            <w:vAlign w:val="center"/>
            <w:hideMark/>
          </w:tcPr>
          <w:p w14:paraId="76CE1512"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0.05855</w:t>
            </w:r>
          </w:p>
        </w:tc>
        <w:tc>
          <w:tcPr>
            <w:tcW w:w="0" w:type="auto"/>
            <w:tcBorders>
              <w:top w:val="nil"/>
              <w:left w:val="nil"/>
              <w:bottom w:val="single" w:sz="4" w:space="0" w:color="auto"/>
              <w:right w:val="single" w:sz="4" w:space="0" w:color="auto"/>
            </w:tcBorders>
            <w:shd w:val="clear" w:color="auto" w:fill="auto"/>
            <w:vAlign w:val="center"/>
            <w:hideMark/>
          </w:tcPr>
          <w:p w14:paraId="5B0B4CB2"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0.01306</w:t>
            </w:r>
          </w:p>
        </w:tc>
      </w:tr>
      <w:tr w:rsidR="00D16CC9" w:rsidRPr="004838E7" w14:paraId="0908EF61" w14:textId="77777777" w:rsidTr="008E3772">
        <w:trPr>
          <w:trHeight w:val="416"/>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769133" w14:textId="182E257F"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0.0215</w:t>
            </w:r>
            <w:r w:rsidR="00530078">
              <w:rPr>
                <w:rFonts w:eastAsia="Times New Roman"/>
                <w:color w:val="000000"/>
                <w:lang w:val="en-US" w:eastAsia="tr-TR"/>
              </w:rPr>
              <w:t>4</w:t>
            </w:r>
          </w:p>
        </w:tc>
        <w:tc>
          <w:tcPr>
            <w:tcW w:w="0" w:type="auto"/>
            <w:tcBorders>
              <w:top w:val="nil"/>
              <w:left w:val="nil"/>
              <w:bottom w:val="single" w:sz="4" w:space="0" w:color="auto"/>
              <w:right w:val="single" w:sz="4" w:space="0" w:color="auto"/>
            </w:tcBorders>
            <w:shd w:val="clear" w:color="auto" w:fill="auto"/>
            <w:vAlign w:val="center"/>
            <w:hideMark/>
          </w:tcPr>
          <w:p w14:paraId="1CAD4525" w14:textId="77777777"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0.09653</w:t>
            </w:r>
          </w:p>
        </w:tc>
        <w:tc>
          <w:tcPr>
            <w:tcW w:w="0" w:type="auto"/>
            <w:tcBorders>
              <w:top w:val="nil"/>
              <w:left w:val="nil"/>
              <w:bottom w:val="single" w:sz="4" w:space="0" w:color="auto"/>
              <w:right w:val="single" w:sz="4" w:space="0" w:color="auto"/>
            </w:tcBorders>
            <w:shd w:val="clear" w:color="auto" w:fill="auto"/>
            <w:vAlign w:val="center"/>
            <w:hideMark/>
          </w:tcPr>
          <w:p w14:paraId="3E425A55" w14:textId="77777777"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0.15915</w:t>
            </w:r>
          </w:p>
        </w:tc>
        <w:tc>
          <w:tcPr>
            <w:tcW w:w="0" w:type="auto"/>
            <w:tcBorders>
              <w:top w:val="nil"/>
              <w:left w:val="nil"/>
              <w:bottom w:val="single" w:sz="4" w:space="0" w:color="auto"/>
              <w:right w:val="single" w:sz="4" w:space="0" w:color="auto"/>
            </w:tcBorders>
            <w:shd w:val="clear" w:color="auto" w:fill="auto"/>
            <w:vAlign w:val="center"/>
            <w:hideMark/>
          </w:tcPr>
          <w:p w14:paraId="12904A12"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0.09653</w:t>
            </w:r>
          </w:p>
        </w:tc>
        <w:tc>
          <w:tcPr>
            <w:tcW w:w="0" w:type="auto"/>
            <w:tcBorders>
              <w:top w:val="nil"/>
              <w:left w:val="nil"/>
              <w:bottom w:val="single" w:sz="4" w:space="0" w:color="auto"/>
              <w:right w:val="single" w:sz="4" w:space="0" w:color="auto"/>
            </w:tcBorders>
            <w:shd w:val="clear" w:color="auto" w:fill="auto"/>
            <w:vAlign w:val="center"/>
            <w:hideMark/>
          </w:tcPr>
          <w:p w14:paraId="44764A30"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0.02154</w:t>
            </w:r>
          </w:p>
        </w:tc>
      </w:tr>
      <w:tr w:rsidR="00D16CC9" w:rsidRPr="004838E7" w14:paraId="1EA3E882" w14:textId="77777777" w:rsidTr="008E3772">
        <w:trPr>
          <w:trHeight w:val="416"/>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D40AD8" w14:textId="77777777"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0.01306</w:t>
            </w:r>
          </w:p>
        </w:tc>
        <w:tc>
          <w:tcPr>
            <w:tcW w:w="0" w:type="auto"/>
            <w:tcBorders>
              <w:top w:val="nil"/>
              <w:left w:val="nil"/>
              <w:bottom w:val="single" w:sz="4" w:space="0" w:color="auto"/>
              <w:right w:val="single" w:sz="4" w:space="0" w:color="auto"/>
            </w:tcBorders>
            <w:shd w:val="clear" w:color="auto" w:fill="auto"/>
            <w:vAlign w:val="center"/>
            <w:hideMark/>
          </w:tcPr>
          <w:p w14:paraId="7FB0D98E" w14:textId="6584AB11"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0.0585</w:t>
            </w:r>
            <w:r w:rsidR="00530078">
              <w:rPr>
                <w:rFonts w:eastAsia="Times New Roman"/>
                <w:color w:val="000000"/>
                <w:lang w:val="en-US" w:eastAsia="tr-TR"/>
              </w:rPr>
              <w:t>5</w:t>
            </w:r>
          </w:p>
        </w:tc>
        <w:tc>
          <w:tcPr>
            <w:tcW w:w="0" w:type="auto"/>
            <w:tcBorders>
              <w:top w:val="nil"/>
              <w:left w:val="nil"/>
              <w:bottom w:val="single" w:sz="4" w:space="0" w:color="auto"/>
              <w:right w:val="single" w:sz="4" w:space="0" w:color="auto"/>
            </w:tcBorders>
            <w:shd w:val="clear" w:color="auto" w:fill="auto"/>
            <w:vAlign w:val="center"/>
            <w:hideMark/>
          </w:tcPr>
          <w:p w14:paraId="3E971BAA"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0.09653</w:t>
            </w:r>
          </w:p>
        </w:tc>
        <w:tc>
          <w:tcPr>
            <w:tcW w:w="0" w:type="auto"/>
            <w:tcBorders>
              <w:top w:val="nil"/>
              <w:left w:val="nil"/>
              <w:bottom w:val="single" w:sz="4" w:space="0" w:color="auto"/>
              <w:right w:val="single" w:sz="4" w:space="0" w:color="auto"/>
            </w:tcBorders>
            <w:shd w:val="clear" w:color="auto" w:fill="auto"/>
            <w:vAlign w:val="center"/>
            <w:hideMark/>
          </w:tcPr>
          <w:p w14:paraId="460D24FF"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0.05855</w:t>
            </w:r>
          </w:p>
        </w:tc>
        <w:tc>
          <w:tcPr>
            <w:tcW w:w="0" w:type="auto"/>
            <w:tcBorders>
              <w:top w:val="nil"/>
              <w:left w:val="nil"/>
              <w:bottom w:val="single" w:sz="4" w:space="0" w:color="auto"/>
              <w:right w:val="single" w:sz="4" w:space="0" w:color="auto"/>
            </w:tcBorders>
            <w:shd w:val="clear" w:color="auto" w:fill="auto"/>
            <w:vAlign w:val="center"/>
            <w:hideMark/>
          </w:tcPr>
          <w:p w14:paraId="0151151F"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0.01306</w:t>
            </w:r>
          </w:p>
        </w:tc>
      </w:tr>
      <w:tr w:rsidR="00D16CC9" w:rsidRPr="004838E7" w14:paraId="6D9A465F" w14:textId="77777777" w:rsidTr="008E3772">
        <w:trPr>
          <w:trHeight w:val="424"/>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1B7715" w14:textId="55918257"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0.0029</w:t>
            </w:r>
            <w:r w:rsidR="00530078">
              <w:rPr>
                <w:rFonts w:eastAsia="Times New Roman"/>
                <w:color w:val="000000"/>
                <w:lang w:val="en-US" w:eastAsia="tr-TR"/>
              </w:rPr>
              <w:t>2</w:t>
            </w:r>
          </w:p>
        </w:tc>
        <w:tc>
          <w:tcPr>
            <w:tcW w:w="0" w:type="auto"/>
            <w:tcBorders>
              <w:top w:val="nil"/>
              <w:left w:val="nil"/>
              <w:bottom w:val="single" w:sz="4" w:space="0" w:color="auto"/>
              <w:right w:val="single" w:sz="4" w:space="0" w:color="auto"/>
            </w:tcBorders>
            <w:shd w:val="clear" w:color="auto" w:fill="auto"/>
            <w:vAlign w:val="center"/>
            <w:hideMark/>
          </w:tcPr>
          <w:p w14:paraId="65B413EA" w14:textId="77777777" w:rsidR="00D16CC9" w:rsidRPr="004838E7" w:rsidRDefault="00D16CC9" w:rsidP="002666B1">
            <w:pPr>
              <w:spacing w:after="0"/>
              <w:jc w:val="center"/>
              <w:rPr>
                <w:rFonts w:eastAsia="Times New Roman"/>
                <w:color w:val="000000"/>
                <w:lang w:eastAsia="tr-TR"/>
              </w:rPr>
            </w:pPr>
            <w:r w:rsidRPr="004838E7">
              <w:rPr>
                <w:rFonts w:eastAsia="Times New Roman"/>
                <w:color w:val="000000"/>
                <w:lang w:val="en-US" w:eastAsia="tr-TR"/>
              </w:rPr>
              <w:t>0.01306</w:t>
            </w:r>
          </w:p>
        </w:tc>
        <w:tc>
          <w:tcPr>
            <w:tcW w:w="0" w:type="auto"/>
            <w:tcBorders>
              <w:top w:val="nil"/>
              <w:left w:val="nil"/>
              <w:bottom w:val="single" w:sz="4" w:space="0" w:color="auto"/>
              <w:right w:val="single" w:sz="4" w:space="0" w:color="auto"/>
            </w:tcBorders>
            <w:shd w:val="clear" w:color="auto" w:fill="auto"/>
            <w:vAlign w:val="center"/>
            <w:hideMark/>
          </w:tcPr>
          <w:p w14:paraId="486CF1CE"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0.02154</w:t>
            </w:r>
          </w:p>
        </w:tc>
        <w:tc>
          <w:tcPr>
            <w:tcW w:w="0" w:type="auto"/>
            <w:tcBorders>
              <w:top w:val="nil"/>
              <w:left w:val="nil"/>
              <w:bottom w:val="single" w:sz="4" w:space="0" w:color="auto"/>
              <w:right w:val="single" w:sz="4" w:space="0" w:color="auto"/>
            </w:tcBorders>
            <w:shd w:val="clear" w:color="auto" w:fill="auto"/>
            <w:vAlign w:val="center"/>
            <w:hideMark/>
          </w:tcPr>
          <w:p w14:paraId="16853C50"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0.01306</w:t>
            </w:r>
          </w:p>
        </w:tc>
        <w:tc>
          <w:tcPr>
            <w:tcW w:w="0" w:type="auto"/>
            <w:tcBorders>
              <w:top w:val="nil"/>
              <w:left w:val="nil"/>
              <w:bottom w:val="single" w:sz="4" w:space="0" w:color="auto"/>
              <w:right w:val="single" w:sz="4" w:space="0" w:color="auto"/>
            </w:tcBorders>
            <w:shd w:val="clear" w:color="auto" w:fill="auto"/>
            <w:vAlign w:val="center"/>
            <w:hideMark/>
          </w:tcPr>
          <w:p w14:paraId="10677FB0" w14:textId="77777777" w:rsidR="00D16CC9" w:rsidRPr="004838E7" w:rsidRDefault="00D16CC9" w:rsidP="002666B1">
            <w:pPr>
              <w:spacing w:after="0"/>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0.00292</w:t>
            </w:r>
          </w:p>
        </w:tc>
      </w:tr>
    </w:tbl>
    <w:p w14:paraId="0492B6BC" w14:textId="597E075E" w:rsidR="003D1C72" w:rsidRDefault="003D1C72" w:rsidP="002666B1">
      <w:pPr>
        <w:spacing w:after="0"/>
      </w:pPr>
    </w:p>
    <w:p w14:paraId="0B78FCBA" w14:textId="5C7746D3" w:rsidR="003D1C72" w:rsidRPr="009E3AA2" w:rsidRDefault="00E554DD" w:rsidP="002666B1">
      <w:pPr>
        <w:spacing w:after="0"/>
        <w:ind w:firstLine="720"/>
        <w:jc w:val="both"/>
        <w:rPr>
          <w:rFonts w:ascii="Times New Roman" w:hAnsi="Times New Roman" w:cs="Times New Roman"/>
          <w:sz w:val="24"/>
          <w:szCs w:val="24"/>
        </w:rPr>
      </w:pPr>
      <w:r w:rsidRPr="009E3AA2">
        <w:rPr>
          <w:rFonts w:ascii="Times New Roman" w:hAnsi="Times New Roman" w:cs="Times New Roman"/>
          <w:sz w:val="24"/>
          <w:szCs w:val="24"/>
        </w:rPr>
        <w:t xml:space="preserve">This is our kernel. When we look at </w:t>
      </w:r>
      <w:r w:rsidR="0093778E">
        <w:rPr>
          <w:rFonts w:ascii="Times New Roman" w:hAnsi="Times New Roman" w:cs="Times New Roman"/>
          <w:sz w:val="24"/>
          <w:szCs w:val="24"/>
        </w:rPr>
        <w:t>the table</w:t>
      </w:r>
      <w:r w:rsidRPr="009E3AA2">
        <w:rPr>
          <w:rFonts w:ascii="Times New Roman" w:hAnsi="Times New Roman" w:cs="Times New Roman"/>
          <w:sz w:val="24"/>
          <w:szCs w:val="24"/>
        </w:rPr>
        <w:t xml:space="preserve"> we can see that the center value</w:t>
      </w:r>
      <w:r w:rsidR="0093778E">
        <w:rPr>
          <w:rFonts w:ascii="Times New Roman" w:hAnsi="Times New Roman" w:cs="Times New Roman"/>
          <w:sz w:val="24"/>
          <w:szCs w:val="24"/>
        </w:rPr>
        <w:t xml:space="preserve">s, for instance </w:t>
      </w:r>
      <w:r w:rsidRPr="009E3AA2">
        <w:rPr>
          <w:rFonts w:ascii="Times New Roman" w:hAnsi="Times New Roman" w:cs="Times New Roman"/>
          <w:sz w:val="24"/>
          <w:szCs w:val="24"/>
        </w:rPr>
        <w:t>f(0,0)=0.15915</w:t>
      </w:r>
      <w:r w:rsidR="0093778E">
        <w:rPr>
          <w:rFonts w:ascii="Times New Roman" w:hAnsi="Times New Roman" w:cs="Times New Roman"/>
          <w:sz w:val="24"/>
          <w:szCs w:val="24"/>
        </w:rPr>
        <w:t>,</w:t>
      </w:r>
      <w:r w:rsidRPr="009E3AA2">
        <w:rPr>
          <w:rFonts w:ascii="Times New Roman" w:hAnsi="Times New Roman" w:cs="Times New Roman"/>
          <w:sz w:val="24"/>
          <w:szCs w:val="24"/>
        </w:rPr>
        <w:t xml:space="preserve"> is the highest value. It is expected </w:t>
      </w:r>
      <w:r w:rsidR="0093778E">
        <w:rPr>
          <w:rFonts w:ascii="Times New Roman" w:hAnsi="Times New Roman" w:cs="Times New Roman"/>
          <w:sz w:val="24"/>
          <w:szCs w:val="24"/>
        </w:rPr>
        <w:t xml:space="preserve">because </w:t>
      </w:r>
      <w:r w:rsidRPr="009E3AA2">
        <w:rPr>
          <w:rFonts w:ascii="Times New Roman" w:hAnsi="Times New Roman" w:cs="Times New Roman"/>
          <w:sz w:val="24"/>
          <w:szCs w:val="24"/>
        </w:rPr>
        <w:t xml:space="preserve">the gaussian function has the greatest value in the center. </w:t>
      </w:r>
      <w:r w:rsidR="0093778E">
        <w:rPr>
          <w:rFonts w:ascii="Times New Roman" w:hAnsi="Times New Roman" w:cs="Times New Roman"/>
          <w:sz w:val="24"/>
          <w:szCs w:val="24"/>
        </w:rPr>
        <w:t>W</w:t>
      </w:r>
      <w:r w:rsidRPr="009E3AA2">
        <w:rPr>
          <w:rFonts w:ascii="Times New Roman" w:hAnsi="Times New Roman" w:cs="Times New Roman"/>
          <w:sz w:val="24"/>
          <w:szCs w:val="24"/>
        </w:rPr>
        <w:t xml:space="preserve">hen </w:t>
      </w:r>
      <w:r w:rsidRPr="00F3544F">
        <w:rPr>
          <w:rFonts w:ascii="Times New Roman" w:hAnsi="Times New Roman" w:cs="Times New Roman"/>
          <w:b/>
          <w:i/>
          <w:sz w:val="24"/>
          <w:szCs w:val="24"/>
        </w:rPr>
        <w:t>x</w:t>
      </w:r>
      <w:r w:rsidRPr="00F3544F">
        <w:rPr>
          <w:rFonts w:ascii="Times New Roman" w:hAnsi="Times New Roman" w:cs="Times New Roman"/>
          <w:b/>
          <w:sz w:val="24"/>
          <w:szCs w:val="24"/>
        </w:rPr>
        <w:t xml:space="preserve"> </w:t>
      </w:r>
      <w:r w:rsidRPr="009E3AA2">
        <w:rPr>
          <w:rFonts w:ascii="Times New Roman" w:hAnsi="Times New Roman" w:cs="Times New Roman"/>
          <w:sz w:val="24"/>
          <w:szCs w:val="24"/>
        </w:rPr>
        <w:t xml:space="preserve">and </w:t>
      </w:r>
      <w:r w:rsidRPr="00F3544F">
        <w:rPr>
          <w:rFonts w:ascii="Times New Roman" w:hAnsi="Times New Roman" w:cs="Times New Roman"/>
          <w:b/>
          <w:i/>
          <w:sz w:val="24"/>
          <w:szCs w:val="24"/>
        </w:rPr>
        <w:t>y</w:t>
      </w:r>
      <w:r w:rsidRPr="009E3AA2">
        <w:rPr>
          <w:rFonts w:ascii="Times New Roman" w:hAnsi="Times New Roman" w:cs="Times New Roman"/>
          <w:sz w:val="24"/>
          <w:szCs w:val="24"/>
        </w:rPr>
        <w:t xml:space="preserve"> become zero, the 2</w:t>
      </w:r>
      <w:r w:rsidR="007248B8">
        <w:rPr>
          <w:rFonts w:ascii="Times New Roman" w:hAnsi="Times New Roman" w:cs="Times New Roman"/>
          <w:sz w:val="24"/>
          <w:szCs w:val="24"/>
        </w:rPr>
        <w:t>D</w:t>
      </w:r>
      <w:r w:rsidRPr="009E3AA2">
        <w:rPr>
          <w:rFonts w:ascii="Times New Roman" w:hAnsi="Times New Roman" w:cs="Times New Roman"/>
          <w:sz w:val="24"/>
          <w:szCs w:val="24"/>
        </w:rPr>
        <w:t xml:space="preserve"> </w:t>
      </w:r>
      <w:r w:rsidR="007248B8">
        <w:rPr>
          <w:rFonts w:ascii="Times New Roman" w:hAnsi="Times New Roman" w:cs="Times New Roman"/>
          <w:sz w:val="24"/>
          <w:szCs w:val="24"/>
        </w:rPr>
        <w:t>G</w:t>
      </w:r>
      <w:r w:rsidRPr="009E3AA2">
        <w:rPr>
          <w:rFonts w:ascii="Times New Roman" w:hAnsi="Times New Roman" w:cs="Times New Roman"/>
          <w:sz w:val="24"/>
          <w:szCs w:val="24"/>
        </w:rPr>
        <w:t>aussian equation becomes highest. In addition to this</w:t>
      </w:r>
      <w:r w:rsidR="0093778E">
        <w:rPr>
          <w:rFonts w:ascii="Times New Roman" w:hAnsi="Times New Roman" w:cs="Times New Roman"/>
          <w:sz w:val="24"/>
          <w:szCs w:val="24"/>
        </w:rPr>
        <w:t>,</w:t>
      </w:r>
      <w:r w:rsidRPr="009E3AA2">
        <w:rPr>
          <w:rFonts w:ascii="Times New Roman" w:hAnsi="Times New Roman" w:cs="Times New Roman"/>
          <w:sz w:val="24"/>
          <w:szCs w:val="24"/>
        </w:rPr>
        <w:t xml:space="preserve"> the corner values</w:t>
      </w:r>
      <w:r w:rsidR="0093778E">
        <w:rPr>
          <w:rFonts w:ascii="Times New Roman" w:hAnsi="Times New Roman" w:cs="Times New Roman"/>
          <w:sz w:val="24"/>
          <w:szCs w:val="24"/>
        </w:rPr>
        <w:t xml:space="preserve">,like </w:t>
      </w:r>
      <w:r w:rsidR="0093778E" w:rsidRPr="009E3AA2">
        <w:rPr>
          <w:rFonts w:ascii="Times New Roman" w:hAnsi="Times New Roman" w:cs="Times New Roman"/>
          <w:sz w:val="24"/>
          <w:szCs w:val="24"/>
        </w:rPr>
        <w:t>f(</w:t>
      </w:r>
      <w:r w:rsidR="0093778E">
        <w:rPr>
          <w:rFonts w:ascii="Times New Roman" w:hAnsi="Times New Roman" w:cs="Times New Roman"/>
          <w:sz w:val="24"/>
          <w:szCs w:val="24"/>
        </w:rPr>
        <w:t>-2</w:t>
      </w:r>
      <w:r w:rsidR="0093778E" w:rsidRPr="009E3AA2">
        <w:rPr>
          <w:rFonts w:ascii="Times New Roman" w:hAnsi="Times New Roman" w:cs="Times New Roman"/>
          <w:sz w:val="24"/>
          <w:szCs w:val="24"/>
        </w:rPr>
        <w:t>,</w:t>
      </w:r>
      <w:r w:rsidR="0093778E">
        <w:rPr>
          <w:rFonts w:ascii="Times New Roman" w:hAnsi="Times New Roman" w:cs="Times New Roman"/>
          <w:sz w:val="24"/>
          <w:szCs w:val="24"/>
        </w:rPr>
        <w:t>-2</w:t>
      </w:r>
      <w:r w:rsidR="0093778E" w:rsidRPr="009E3AA2">
        <w:rPr>
          <w:rFonts w:ascii="Times New Roman" w:hAnsi="Times New Roman" w:cs="Times New Roman"/>
          <w:sz w:val="24"/>
          <w:szCs w:val="24"/>
        </w:rPr>
        <w:t>)=0.</w:t>
      </w:r>
      <w:r w:rsidR="0093778E">
        <w:rPr>
          <w:rFonts w:ascii="Times New Roman" w:hAnsi="Times New Roman" w:cs="Times New Roman"/>
          <w:sz w:val="24"/>
          <w:szCs w:val="24"/>
        </w:rPr>
        <w:t>00292,</w:t>
      </w:r>
      <w:r w:rsidRPr="009E3AA2">
        <w:rPr>
          <w:rFonts w:ascii="Times New Roman" w:hAnsi="Times New Roman" w:cs="Times New Roman"/>
          <w:sz w:val="24"/>
          <w:szCs w:val="24"/>
        </w:rPr>
        <w:t xml:space="preserve"> are the minimum as expected</w:t>
      </w:r>
      <w:r w:rsidR="0093778E">
        <w:rPr>
          <w:rFonts w:ascii="Times New Roman" w:hAnsi="Times New Roman" w:cs="Times New Roman"/>
          <w:sz w:val="24"/>
          <w:szCs w:val="24"/>
        </w:rPr>
        <w:t xml:space="preserve"> again. W</w:t>
      </w:r>
      <w:r w:rsidR="0093778E" w:rsidRPr="009E3AA2">
        <w:rPr>
          <w:rFonts w:ascii="Times New Roman" w:hAnsi="Times New Roman" w:cs="Times New Roman"/>
          <w:sz w:val="24"/>
          <w:szCs w:val="24"/>
        </w:rPr>
        <w:t xml:space="preserve">hen </w:t>
      </w:r>
      <w:r w:rsidR="0093778E" w:rsidRPr="00F3544F">
        <w:rPr>
          <w:rFonts w:ascii="Times New Roman" w:hAnsi="Times New Roman" w:cs="Times New Roman"/>
          <w:b/>
          <w:i/>
          <w:sz w:val="24"/>
          <w:szCs w:val="24"/>
        </w:rPr>
        <w:t>x</w:t>
      </w:r>
      <w:r w:rsidR="0093778E" w:rsidRPr="00F3544F">
        <w:rPr>
          <w:rFonts w:ascii="Times New Roman" w:hAnsi="Times New Roman" w:cs="Times New Roman"/>
          <w:b/>
          <w:sz w:val="24"/>
          <w:szCs w:val="24"/>
        </w:rPr>
        <w:t xml:space="preserve"> </w:t>
      </w:r>
      <w:r w:rsidR="0093778E" w:rsidRPr="009E3AA2">
        <w:rPr>
          <w:rFonts w:ascii="Times New Roman" w:hAnsi="Times New Roman" w:cs="Times New Roman"/>
          <w:sz w:val="24"/>
          <w:szCs w:val="24"/>
        </w:rPr>
        <w:t xml:space="preserve">and </w:t>
      </w:r>
      <w:r w:rsidR="0093778E" w:rsidRPr="00F3544F">
        <w:rPr>
          <w:rFonts w:ascii="Times New Roman" w:hAnsi="Times New Roman" w:cs="Times New Roman"/>
          <w:b/>
          <w:i/>
          <w:sz w:val="24"/>
          <w:szCs w:val="24"/>
        </w:rPr>
        <w:t>y</w:t>
      </w:r>
      <w:r w:rsidR="0093778E" w:rsidRPr="009E3AA2">
        <w:rPr>
          <w:rFonts w:ascii="Times New Roman" w:hAnsi="Times New Roman" w:cs="Times New Roman"/>
          <w:sz w:val="24"/>
          <w:szCs w:val="24"/>
        </w:rPr>
        <w:t xml:space="preserve"> </w:t>
      </w:r>
      <w:r w:rsidR="0093778E">
        <w:rPr>
          <w:rFonts w:ascii="Times New Roman" w:hAnsi="Times New Roman" w:cs="Times New Roman"/>
          <w:sz w:val="24"/>
          <w:szCs w:val="24"/>
        </w:rPr>
        <w:t xml:space="preserve">become “-2,-2”, </w:t>
      </w:r>
      <w:r w:rsidR="0093778E" w:rsidRPr="009E3AA2">
        <w:rPr>
          <w:rFonts w:ascii="Times New Roman" w:hAnsi="Times New Roman" w:cs="Times New Roman"/>
          <w:sz w:val="24"/>
          <w:szCs w:val="24"/>
        </w:rPr>
        <w:t>2</w:t>
      </w:r>
      <w:r w:rsidR="0093778E">
        <w:rPr>
          <w:rFonts w:ascii="Times New Roman" w:hAnsi="Times New Roman" w:cs="Times New Roman"/>
          <w:sz w:val="24"/>
          <w:szCs w:val="24"/>
        </w:rPr>
        <w:t>D</w:t>
      </w:r>
      <w:r w:rsidR="0093778E" w:rsidRPr="009E3AA2">
        <w:rPr>
          <w:rFonts w:ascii="Times New Roman" w:hAnsi="Times New Roman" w:cs="Times New Roman"/>
          <w:sz w:val="24"/>
          <w:szCs w:val="24"/>
        </w:rPr>
        <w:t xml:space="preserve"> </w:t>
      </w:r>
      <w:r w:rsidR="0093778E">
        <w:rPr>
          <w:rFonts w:ascii="Times New Roman" w:hAnsi="Times New Roman" w:cs="Times New Roman"/>
          <w:sz w:val="24"/>
          <w:szCs w:val="24"/>
        </w:rPr>
        <w:t>G</w:t>
      </w:r>
      <w:r w:rsidR="0093778E" w:rsidRPr="009E3AA2">
        <w:rPr>
          <w:rFonts w:ascii="Times New Roman" w:hAnsi="Times New Roman" w:cs="Times New Roman"/>
          <w:sz w:val="24"/>
          <w:szCs w:val="24"/>
        </w:rPr>
        <w:t xml:space="preserve">aussian equation becomes </w:t>
      </w:r>
      <w:r w:rsidR="0093778E">
        <w:rPr>
          <w:rFonts w:ascii="Times New Roman" w:hAnsi="Times New Roman" w:cs="Times New Roman"/>
          <w:sz w:val="24"/>
          <w:szCs w:val="24"/>
        </w:rPr>
        <w:t>lower than before.</w:t>
      </w:r>
    </w:p>
    <w:p w14:paraId="580F30DD" w14:textId="635FB0B9" w:rsidR="003D1C72" w:rsidRPr="009E3AA2" w:rsidRDefault="003D1C72" w:rsidP="002666B1">
      <w:pPr>
        <w:spacing w:after="0"/>
        <w:jc w:val="both"/>
        <w:rPr>
          <w:rFonts w:ascii="Times New Roman" w:hAnsi="Times New Roman" w:cs="Times New Roman"/>
          <w:sz w:val="24"/>
          <w:szCs w:val="24"/>
        </w:rPr>
      </w:pPr>
    </w:p>
    <w:p w14:paraId="59D27DA1" w14:textId="0A771552" w:rsidR="003D1C72" w:rsidRDefault="00E554DD" w:rsidP="002666B1">
      <w:pPr>
        <w:spacing w:after="0"/>
        <w:ind w:firstLine="720"/>
        <w:jc w:val="both"/>
        <w:rPr>
          <w:rFonts w:ascii="Times New Roman" w:hAnsi="Times New Roman" w:cs="Times New Roman"/>
          <w:color w:val="212121"/>
          <w:sz w:val="24"/>
          <w:szCs w:val="24"/>
        </w:rPr>
      </w:pPr>
      <w:r w:rsidRPr="009E3AA2">
        <w:rPr>
          <w:rFonts w:ascii="Times New Roman" w:hAnsi="Times New Roman" w:cs="Times New Roman"/>
          <w:sz w:val="24"/>
          <w:szCs w:val="24"/>
        </w:rPr>
        <w:t>The sum of our karnel</w:t>
      </w:r>
      <w:r w:rsidR="005948B5">
        <w:rPr>
          <w:rFonts w:ascii="Times New Roman" w:hAnsi="Times New Roman" w:cs="Times New Roman"/>
          <w:sz w:val="24"/>
          <w:szCs w:val="24"/>
        </w:rPr>
        <w:t xml:space="preserve"> </w:t>
      </w:r>
      <w:r w:rsidRPr="009E3AA2">
        <w:rPr>
          <w:rFonts w:ascii="Times New Roman" w:hAnsi="Times New Roman" w:cs="Times New Roman"/>
          <w:sz w:val="24"/>
          <w:szCs w:val="24"/>
        </w:rPr>
        <w:t xml:space="preserve">values is </w:t>
      </w:r>
      <w:r w:rsidRPr="009E3AA2">
        <w:rPr>
          <w:rFonts w:ascii="Times New Roman" w:hAnsi="Times New Roman" w:cs="Times New Roman"/>
          <w:color w:val="212121"/>
          <w:sz w:val="24"/>
          <w:szCs w:val="24"/>
          <w:highlight w:val="white"/>
        </w:rPr>
        <w:t xml:space="preserve">0.98179. </w:t>
      </w:r>
      <w:r w:rsidR="005948B5">
        <w:rPr>
          <w:rFonts w:ascii="Times New Roman" w:hAnsi="Times New Roman" w:cs="Times New Roman"/>
          <w:sz w:val="24"/>
          <w:szCs w:val="24"/>
        </w:rPr>
        <w:t xml:space="preserve">Ideally our sum of kernel should be “1” instead of “0.981”. Since we round results and use 5x5 kernel instead of infinite kernel, sum of our kernel value is “0.981” instead of “1”. </w:t>
      </w:r>
      <w:r w:rsidRPr="009E3AA2">
        <w:rPr>
          <w:rFonts w:ascii="Times New Roman" w:hAnsi="Times New Roman" w:cs="Times New Roman"/>
          <w:color w:val="212121"/>
          <w:sz w:val="24"/>
          <w:szCs w:val="24"/>
          <w:highlight w:val="white"/>
        </w:rPr>
        <w:t>Therefore in the end we need to divide our result to this number.</w:t>
      </w:r>
      <w:r w:rsidR="005948B5" w:rsidRPr="005948B5">
        <w:rPr>
          <w:rFonts w:ascii="Times New Roman" w:hAnsi="Times New Roman" w:cs="Times New Roman"/>
          <w:sz w:val="24"/>
          <w:szCs w:val="24"/>
        </w:rPr>
        <w:t xml:space="preserve"> </w:t>
      </w:r>
      <w:r w:rsidR="005948B5" w:rsidRPr="009E3AA2">
        <w:rPr>
          <w:rFonts w:ascii="Times New Roman" w:hAnsi="Times New Roman" w:cs="Times New Roman"/>
          <w:sz w:val="24"/>
          <w:szCs w:val="24"/>
        </w:rPr>
        <w:t xml:space="preserve">We </w:t>
      </w:r>
      <w:r w:rsidR="005948B5">
        <w:rPr>
          <w:rFonts w:ascii="Times New Roman" w:hAnsi="Times New Roman" w:cs="Times New Roman"/>
          <w:sz w:val="24"/>
          <w:szCs w:val="24"/>
        </w:rPr>
        <w:t>will do</w:t>
      </w:r>
      <w:r w:rsidR="005948B5" w:rsidRPr="009E3AA2">
        <w:rPr>
          <w:rFonts w:ascii="Times New Roman" w:hAnsi="Times New Roman" w:cs="Times New Roman"/>
          <w:sz w:val="24"/>
          <w:szCs w:val="24"/>
        </w:rPr>
        <w:t xml:space="preserve"> this process because otherwise our results would be out of scale.</w:t>
      </w:r>
    </w:p>
    <w:p w14:paraId="7B2A602D" w14:textId="77777777" w:rsidR="00D16CC9" w:rsidRDefault="00D16CC9" w:rsidP="002666B1">
      <w:pPr>
        <w:spacing w:after="0"/>
      </w:pPr>
    </w:p>
    <w:p w14:paraId="23B8A49F" w14:textId="030D1E37" w:rsidR="003D1C72" w:rsidRPr="0093778E" w:rsidRDefault="00E81F7B" w:rsidP="002666B1">
      <w:pPr>
        <w:pStyle w:val="ListParagraph"/>
        <w:numPr>
          <w:ilvl w:val="1"/>
          <w:numId w:val="8"/>
        </w:numPr>
        <w:pBdr>
          <w:top w:val="nil"/>
          <w:left w:val="nil"/>
          <w:bottom w:val="nil"/>
          <w:right w:val="nil"/>
          <w:between w:val="nil"/>
        </w:pBdr>
        <w:spacing w:after="0"/>
        <w:rPr>
          <w:rFonts w:ascii="Times New Roman" w:hAnsi="Times New Roman" w:cs="Times New Roman"/>
          <w:b/>
          <w:color w:val="000000"/>
          <w:sz w:val="24"/>
          <w:szCs w:val="24"/>
        </w:rPr>
      </w:pPr>
      <w:r w:rsidRPr="0093778E">
        <w:rPr>
          <w:rFonts w:ascii="Times New Roman" w:hAnsi="Times New Roman" w:cs="Times New Roman"/>
          <w:b/>
          <w:color w:val="000000"/>
          <w:sz w:val="24"/>
          <w:szCs w:val="24"/>
        </w:rPr>
        <w:t>C</w:t>
      </w:r>
      <w:r w:rsidR="00E554DD" w:rsidRPr="0093778E">
        <w:rPr>
          <w:rFonts w:ascii="Times New Roman" w:hAnsi="Times New Roman" w:cs="Times New Roman"/>
          <w:b/>
          <w:color w:val="000000"/>
          <w:sz w:val="24"/>
          <w:szCs w:val="24"/>
        </w:rPr>
        <w:t>onv</w:t>
      </w:r>
      <w:r w:rsidR="0093778E">
        <w:rPr>
          <w:rFonts w:ascii="Times New Roman" w:hAnsi="Times New Roman" w:cs="Times New Roman"/>
          <w:b/>
          <w:color w:val="000000"/>
          <w:sz w:val="24"/>
          <w:szCs w:val="24"/>
        </w:rPr>
        <w:t>o</w:t>
      </w:r>
      <w:r w:rsidR="00E554DD" w:rsidRPr="0093778E">
        <w:rPr>
          <w:rFonts w:ascii="Times New Roman" w:hAnsi="Times New Roman" w:cs="Times New Roman"/>
          <w:b/>
          <w:color w:val="000000"/>
          <w:sz w:val="24"/>
          <w:szCs w:val="24"/>
        </w:rPr>
        <w:t xml:space="preserve">lution </w:t>
      </w:r>
      <w:r w:rsidR="0093778E">
        <w:rPr>
          <w:rFonts w:ascii="Times New Roman" w:hAnsi="Times New Roman" w:cs="Times New Roman"/>
          <w:b/>
          <w:color w:val="000000"/>
          <w:sz w:val="24"/>
          <w:szCs w:val="24"/>
        </w:rPr>
        <w:t>Process</w:t>
      </w:r>
    </w:p>
    <w:p w14:paraId="236E1F82" w14:textId="09A41972" w:rsidR="00041C4A" w:rsidRDefault="00041C4A" w:rsidP="002666B1">
      <w:pPr>
        <w:pBdr>
          <w:top w:val="nil"/>
          <w:left w:val="nil"/>
          <w:bottom w:val="nil"/>
          <w:right w:val="nil"/>
          <w:between w:val="nil"/>
        </w:pBdr>
        <w:spacing w:after="0"/>
        <w:rPr>
          <w:b/>
          <w:color w:val="000000"/>
        </w:rPr>
      </w:pPr>
    </w:p>
    <w:p w14:paraId="044C479B" w14:textId="2974CF71" w:rsidR="00F3544F" w:rsidRDefault="003F4AEC" w:rsidP="002666B1">
      <w:pPr>
        <w:pBdr>
          <w:top w:val="nil"/>
          <w:left w:val="nil"/>
          <w:bottom w:val="nil"/>
          <w:right w:val="nil"/>
          <w:between w:val="nil"/>
        </w:pBdr>
        <w:spacing w:after="0"/>
        <w:ind w:firstLine="720"/>
        <w:jc w:val="both"/>
        <w:rPr>
          <w:rFonts w:ascii="Times New Roman" w:hAnsi="Times New Roman" w:cs="Times New Roman"/>
          <w:iCs/>
          <w:sz w:val="24"/>
          <w:szCs w:val="24"/>
        </w:rPr>
      </w:pPr>
      <w:r w:rsidRPr="0093778E">
        <w:rPr>
          <w:rFonts w:ascii="Times New Roman" w:hAnsi="Times New Roman" w:cs="Times New Roman"/>
          <w:iCs/>
          <w:sz w:val="24"/>
          <w:szCs w:val="24"/>
        </w:rPr>
        <w:t xml:space="preserve">So far we perapared our picture and calculated the kernel. </w:t>
      </w:r>
      <w:r w:rsidR="00041C4A" w:rsidRPr="0093778E">
        <w:rPr>
          <w:rFonts w:ascii="Times New Roman" w:hAnsi="Times New Roman" w:cs="Times New Roman"/>
          <w:iCs/>
          <w:sz w:val="24"/>
          <w:szCs w:val="24"/>
        </w:rPr>
        <w:t xml:space="preserve">The </w:t>
      </w:r>
      <w:r w:rsidR="002D3491" w:rsidRPr="0093778E">
        <w:rPr>
          <w:rFonts w:ascii="Times New Roman" w:hAnsi="Times New Roman" w:cs="Times New Roman"/>
          <w:iCs/>
          <w:sz w:val="24"/>
          <w:szCs w:val="24"/>
        </w:rPr>
        <w:t>n</w:t>
      </w:r>
      <w:r w:rsidR="00041C4A" w:rsidRPr="0093778E">
        <w:rPr>
          <w:rFonts w:ascii="Times New Roman" w:hAnsi="Times New Roman" w:cs="Times New Roman"/>
          <w:iCs/>
          <w:sz w:val="24"/>
          <w:szCs w:val="24"/>
        </w:rPr>
        <w:t>ext step is</w:t>
      </w:r>
      <w:r w:rsidR="0025004C">
        <w:rPr>
          <w:rFonts w:ascii="Times New Roman" w:hAnsi="Times New Roman" w:cs="Times New Roman"/>
          <w:iCs/>
          <w:sz w:val="24"/>
          <w:szCs w:val="24"/>
        </w:rPr>
        <w:t xml:space="preserve"> </w:t>
      </w:r>
      <w:r w:rsidR="00F3544F" w:rsidRPr="0093778E">
        <w:rPr>
          <w:rFonts w:ascii="Times New Roman" w:hAnsi="Times New Roman" w:cs="Times New Roman"/>
          <w:iCs/>
          <w:sz w:val="24"/>
          <w:szCs w:val="24"/>
        </w:rPr>
        <w:t xml:space="preserve">to </w:t>
      </w:r>
      <w:r w:rsidR="00041C4A" w:rsidRPr="0093778E">
        <w:rPr>
          <w:rFonts w:ascii="Times New Roman" w:hAnsi="Times New Roman" w:cs="Times New Roman"/>
          <w:iCs/>
          <w:sz w:val="24"/>
          <w:szCs w:val="24"/>
        </w:rPr>
        <w:t>app</w:t>
      </w:r>
      <w:r w:rsidR="0093778E">
        <w:rPr>
          <w:rFonts w:ascii="Times New Roman" w:hAnsi="Times New Roman" w:cs="Times New Roman"/>
          <w:iCs/>
          <w:sz w:val="24"/>
          <w:szCs w:val="24"/>
        </w:rPr>
        <w:t>ly</w:t>
      </w:r>
      <w:r w:rsidRPr="0093778E">
        <w:rPr>
          <w:rFonts w:ascii="Times New Roman" w:hAnsi="Times New Roman" w:cs="Times New Roman"/>
          <w:iCs/>
          <w:sz w:val="24"/>
          <w:szCs w:val="24"/>
        </w:rPr>
        <w:t xml:space="preserve"> convol</w:t>
      </w:r>
      <w:r w:rsidR="00F3544F" w:rsidRPr="0093778E">
        <w:rPr>
          <w:rFonts w:ascii="Times New Roman" w:hAnsi="Times New Roman" w:cs="Times New Roman"/>
          <w:iCs/>
          <w:sz w:val="24"/>
          <w:szCs w:val="24"/>
        </w:rPr>
        <w:t>ution</w:t>
      </w:r>
      <w:r w:rsidR="0093778E">
        <w:rPr>
          <w:rFonts w:ascii="Times New Roman" w:hAnsi="Times New Roman" w:cs="Times New Roman"/>
          <w:iCs/>
          <w:sz w:val="24"/>
          <w:szCs w:val="24"/>
        </w:rPr>
        <w:t xml:space="preserve"> this two objects. </w:t>
      </w:r>
      <w:r w:rsidR="0025004C">
        <w:rPr>
          <w:rFonts w:ascii="Times New Roman" w:hAnsi="Times New Roman" w:cs="Times New Roman"/>
          <w:iCs/>
          <w:sz w:val="24"/>
          <w:szCs w:val="24"/>
        </w:rPr>
        <w:t xml:space="preserve">Convolution is an mathematical operation and it is </w:t>
      </w:r>
      <w:r w:rsidR="0025004C" w:rsidRPr="0025004C">
        <w:rPr>
          <w:rFonts w:ascii="Times New Roman" w:hAnsi="Times New Roman" w:cs="Times New Roman"/>
          <w:iCs/>
          <w:sz w:val="24"/>
          <w:szCs w:val="24"/>
        </w:rPr>
        <w:t>one of the most important operations in signal and image processing</w:t>
      </w:r>
      <w:r w:rsidR="0025004C">
        <w:rPr>
          <w:rFonts w:ascii="Times New Roman" w:hAnsi="Times New Roman" w:cs="Times New Roman"/>
          <w:iCs/>
          <w:sz w:val="24"/>
          <w:szCs w:val="24"/>
        </w:rPr>
        <w:t xml:space="preserve">. When we aply convolution to two object, which is our picture and kernel , we produce a third object. This new object will be our blured picture. </w:t>
      </w:r>
      <w:r w:rsidR="00206A0C">
        <w:rPr>
          <w:rFonts w:ascii="Times New Roman" w:hAnsi="Times New Roman" w:cs="Times New Roman"/>
          <w:iCs/>
          <w:sz w:val="24"/>
          <w:szCs w:val="24"/>
        </w:rPr>
        <w:t>We will do it by appyling our kernel over to each pixel of our picture. The process steps as follows:</w:t>
      </w:r>
    </w:p>
    <w:p w14:paraId="0146D83A" w14:textId="333E5DE2" w:rsidR="00206A0C" w:rsidRDefault="00206A0C" w:rsidP="00206A0C">
      <w:pPr>
        <w:pStyle w:val="ListParagraph"/>
        <w:numPr>
          <w:ilvl w:val="0"/>
          <w:numId w:val="10"/>
        </w:numPr>
        <w:pBdr>
          <w:top w:val="nil"/>
          <w:left w:val="nil"/>
          <w:bottom w:val="nil"/>
          <w:right w:val="nil"/>
          <w:between w:val="nil"/>
        </w:pBdr>
        <w:spacing w:after="0"/>
        <w:jc w:val="both"/>
        <w:rPr>
          <w:rFonts w:ascii="Times New Roman" w:hAnsi="Times New Roman" w:cs="Times New Roman"/>
          <w:iCs/>
          <w:sz w:val="24"/>
          <w:szCs w:val="24"/>
        </w:rPr>
      </w:pPr>
      <w:r>
        <w:rPr>
          <w:rFonts w:ascii="Times New Roman" w:hAnsi="Times New Roman" w:cs="Times New Roman"/>
          <w:iCs/>
          <w:sz w:val="24"/>
          <w:szCs w:val="24"/>
        </w:rPr>
        <w:t xml:space="preserve">We place Kernel Matrix over the picture. Then,we multiply </w:t>
      </w:r>
      <w:r w:rsidRPr="00206A0C">
        <w:rPr>
          <w:rFonts w:ascii="Times New Roman" w:hAnsi="Times New Roman" w:cs="Times New Roman"/>
          <w:iCs/>
          <w:sz w:val="24"/>
          <w:szCs w:val="24"/>
        </w:rPr>
        <w:t>each value of the Kernel with the corresponding pixel it is over.</w:t>
      </w:r>
    </w:p>
    <w:p w14:paraId="7AA46D88" w14:textId="71AA0F49" w:rsidR="00206A0C" w:rsidRDefault="00D778AF" w:rsidP="00206A0C">
      <w:pPr>
        <w:pStyle w:val="ListParagraph"/>
        <w:numPr>
          <w:ilvl w:val="0"/>
          <w:numId w:val="10"/>
        </w:numPr>
        <w:pBdr>
          <w:top w:val="nil"/>
          <w:left w:val="nil"/>
          <w:bottom w:val="nil"/>
          <w:right w:val="nil"/>
          <w:between w:val="nil"/>
        </w:pBdr>
        <w:spacing w:after="0"/>
        <w:jc w:val="both"/>
        <w:rPr>
          <w:rFonts w:ascii="Times New Roman" w:hAnsi="Times New Roman" w:cs="Times New Roman"/>
          <w:iCs/>
          <w:sz w:val="24"/>
          <w:szCs w:val="24"/>
        </w:rPr>
      </w:pPr>
      <w:r w:rsidRPr="00D778AF">
        <w:rPr>
          <w:rFonts w:ascii="Times New Roman" w:hAnsi="Times New Roman" w:cs="Times New Roman"/>
          <w:iCs/>
          <w:sz w:val="24"/>
          <w:szCs w:val="24"/>
        </w:rPr>
        <w:t>Then, sums the resulting multiplied values and returns the resulting value as the new value of the center pixel.</w:t>
      </w:r>
    </w:p>
    <w:p w14:paraId="24195F61" w14:textId="71245192" w:rsidR="00D778AF" w:rsidRPr="00206A0C" w:rsidRDefault="00D778AF" w:rsidP="00206A0C">
      <w:pPr>
        <w:pStyle w:val="ListParagraph"/>
        <w:numPr>
          <w:ilvl w:val="0"/>
          <w:numId w:val="10"/>
        </w:numPr>
        <w:pBdr>
          <w:top w:val="nil"/>
          <w:left w:val="nil"/>
          <w:bottom w:val="nil"/>
          <w:right w:val="nil"/>
          <w:between w:val="nil"/>
        </w:pBdr>
        <w:spacing w:after="0"/>
        <w:jc w:val="both"/>
        <w:rPr>
          <w:rFonts w:ascii="Times New Roman" w:hAnsi="Times New Roman" w:cs="Times New Roman"/>
          <w:iCs/>
          <w:sz w:val="24"/>
          <w:szCs w:val="24"/>
        </w:rPr>
      </w:pPr>
      <w:r>
        <w:rPr>
          <w:rFonts w:ascii="Times New Roman" w:hAnsi="Times New Roman" w:cs="Times New Roman"/>
          <w:iCs/>
          <w:sz w:val="24"/>
          <w:szCs w:val="24"/>
        </w:rPr>
        <w:t>A</w:t>
      </w:r>
      <w:r w:rsidRPr="00D778AF">
        <w:rPr>
          <w:rFonts w:ascii="Times New Roman" w:hAnsi="Times New Roman" w:cs="Times New Roman"/>
          <w:iCs/>
          <w:sz w:val="24"/>
          <w:szCs w:val="24"/>
        </w:rPr>
        <w:t>pply this operation</w:t>
      </w:r>
      <w:r>
        <w:rPr>
          <w:rFonts w:ascii="Times New Roman" w:hAnsi="Times New Roman" w:cs="Times New Roman"/>
          <w:iCs/>
          <w:sz w:val="24"/>
          <w:szCs w:val="24"/>
        </w:rPr>
        <w:t xml:space="preserve"> again</w:t>
      </w:r>
      <w:r w:rsidRPr="00D778AF">
        <w:rPr>
          <w:rFonts w:ascii="Times New Roman" w:hAnsi="Times New Roman" w:cs="Times New Roman"/>
          <w:iCs/>
          <w:sz w:val="24"/>
          <w:szCs w:val="24"/>
        </w:rPr>
        <w:t xml:space="preserve"> to the </w:t>
      </w:r>
      <w:r>
        <w:rPr>
          <w:rFonts w:ascii="Times New Roman" w:hAnsi="Times New Roman" w:cs="Times New Roman"/>
          <w:iCs/>
          <w:sz w:val="24"/>
          <w:szCs w:val="24"/>
        </w:rPr>
        <w:t>entire</w:t>
      </w:r>
      <w:r w:rsidRPr="00D778AF">
        <w:rPr>
          <w:rFonts w:ascii="Times New Roman" w:hAnsi="Times New Roman" w:cs="Times New Roman"/>
          <w:iCs/>
          <w:sz w:val="24"/>
          <w:szCs w:val="24"/>
        </w:rPr>
        <w:t xml:space="preserve"> </w:t>
      </w:r>
      <w:r>
        <w:rPr>
          <w:rFonts w:ascii="Times New Roman" w:hAnsi="Times New Roman" w:cs="Times New Roman"/>
          <w:iCs/>
          <w:sz w:val="24"/>
          <w:szCs w:val="24"/>
        </w:rPr>
        <w:t>image</w:t>
      </w:r>
      <w:r w:rsidRPr="00D778AF">
        <w:rPr>
          <w:rFonts w:ascii="Times New Roman" w:hAnsi="Times New Roman" w:cs="Times New Roman"/>
          <w:iCs/>
          <w:sz w:val="24"/>
          <w:szCs w:val="24"/>
        </w:rPr>
        <w:t xml:space="preserve"> by swiping the kernel </w:t>
      </w:r>
      <w:r>
        <w:rPr>
          <w:rFonts w:ascii="Times New Roman" w:hAnsi="Times New Roman" w:cs="Times New Roman"/>
          <w:iCs/>
          <w:sz w:val="24"/>
          <w:szCs w:val="24"/>
        </w:rPr>
        <w:t>pixel by pixel</w:t>
      </w:r>
    </w:p>
    <w:p w14:paraId="5586B179" w14:textId="77777777" w:rsidR="008F583F" w:rsidRPr="00041C4A" w:rsidRDefault="008F583F" w:rsidP="002666B1">
      <w:pPr>
        <w:pBdr>
          <w:top w:val="nil"/>
          <w:left w:val="nil"/>
          <w:bottom w:val="nil"/>
          <w:right w:val="nil"/>
          <w:between w:val="nil"/>
        </w:pBdr>
        <w:spacing w:after="0"/>
        <w:ind w:firstLine="720"/>
        <w:jc w:val="both"/>
        <w:rPr>
          <w:iCs/>
        </w:rPr>
      </w:pPr>
    </w:p>
    <w:p w14:paraId="750C4B1C" w14:textId="77777777" w:rsidR="00F3544F" w:rsidRPr="00F3544F" w:rsidRDefault="00F3544F" w:rsidP="002666B1">
      <w:pPr>
        <w:pBdr>
          <w:top w:val="nil"/>
          <w:left w:val="nil"/>
          <w:bottom w:val="nil"/>
          <w:right w:val="nil"/>
          <w:between w:val="nil"/>
        </w:pBdr>
        <w:spacing w:after="0"/>
        <w:ind w:firstLine="720"/>
        <w:jc w:val="both"/>
        <w:rPr>
          <w:rFonts w:ascii="Times New Roman" w:hAnsi="Times New Roman" w:cs="Times New Roman"/>
          <w:i/>
          <w:sz w:val="24"/>
          <w:szCs w:val="24"/>
        </w:rPr>
      </w:pPr>
    </w:p>
    <w:p w14:paraId="3D504DF4" w14:textId="77777777" w:rsidR="00A21498" w:rsidRDefault="00F107C6" w:rsidP="002666B1">
      <w:pPr>
        <w:keepNext/>
        <w:pBdr>
          <w:top w:val="nil"/>
          <w:left w:val="nil"/>
          <w:bottom w:val="nil"/>
          <w:right w:val="nil"/>
          <w:between w:val="nil"/>
        </w:pBdr>
        <w:spacing w:after="0"/>
        <w:ind w:left="90"/>
      </w:pPr>
      <w:r>
        <w:rPr>
          <w:rFonts w:ascii="Georgia" w:eastAsia="Georgia" w:hAnsi="Georgia" w:cs="Georgia"/>
          <w:noProof/>
          <w:color w:val="292929"/>
          <w:sz w:val="32"/>
          <w:szCs w:val="32"/>
          <w:highlight w:val="white"/>
          <w:lang w:val="en-GB" w:eastAsia="en-GB"/>
        </w:rPr>
        <w:drawing>
          <wp:inline distT="114300" distB="114300" distL="114300" distR="114300" wp14:anchorId="264A0F8E" wp14:editId="629DA9D5">
            <wp:extent cx="4886325" cy="2419350"/>
            <wp:effectExtent l="0" t="0" r="9525" b="0"/>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2"/>
                    <a:srcRect l="6667" t="4142" r="2882" b="10533"/>
                    <a:stretch/>
                  </pic:blipFill>
                  <pic:spPr bwMode="auto">
                    <a:xfrm>
                      <a:off x="0" y="0"/>
                      <a:ext cx="4886325" cy="2419350"/>
                    </a:xfrm>
                    <a:prstGeom prst="rect">
                      <a:avLst/>
                    </a:prstGeom>
                    <a:ln>
                      <a:noFill/>
                    </a:ln>
                    <a:extLst>
                      <a:ext uri="{53640926-AAD7-44D8-BBD7-CCE9431645EC}">
                        <a14:shadowObscured xmlns:a14="http://schemas.microsoft.com/office/drawing/2010/main"/>
                      </a:ext>
                    </a:extLst>
                  </pic:spPr>
                </pic:pic>
              </a:graphicData>
            </a:graphic>
          </wp:inline>
        </w:drawing>
      </w:r>
    </w:p>
    <w:p w14:paraId="1A4A6DEF" w14:textId="7CE639EC" w:rsidR="00F107C6" w:rsidRDefault="00A21498" w:rsidP="002666B1">
      <w:pPr>
        <w:pStyle w:val="Caption"/>
        <w:spacing w:line="276" w:lineRule="auto"/>
        <w:jc w:val="center"/>
      </w:pPr>
      <w:bookmarkStart w:id="68" w:name="_Toc75971811"/>
      <w:bookmarkStart w:id="69" w:name="_Toc77101292"/>
      <w:r>
        <w:t xml:space="preserve">Figure </w:t>
      </w:r>
      <w:r w:rsidR="005E2D18">
        <w:fldChar w:fldCharType="begin"/>
      </w:r>
      <w:r w:rsidR="005E2D18">
        <w:instrText xml:space="preserve"> SEQ Figure \* ARABIC </w:instrText>
      </w:r>
      <w:r w:rsidR="005E2D18">
        <w:fldChar w:fldCharType="separate"/>
      </w:r>
      <w:r w:rsidR="0040490A">
        <w:rPr>
          <w:noProof/>
        </w:rPr>
        <w:t>12</w:t>
      </w:r>
      <w:r w:rsidR="005E2D18">
        <w:rPr>
          <w:noProof/>
        </w:rPr>
        <w:fldChar w:fldCharType="end"/>
      </w:r>
      <w:r w:rsidRPr="002C116F">
        <w:t>:Convolution Operation on a 7x7 matrix with a 3x3 kernel</w:t>
      </w:r>
      <w:bookmarkEnd w:id="68"/>
      <w:bookmarkEnd w:id="69"/>
    </w:p>
    <w:p w14:paraId="14F2098A" w14:textId="77777777" w:rsidR="00F3544F" w:rsidRPr="00F3544F" w:rsidRDefault="00F3544F" w:rsidP="002666B1"/>
    <w:p w14:paraId="11101CD6" w14:textId="04063FF1" w:rsidR="00F107C6" w:rsidRPr="00B14017" w:rsidRDefault="00F107C6" w:rsidP="002666B1">
      <w:pPr>
        <w:shd w:val="clear" w:color="auto" w:fill="FFFFFF"/>
        <w:spacing w:before="340" w:after="0"/>
        <w:ind w:firstLine="720"/>
        <w:jc w:val="both"/>
        <w:rPr>
          <w:rFonts w:ascii="Times New Roman" w:hAnsi="Times New Roman" w:cs="Times New Roman"/>
          <w:iCs/>
          <w:sz w:val="24"/>
          <w:szCs w:val="24"/>
          <w:lang w:val="en-US"/>
        </w:rPr>
      </w:pPr>
      <w:r w:rsidRPr="00B14017">
        <w:rPr>
          <w:rFonts w:ascii="Times New Roman" w:hAnsi="Times New Roman" w:cs="Times New Roman"/>
          <w:iCs/>
          <w:sz w:val="24"/>
          <w:szCs w:val="24"/>
        </w:rPr>
        <w:t>A</w:t>
      </w:r>
      <w:r w:rsidRPr="00B14017">
        <w:rPr>
          <w:rFonts w:ascii="Times New Roman" w:hAnsi="Times New Roman" w:cs="Times New Roman"/>
          <w:iCs/>
          <w:sz w:val="24"/>
          <w:szCs w:val="24"/>
          <w:lang w:val="en-US"/>
        </w:rPr>
        <w:t>s we see in the</w:t>
      </w:r>
      <w:r w:rsidR="0025004C">
        <w:rPr>
          <w:rFonts w:ascii="Times New Roman" w:hAnsi="Times New Roman" w:cs="Times New Roman"/>
          <w:iCs/>
          <w:sz w:val="24"/>
          <w:szCs w:val="24"/>
          <w:lang w:val="en-US"/>
        </w:rPr>
        <w:t xml:space="preserve"> </w:t>
      </w:r>
      <w:r w:rsidR="003726D6" w:rsidRPr="00B14017">
        <w:rPr>
          <w:rFonts w:ascii="Times New Roman" w:hAnsi="Times New Roman" w:cs="Times New Roman"/>
          <w:iCs/>
          <w:sz w:val="24"/>
          <w:szCs w:val="24"/>
          <w:lang w:val="en-US"/>
        </w:rPr>
        <w:t xml:space="preserve">Figure </w:t>
      </w:r>
      <w:commentRangeStart w:id="70"/>
      <w:r w:rsidR="003726D6" w:rsidRPr="00B14017">
        <w:rPr>
          <w:rFonts w:ascii="Times New Roman" w:hAnsi="Times New Roman" w:cs="Times New Roman"/>
          <w:iCs/>
          <w:sz w:val="24"/>
          <w:szCs w:val="24"/>
          <w:lang w:val="en-US"/>
        </w:rPr>
        <w:t>12</w:t>
      </w:r>
      <w:commentRangeEnd w:id="70"/>
      <w:r w:rsidR="003726D6" w:rsidRPr="003726D6">
        <w:rPr>
          <w:rStyle w:val="CommentReference"/>
          <w:iCs/>
        </w:rPr>
        <w:commentReference w:id="70"/>
      </w:r>
      <w:r w:rsidRPr="00B14017">
        <w:rPr>
          <w:rFonts w:ascii="Times New Roman" w:hAnsi="Times New Roman" w:cs="Times New Roman"/>
          <w:iCs/>
          <w:sz w:val="24"/>
          <w:szCs w:val="24"/>
          <w:lang w:val="en-US"/>
        </w:rPr>
        <w:t xml:space="preserve">, a 3x3 kernel is convoluted over a 7x7 source image. Center Element of the kernel is placed over the source pixel. The source pixel is then replaced with a weighted sum of itself and surrounding pixels. The output is placed in the destination pixel value. In this example, at the first position, we have 0 in source pixel and 4 in the kernel. 4x0 is 0, then moving to the next pixel we have 0 and 0 in both places. 0x0 is 0. Then </w:t>
      </w:r>
      <w:r w:rsidR="00786555" w:rsidRPr="00B14017">
        <w:rPr>
          <w:rFonts w:ascii="Times New Roman" w:hAnsi="Times New Roman" w:cs="Times New Roman"/>
          <w:iCs/>
          <w:sz w:val="24"/>
          <w:szCs w:val="24"/>
          <w:lang w:val="en-US"/>
        </w:rPr>
        <w:t>again,</w:t>
      </w:r>
      <w:r w:rsidRPr="00B14017">
        <w:rPr>
          <w:rFonts w:ascii="Times New Roman" w:hAnsi="Times New Roman" w:cs="Times New Roman"/>
          <w:iCs/>
          <w:sz w:val="24"/>
          <w:szCs w:val="24"/>
          <w:lang w:val="en-US"/>
        </w:rPr>
        <w:t xml:space="preserve"> 0x0 is 0. Next at the </w:t>
      </w:r>
      <w:r w:rsidR="00786555" w:rsidRPr="00B14017">
        <w:rPr>
          <w:rFonts w:ascii="Times New Roman" w:hAnsi="Times New Roman" w:cs="Times New Roman"/>
          <w:iCs/>
          <w:sz w:val="24"/>
          <w:szCs w:val="24"/>
          <w:lang w:val="en-US"/>
        </w:rPr>
        <w:t>center,</w:t>
      </w:r>
      <w:r w:rsidRPr="00B14017">
        <w:rPr>
          <w:rFonts w:ascii="Times New Roman" w:hAnsi="Times New Roman" w:cs="Times New Roman"/>
          <w:iCs/>
          <w:sz w:val="24"/>
          <w:szCs w:val="24"/>
          <w:lang w:val="en-US"/>
        </w:rPr>
        <w:t xml:space="preserve"> there is 1 in the source image and 0 in the corresponding position of kernel. 0x1 is 0. Then </w:t>
      </w:r>
      <w:r w:rsidR="00786555" w:rsidRPr="00B14017">
        <w:rPr>
          <w:rFonts w:ascii="Times New Roman" w:hAnsi="Times New Roman" w:cs="Times New Roman"/>
          <w:iCs/>
          <w:sz w:val="24"/>
          <w:szCs w:val="24"/>
          <w:lang w:val="en-US"/>
        </w:rPr>
        <w:t>again,</w:t>
      </w:r>
      <w:r w:rsidRPr="00B14017">
        <w:rPr>
          <w:rFonts w:ascii="Times New Roman" w:hAnsi="Times New Roman" w:cs="Times New Roman"/>
          <w:iCs/>
          <w:sz w:val="24"/>
          <w:szCs w:val="24"/>
          <w:lang w:val="en-US"/>
        </w:rPr>
        <w:t xml:space="preserve"> 0x1 is 0. Then 0x0 is 0 and 0x1 is 0 and at the last position it is -4x2 which is -8. Now summing up all these </w:t>
      </w:r>
      <w:r w:rsidR="00786555" w:rsidRPr="00B14017">
        <w:rPr>
          <w:rFonts w:ascii="Times New Roman" w:hAnsi="Times New Roman" w:cs="Times New Roman"/>
          <w:iCs/>
          <w:sz w:val="24"/>
          <w:szCs w:val="24"/>
          <w:lang w:val="en-US"/>
        </w:rPr>
        <w:t>results,</w:t>
      </w:r>
      <w:r w:rsidRPr="00B14017">
        <w:rPr>
          <w:rFonts w:ascii="Times New Roman" w:hAnsi="Times New Roman" w:cs="Times New Roman"/>
          <w:iCs/>
          <w:sz w:val="24"/>
          <w:szCs w:val="24"/>
          <w:lang w:val="en-US"/>
        </w:rPr>
        <w:t xml:space="preserve"> we get -8 as the answer so the output of this convolution operation is -8. This result is updated in the Destination image.</w:t>
      </w:r>
    </w:p>
    <w:p w14:paraId="322F0992" w14:textId="7B847550" w:rsidR="00F107C6" w:rsidRPr="00B14017" w:rsidRDefault="00F107C6" w:rsidP="002666B1">
      <w:pPr>
        <w:shd w:val="clear" w:color="auto" w:fill="FFFFFF"/>
        <w:spacing w:before="340" w:after="0"/>
        <w:ind w:firstLine="720"/>
        <w:jc w:val="both"/>
        <w:rPr>
          <w:rFonts w:ascii="Times New Roman" w:hAnsi="Times New Roman" w:cs="Times New Roman"/>
          <w:iCs/>
          <w:sz w:val="24"/>
          <w:szCs w:val="24"/>
          <w:lang w:val="en-US"/>
        </w:rPr>
      </w:pPr>
      <w:r w:rsidRPr="00B14017">
        <w:rPr>
          <w:rFonts w:ascii="Times New Roman" w:hAnsi="Times New Roman" w:cs="Times New Roman"/>
          <w:iCs/>
          <w:sz w:val="24"/>
          <w:szCs w:val="24"/>
          <w:lang w:val="en-US"/>
        </w:rPr>
        <w:t xml:space="preserve">The output of the convolution process changes with the changing kernel values. For example, an Identity Kernel shown below, when applied to an image through convolution, will </w:t>
      </w:r>
      <w:r w:rsidRPr="00B14017">
        <w:rPr>
          <w:rFonts w:ascii="Times New Roman" w:hAnsi="Times New Roman" w:cs="Times New Roman"/>
          <w:iCs/>
          <w:sz w:val="24"/>
          <w:szCs w:val="24"/>
          <w:lang w:val="en-US"/>
        </w:rPr>
        <w:lastRenderedPageBreak/>
        <w:t>have no effect on the resulting image. Every pixel will retain its original value as shown in the following figure.</w:t>
      </w:r>
      <w:r w:rsidR="002767E5" w:rsidRPr="00B14017">
        <w:rPr>
          <w:rStyle w:val="FootnoteReference"/>
          <w:rFonts w:ascii="Times New Roman" w:hAnsi="Times New Roman" w:cs="Times New Roman"/>
          <w:iCs/>
          <w:sz w:val="24"/>
          <w:szCs w:val="24"/>
          <w:lang w:val="en-US"/>
        </w:rPr>
        <w:footnoteReference w:id="6"/>
      </w:r>
      <w:sdt>
        <w:sdtPr>
          <w:rPr>
            <w:rFonts w:ascii="Times New Roman" w:hAnsi="Times New Roman" w:cs="Times New Roman"/>
            <w:iCs/>
            <w:sz w:val="24"/>
            <w:szCs w:val="24"/>
            <w:lang w:val="en-US"/>
          </w:rPr>
          <w:id w:val="507178960"/>
          <w:citation/>
        </w:sdtPr>
        <w:sdtEndPr/>
        <w:sdtContent>
          <w:r w:rsidRPr="00B14017">
            <w:rPr>
              <w:rFonts w:ascii="Times New Roman" w:hAnsi="Times New Roman" w:cs="Times New Roman"/>
              <w:iCs/>
              <w:sz w:val="24"/>
              <w:szCs w:val="24"/>
              <w:lang w:val="en-US"/>
            </w:rPr>
            <w:fldChar w:fldCharType="begin"/>
          </w:r>
          <w:r w:rsidRPr="00B14017">
            <w:rPr>
              <w:rFonts w:ascii="Times New Roman" w:hAnsi="Times New Roman" w:cs="Times New Roman"/>
              <w:iCs/>
              <w:sz w:val="24"/>
              <w:szCs w:val="24"/>
              <w:lang w:val="en-US"/>
            </w:rPr>
            <w:instrText xml:space="preserve"> CITATION Bas19 \l 1055 </w:instrText>
          </w:r>
          <w:r w:rsidRPr="00B14017">
            <w:rPr>
              <w:rFonts w:ascii="Times New Roman" w:hAnsi="Times New Roman" w:cs="Times New Roman"/>
              <w:iCs/>
              <w:sz w:val="24"/>
              <w:szCs w:val="24"/>
              <w:lang w:val="en-US"/>
            </w:rPr>
            <w:fldChar w:fldCharType="separate"/>
          </w:r>
          <w:r w:rsidR="000D0933" w:rsidRPr="00B14017">
            <w:rPr>
              <w:rFonts w:ascii="Times New Roman" w:hAnsi="Times New Roman" w:cs="Times New Roman"/>
              <w:iCs/>
              <w:noProof/>
              <w:sz w:val="24"/>
              <w:szCs w:val="24"/>
              <w:lang w:val="en-US"/>
            </w:rPr>
            <w:t xml:space="preserve"> (Madhushree, 2019)</w:t>
          </w:r>
          <w:r w:rsidRPr="00B14017">
            <w:rPr>
              <w:rFonts w:ascii="Times New Roman" w:hAnsi="Times New Roman" w:cs="Times New Roman"/>
              <w:iCs/>
              <w:sz w:val="24"/>
              <w:szCs w:val="24"/>
              <w:lang w:val="en-US"/>
            </w:rPr>
            <w:fldChar w:fldCharType="end"/>
          </w:r>
        </w:sdtContent>
      </w:sdt>
      <w:r w:rsidR="002E6432" w:rsidRPr="00B14017">
        <w:rPr>
          <w:rFonts w:ascii="Times New Roman" w:hAnsi="Times New Roman" w:cs="Times New Roman"/>
          <w:iCs/>
          <w:sz w:val="24"/>
          <w:szCs w:val="24"/>
          <w:lang w:val="en-US"/>
        </w:rPr>
        <w:t>”</w:t>
      </w:r>
    </w:p>
    <w:p w14:paraId="1442267F" w14:textId="1C01512F" w:rsidR="000D4944" w:rsidRDefault="000D4944" w:rsidP="002666B1">
      <w:pPr>
        <w:shd w:val="clear" w:color="auto" w:fill="FFFFFF"/>
        <w:spacing w:before="340" w:after="0"/>
        <w:ind w:left="72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 xml:space="preserve">                                </w:t>
      </w:r>
    </w:p>
    <w:p w14:paraId="3E923027" w14:textId="77777777" w:rsidR="000D4944" w:rsidRDefault="000D4944" w:rsidP="002666B1">
      <w:pPr>
        <w:pBdr>
          <w:top w:val="nil"/>
          <w:left w:val="nil"/>
          <w:bottom w:val="nil"/>
          <w:right w:val="nil"/>
          <w:between w:val="nil"/>
        </w:pBdr>
        <w:spacing w:after="0"/>
        <w:rPr>
          <w:rFonts w:ascii="Times New Roman" w:hAnsi="Times New Roman" w:cs="Times New Roman"/>
          <w:b/>
          <w:sz w:val="24"/>
          <w:szCs w:val="24"/>
        </w:rPr>
      </w:pPr>
    </w:p>
    <w:p w14:paraId="581C72CD" w14:textId="3BA4AA10" w:rsidR="003D1C72" w:rsidRDefault="00E554DD" w:rsidP="002666B1">
      <w:pPr>
        <w:numPr>
          <w:ilvl w:val="2"/>
          <w:numId w:val="8"/>
        </w:numPr>
        <w:pBdr>
          <w:top w:val="nil"/>
          <w:left w:val="nil"/>
          <w:bottom w:val="nil"/>
          <w:right w:val="nil"/>
          <w:between w:val="nil"/>
        </w:pBdr>
        <w:spacing w:after="0"/>
        <w:rPr>
          <w:rFonts w:ascii="Times New Roman" w:hAnsi="Times New Roman" w:cs="Times New Roman"/>
          <w:b/>
          <w:sz w:val="24"/>
          <w:szCs w:val="24"/>
        </w:rPr>
      </w:pPr>
      <w:r w:rsidRPr="009E3AA2">
        <w:rPr>
          <w:rFonts w:ascii="Times New Roman" w:hAnsi="Times New Roman" w:cs="Times New Roman"/>
          <w:b/>
          <w:sz w:val="24"/>
          <w:szCs w:val="24"/>
        </w:rPr>
        <w:t xml:space="preserve">Calculating 1’st </w:t>
      </w:r>
      <w:r w:rsidR="00786555">
        <w:rPr>
          <w:rFonts w:ascii="Times New Roman" w:hAnsi="Times New Roman" w:cs="Times New Roman"/>
          <w:b/>
          <w:sz w:val="24"/>
          <w:szCs w:val="24"/>
        </w:rPr>
        <w:t>P</w:t>
      </w:r>
      <w:r w:rsidRPr="009E3AA2">
        <w:rPr>
          <w:rFonts w:ascii="Times New Roman" w:hAnsi="Times New Roman" w:cs="Times New Roman"/>
          <w:b/>
          <w:sz w:val="24"/>
          <w:szCs w:val="24"/>
        </w:rPr>
        <w:t xml:space="preserve">ixel </w:t>
      </w:r>
      <w:r w:rsidR="00786555">
        <w:rPr>
          <w:rFonts w:ascii="Times New Roman" w:hAnsi="Times New Roman" w:cs="Times New Roman"/>
          <w:b/>
          <w:sz w:val="24"/>
          <w:szCs w:val="24"/>
        </w:rPr>
        <w:t>O</w:t>
      </w:r>
      <w:r w:rsidRPr="009E3AA2">
        <w:rPr>
          <w:rFonts w:ascii="Times New Roman" w:hAnsi="Times New Roman" w:cs="Times New Roman"/>
          <w:b/>
          <w:sz w:val="24"/>
          <w:szCs w:val="24"/>
        </w:rPr>
        <w:t xml:space="preserve">f </w:t>
      </w:r>
      <w:r w:rsidR="00E81F7B">
        <w:rPr>
          <w:rFonts w:ascii="Times New Roman" w:hAnsi="Times New Roman" w:cs="Times New Roman"/>
          <w:b/>
          <w:sz w:val="24"/>
          <w:szCs w:val="24"/>
        </w:rPr>
        <w:t>Our</w:t>
      </w:r>
      <w:r w:rsidRPr="009E3AA2">
        <w:rPr>
          <w:rFonts w:ascii="Times New Roman" w:hAnsi="Times New Roman" w:cs="Times New Roman"/>
          <w:b/>
          <w:sz w:val="24"/>
          <w:szCs w:val="24"/>
        </w:rPr>
        <w:t xml:space="preserve"> </w:t>
      </w:r>
      <w:r w:rsidR="002767E5">
        <w:rPr>
          <w:rFonts w:ascii="Times New Roman" w:hAnsi="Times New Roman" w:cs="Times New Roman"/>
          <w:b/>
          <w:sz w:val="24"/>
          <w:szCs w:val="24"/>
        </w:rPr>
        <w:t>Picture</w:t>
      </w:r>
      <w:r w:rsidR="00E81F7B">
        <w:rPr>
          <w:rFonts w:ascii="Times New Roman" w:hAnsi="Times New Roman" w:cs="Times New Roman"/>
          <w:b/>
          <w:sz w:val="24"/>
          <w:szCs w:val="24"/>
        </w:rPr>
        <w:t>:</w:t>
      </w:r>
    </w:p>
    <w:p w14:paraId="07EA9955" w14:textId="77777777" w:rsidR="002767E5" w:rsidRPr="009E3AA2" w:rsidRDefault="002767E5" w:rsidP="002666B1">
      <w:pPr>
        <w:pBdr>
          <w:top w:val="nil"/>
          <w:left w:val="nil"/>
          <w:bottom w:val="nil"/>
          <w:right w:val="nil"/>
          <w:between w:val="nil"/>
        </w:pBdr>
        <w:spacing w:after="0"/>
        <w:ind w:left="1980"/>
        <w:rPr>
          <w:rFonts w:ascii="Times New Roman" w:hAnsi="Times New Roman" w:cs="Times New Roman"/>
          <w:b/>
          <w:sz w:val="24"/>
          <w:szCs w:val="24"/>
        </w:rPr>
      </w:pPr>
    </w:p>
    <w:p w14:paraId="566D1736" w14:textId="1DF934DE" w:rsidR="003D1C72" w:rsidRPr="009E3AA2" w:rsidRDefault="00B94646" w:rsidP="002666B1">
      <w:pPr>
        <w:pBdr>
          <w:top w:val="nil"/>
          <w:left w:val="nil"/>
          <w:bottom w:val="nil"/>
          <w:right w:val="nil"/>
          <w:between w:val="nil"/>
        </w:pBdr>
        <w:spacing w:after="0"/>
        <w:ind w:firstLine="720"/>
        <w:rPr>
          <w:rFonts w:ascii="Times New Roman" w:hAnsi="Times New Roman" w:cs="Times New Roman"/>
          <w:sz w:val="24"/>
          <w:szCs w:val="24"/>
        </w:rPr>
      </w:pPr>
      <w:r>
        <w:rPr>
          <w:rFonts w:ascii="Times New Roman" w:hAnsi="Times New Roman" w:cs="Times New Roman"/>
          <w:sz w:val="24"/>
          <w:szCs w:val="24"/>
        </w:rPr>
        <w:t xml:space="preserve">I will aply convolution and calculete first pixel of our new image. </w:t>
      </w:r>
      <w:r w:rsidR="00E554DD" w:rsidRPr="009E3AA2">
        <w:rPr>
          <w:rFonts w:ascii="Times New Roman" w:hAnsi="Times New Roman" w:cs="Times New Roman"/>
          <w:sz w:val="24"/>
          <w:szCs w:val="24"/>
        </w:rPr>
        <w:t xml:space="preserve">We need to use top left 25 pixels of our existing </w:t>
      </w:r>
      <w:r w:rsidR="00E554DD" w:rsidRPr="009E3AA2">
        <w:rPr>
          <w:rFonts w:ascii="Times New Roman" w:hAnsi="Times New Roman" w:cs="Times New Roman"/>
          <w:sz w:val="24"/>
          <w:szCs w:val="24"/>
          <w:lang w:val="en-GB"/>
        </w:rPr>
        <w:t>data</w:t>
      </w:r>
      <w:r w:rsidR="00E554DD" w:rsidRPr="009E3AA2">
        <w:rPr>
          <w:rFonts w:ascii="Times New Roman" w:hAnsi="Times New Roman" w:cs="Times New Roman"/>
          <w:sz w:val="24"/>
          <w:szCs w:val="24"/>
        </w:rPr>
        <w:t xml:space="preserve"> to calculate </w:t>
      </w:r>
      <w:r>
        <w:rPr>
          <w:rFonts w:ascii="Times New Roman" w:hAnsi="Times New Roman" w:cs="Times New Roman"/>
          <w:sz w:val="24"/>
          <w:szCs w:val="24"/>
        </w:rPr>
        <w:t>this</w:t>
      </w:r>
      <w:r w:rsidR="00E554DD" w:rsidRPr="009E3AA2">
        <w:rPr>
          <w:rFonts w:ascii="Times New Roman" w:hAnsi="Times New Roman" w:cs="Times New Roman"/>
          <w:sz w:val="24"/>
          <w:szCs w:val="24"/>
        </w:rPr>
        <w:t xml:space="preserve"> pixel. These are the first 5 rows and 5 columns</w:t>
      </w:r>
      <w:r w:rsidR="009E3AA2">
        <w:rPr>
          <w:rFonts w:ascii="Times New Roman" w:hAnsi="Times New Roman" w:cs="Times New Roman"/>
          <w:sz w:val="24"/>
          <w:szCs w:val="24"/>
        </w:rPr>
        <w:t xml:space="preserve"> </w:t>
      </w:r>
      <w:r w:rsidR="00E554DD" w:rsidRPr="009E3AA2">
        <w:rPr>
          <w:rFonts w:ascii="Times New Roman" w:hAnsi="Times New Roman" w:cs="Times New Roman"/>
          <w:sz w:val="24"/>
          <w:szCs w:val="24"/>
        </w:rPr>
        <w:t>(0 through 4)</w:t>
      </w:r>
      <w:r>
        <w:rPr>
          <w:rFonts w:ascii="Times New Roman" w:hAnsi="Times New Roman" w:cs="Times New Roman"/>
          <w:sz w:val="24"/>
          <w:szCs w:val="24"/>
        </w:rPr>
        <w:t xml:space="preserve"> of our data</w:t>
      </w:r>
      <w:r w:rsidR="00E554DD" w:rsidRPr="009E3AA2">
        <w:rPr>
          <w:rFonts w:ascii="Times New Roman" w:hAnsi="Times New Roman" w:cs="Times New Roman"/>
          <w:sz w:val="24"/>
          <w:szCs w:val="24"/>
        </w:rPr>
        <w:t>.</w:t>
      </w:r>
      <w:r>
        <w:rPr>
          <w:rFonts w:ascii="Times New Roman" w:hAnsi="Times New Roman" w:cs="Times New Roman"/>
          <w:sz w:val="24"/>
          <w:szCs w:val="24"/>
        </w:rPr>
        <w:t xml:space="preserve"> </w:t>
      </w:r>
      <w:r w:rsidR="00E554DD" w:rsidRPr="009E3AA2">
        <w:rPr>
          <w:rFonts w:ascii="Times New Roman" w:hAnsi="Times New Roman" w:cs="Times New Roman"/>
          <w:sz w:val="24"/>
          <w:szCs w:val="24"/>
        </w:rPr>
        <w:t xml:space="preserve">The pixels are </w:t>
      </w:r>
      <w:r>
        <w:rPr>
          <w:rFonts w:ascii="Times New Roman" w:hAnsi="Times New Roman" w:cs="Times New Roman"/>
          <w:sz w:val="24"/>
          <w:szCs w:val="24"/>
        </w:rPr>
        <w:t>shown below and circled in red.</w:t>
      </w:r>
      <w:r w:rsidRPr="00B94646">
        <w:rPr>
          <w:rFonts w:ascii="Times New Roman" w:hAnsi="Times New Roman" w:cs="Times New Roman"/>
          <w:sz w:val="24"/>
          <w:szCs w:val="24"/>
        </w:rPr>
        <w:t xml:space="preserve"> </w:t>
      </w:r>
      <w:r w:rsidRPr="009E3AA2">
        <w:rPr>
          <w:rFonts w:ascii="Times New Roman" w:hAnsi="Times New Roman" w:cs="Times New Roman"/>
          <w:sz w:val="24"/>
          <w:szCs w:val="24"/>
        </w:rPr>
        <w:t xml:space="preserve">Center pixel is marked to blue for future using.  </w:t>
      </w:r>
    </w:p>
    <w:p w14:paraId="32204C4F" w14:textId="77777777" w:rsidR="003D1C72" w:rsidRDefault="003D1C72" w:rsidP="002666B1">
      <w:pPr>
        <w:pBdr>
          <w:top w:val="nil"/>
          <w:left w:val="nil"/>
          <w:bottom w:val="nil"/>
          <w:right w:val="nil"/>
          <w:between w:val="nil"/>
        </w:pBdr>
        <w:spacing w:after="0"/>
        <w:ind w:firstLine="720"/>
      </w:pPr>
    </w:p>
    <w:p w14:paraId="1330BCDC" w14:textId="77777777" w:rsidR="00A21498" w:rsidRDefault="00E554DD" w:rsidP="002666B1">
      <w:pPr>
        <w:keepNext/>
        <w:pBdr>
          <w:top w:val="nil"/>
          <w:left w:val="nil"/>
          <w:bottom w:val="nil"/>
          <w:right w:val="nil"/>
          <w:between w:val="nil"/>
        </w:pBdr>
        <w:spacing w:after="0"/>
      </w:pPr>
      <w:r>
        <w:rPr>
          <w:noProof/>
          <w:lang w:val="en-GB" w:eastAsia="en-GB"/>
        </w:rPr>
        <mc:AlternateContent>
          <mc:Choice Requires="wpg">
            <w:drawing>
              <wp:inline distT="114300" distB="114300" distL="114300" distR="114300" wp14:anchorId="0DB898A5" wp14:editId="5C1092E7">
                <wp:extent cx="5657850" cy="2914650"/>
                <wp:effectExtent l="0" t="0" r="0" b="0"/>
                <wp:docPr id="28" name="Group 28"/>
                <wp:cNvGraphicFramePr/>
                <a:graphic xmlns:a="http://schemas.openxmlformats.org/drawingml/2006/main">
                  <a:graphicData uri="http://schemas.microsoft.com/office/word/2010/wordprocessingGroup">
                    <wpg:wgp>
                      <wpg:cNvGrpSpPr/>
                      <wpg:grpSpPr>
                        <a:xfrm>
                          <a:off x="0" y="0"/>
                          <a:ext cx="5657850" cy="2914650"/>
                          <a:chOff x="2185406" y="1860741"/>
                          <a:chExt cx="6321189" cy="3838519"/>
                        </a:xfrm>
                      </wpg:grpSpPr>
                      <wpg:grpSp>
                        <wpg:cNvPr id="13" name="Group 13"/>
                        <wpg:cNvGrpSpPr/>
                        <wpg:grpSpPr>
                          <a:xfrm>
                            <a:off x="2185406" y="1860741"/>
                            <a:ext cx="6321189" cy="3838519"/>
                            <a:chOff x="152400" y="152400"/>
                            <a:chExt cx="6553202" cy="3976602"/>
                          </a:xfrm>
                        </wpg:grpSpPr>
                        <wps:wsp>
                          <wps:cNvPr id="14" name="Rectangle 14"/>
                          <wps:cNvSpPr/>
                          <wps:spPr>
                            <a:xfrm>
                              <a:off x="152400" y="152400"/>
                              <a:ext cx="6531394" cy="3802080"/>
                            </a:xfrm>
                            <a:prstGeom prst="rect">
                              <a:avLst/>
                            </a:prstGeom>
                            <a:noFill/>
                            <a:ln>
                              <a:noFill/>
                            </a:ln>
                          </wps:spPr>
                          <wps:txbx>
                            <w:txbxContent>
                              <w:p w14:paraId="4AD1C421"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24" descr="16_16pic4.jpg"/>
                            <pic:cNvPicPr preferRelativeResize="0"/>
                          </pic:nvPicPr>
                          <pic:blipFill rotWithShape="1">
                            <a:blip r:embed="rId33">
                              <a:alphaModFix/>
                            </a:blip>
                            <a:srcRect/>
                            <a:stretch/>
                          </pic:blipFill>
                          <pic:spPr>
                            <a:xfrm>
                              <a:off x="152400" y="152400"/>
                              <a:ext cx="6553202" cy="3976602"/>
                            </a:xfrm>
                            <a:prstGeom prst="rect">
                              <a:avLst/>
                            </a:prstGeom>
                            <a:noFill/>
                            <a:ln>
                              <a:noFill/>
                            </a:ln>
                          </pic:spPr>
                        </pic:pic>
                        <wps:wsp>
                          <wps:cNvPr id="16" name="Rectangle 16"/>
                          <wps:cNvSpPr/>
                          <wps:spPr>
                            <a:xfrm>
                              <a:off x="472050" y="491725"/>
                              <a:ext cx="1937400" cy="1180200"/>
                            </a:xfrm>
                            <a:prstGeom prst="rect">
                              <a:avLst/>
                            </a:prstGeom>
                            <a:noFill/>
                            <a:ln w="38100" cap="flat" cmpd="sng">
                              <a:solidFill>
                                <a:srgbClr val="FF0000"/>
                              </a:solidFill>
                              <a:prstDash val="solid"/>
                              <a:round/>
                              <a:headEnd type="none" w="sm" len="sm"/>
                              <a:tailEnd type="none" w="sm" len="sm"/>
                            </a:ln>
                          </wps:spPr>
                          <wps:txbx>
                            <w:txbxContent>
                              <w:p w14:paraId="6AE1D411"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17" name="Octagon 17"/>
                          <wps:cNvSpPr/>
                          <wps:spPr>
                            <a:xfrm>
                              <a:off x="1283335" y="899921"/>
                              <a:ext cx="334500" cy="304800"/>
                            </a:xfrm>
                            <a:prstGeom prst="octagon">
                              <a:avLst>
                                <a:gd name="adj" fmla="val 29289"/>
                              </a:avLst>
                            </a:prstGeom>
                            <a:noFill/>
                            <a:ln w="38100" cap="flat" cmpd="sng">
                              <a:solidFill>
                                <a:srgbClr val="0000FF"/>
                              </a:solidFill>
                              <a:prstDash val="solid"/>
                              <a:round/>
                              <a:headEnd type="none" w="sm" len="sm"/>
                              <a:tailEnd type="none" w="sm" len="sm"/>
                            </a:ln>
                          </wps:spPr>
                          <wps:txbx>
                            <w:txbxContent>
                              <w:p w14:paraId="0ED2B132"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B898A5" id="Group 28" o:spid="_x0000_s1044" style="width:445.5pt;height:229.5pt;mso-position-horizontal-relative:char;mso-position-vertical-relative:line" coordorigin="21854,18607" coordsize="63211,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">
                <v:group id="Group 13" o:spid="_x0000_s1045" style="position:absolute;left:21854;top:18607;width:63211;height:38385" coordorigin="1524,1524" coordsize="65532,3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6" style="position:absolute;left:1524;top:1524;width:65313;height:3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AD1C421" w14:textId="77777777" w:rsidR="005227DD" w:rsidRDefault="005227DD">
                          <w:pPr>
                            <w:spacing w:after="0" w:line="240" w:lineRule="auto"/>
                            <w:textDirection w:val="btLr"/>
                          </w:pPr>
                        </w:p>
                      </w:txbxContent>
                    </v:textbox>
                  </v:rect>
                  <v:shape id="Shape 24" o:spid="_x0000_s1047" type="#_x0000_t75" alt="16_16pic4.jpg" style="position:absolute;left:1524;top:1524;width:65532;height:397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">
                    <v:imagedata r:id="rId34" o:title="16_16pic4"/>
                  </v:shape>
                  <v:rect id="Rectangle 16" o:spid="_x0000_s1048" style="position:absolute;left:4720;top:4917;width:19374;height:1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" filled="f" strokecolor="red" strokeweight="3pt">
                    <v:stroke startarrowwidth="narrow" startarrowlength="short" endarrowwidth="narrow" endarrowlength="short" joinstyle="round"/>
                    <v:textbox inset="2.53958mm,2.53958mm,2.53958mm,2.53958mm">
                      <w:txbxContent>
                        <w:p w14:paraId="6AE1D411" w14:textId="77777777" w:rsidR="005227DD" w:rsidRDefault="005227DD">
                          <w:pPr>
                            <w:spacing w:after="0" w:line="240" w:lineRule="auto"/>
                            <w:textDirection w:val="btLr"/>
                          </w:pPr>
                        </w:p>
                      </w:txbxContent>
                    </v:textbox>
                  </v:rect>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17" o:spid="_x0000_s1049" type="#_x0000_t10" style="position:absolute;left:12833;top:8999;width:334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" filled="f" strokecolor="blue" strokeweight="3pt">
                    <v:stroke startarrowwidth="narrow" startarrowlength="short" endarrowwidth="narrow" endarrowlength="short" joinstyle="round"/>
                    <v:textbox inset="2.53958mm,2.53958mm,2.53958mm,2.53958mm">
                      <w:txbxContent>
                        <w:p w14:paraId="0ED2B132" w14:textId="77777777" w:rsidR="005227DD" w:rsidRDefault="005227DD">
                          <w:pPr>
                            <w:spacing w:after="0" w:line="240" w:lineRule="auto"/>
                            <w:textDirection w:val="btLr"/>
                          </w:pPr>
                        </w:p>
                      </w:txbxContent>
                    </v:textbox>
                  </v:shape>
                </v:group>
                <w10:anchorlock/>
              </v:group>
            </w:pict>
          </mc:Fallback>
        </mc:AlternateContent>
      </w:r>
    </w:p>
    <w:p w14:paraId="19F96F2A" w14:textId="6285AB09" w:rsidR="00720FC4" w:rsidRPr="00720FC4" w:rsidRDefault="00A21498" w:rsidP="002666B1">
      <w:pPr>
        <w:pStyle w:val="Caption"/>
        <w:spacing w:line="276" w:lineRule="auto"/>
        <w:jc w:val="center"/>
      </w:pPr>
      <w:bookmarkStart w:id="71" w:name="_Ref77099421"/>
      <w:bookmarkStart w:id="72" w:name="_Toc75971812"/>
      <w:bookmarkStart w:id="73" w:name="_Toc77101293"/>
      <w:r>
        <w:t xml:space="preserve">Figure </w:t>
      </w:r>
      <w:r w:rsidR="005E2D18">
        <w:fldChar w:fldCharType="begin"/>
      </w:r>
      <w:r w:rsidR="005E2D18">
        <w:instrText xml:space="preserve"> SEQ Figure \* ARABIC </w:instrText>
      </w:r>
      <w:r w:rsidR="005E2D18">
        <w:fldChar w:fldCharType="separate"/>
      </w:r>
      <w:r w:rsidR="0040490A">
        <w:rPr>
          <w:noProof/>
        </w:rPr>
        <w:t>13</w:t>
      </w:r>
      <w:r w:rsidR="005E2D18">
        <w:rPr>
          <w:noProof/>
        </w:rPr>
        <w:fldChar w:fldCharType="end"/>
      </w:r>
      <w:bookmarkEnd w:id="71"/>
      <w:r w:rsidRPr="004E62A8">
        <w:t>:  Data and area of which we make calculations</w:t>
      </w:r>
      <w:bookmarkEnd w:id="72"/>
      <w:bookmarkEnd w:id="73"/>
    </w:p>
    <w:p w14:paraId="76A58702" w14:textId="5C71BE1B" w:rsidR="00BE399C" w:rsidRDefault="00B94646" w:rsidP="002666B1">
      <w:pPr>
        <w:pBdr>
          <w:top w:val="nil"/>
          <w:left w:val="nil"/>
          <w:bottom w:val="nil"/>
          <w:right w:val="nil"/>
          <w:between w:val="nil"/>
        </w:pBdr>
        <w:spacing w:after="0"/>
        <w:ind w:firstLine="720"/>
        <w:jc w:val="both"/>
      </w:pPr>
      <w:r>
        <w:rPr>
          <w:rFonts w:ascii="Times New Roman" w:hAnsi="Times New Roman" w:cs="Times New Roman"/>
          <w:sz w:val="24"/>
          <w:szCs w:val="24"/>
        </w:rPr>
        <w:t>As mentioned in convolution process step 1,  I</w:t>
      </w:r>
      <w:r w:rsidR="00E554DD" w:rsidRPr="009E3AA2">
        <w:rPr>
          <w:rFonts w:ascii="Times New Roman" w:hAnsi="Times New Roman" w:cs="Times New Roman"/>
          <w:sz w:val="24"/>
          <w:szCs w:val="24"/>
        </w:rPr>
        <w:t xml:space="preserve"> basically</w:t>
      </w:r>
      <w:r>
        <w:rPr>
          <w:rFonts w:ascii="Times New Roman" w:hAnsi="Times New Roman" w:cs="Times New Roman"/>
          <w:sz w:val="24"/>
          <w:szCs w:val="24"/>
        </w:rPr>
        <w:t xml:space="preserve">  place our kernel, which is calculated before, over the picture’s pixels above. </w:t>
      </w:r>
      <w:r w:rsidR="005E09FE">
        <w:rPr>
          <w:rFonts w:ascii="Times New Roman" w:hAnsi="Times New Roman" w:cs="Times New Roman"/>
          <w:sz w:val="24"/>
          <w:szCs w:val="24"/>
        </w:rPr>
        <w:t xml:space="preserve">Then, multiply each kernel values with the corresponding pixel over. </w:t>
      </w:r>
      <w:r w:rsidR="009B24CD">
        <w:rPr>
          <w:rFonts w:ascii="Times New Roman" w:hAnsi="Times New Roman" w:cs="Times New Roman"/>
          <w:sz w:val="24"/>
          <w:szCs w:val="24"/>
        </w:rPr>
        <w:t>This is the figure that how I calculate convolution values:</w:t>
      </w:r>
      <w:r w:rsidR="005E09FE" w:rsidRPr="005E09FE">
        <w:rPr>
          <w:rFonts w:ascii="Times New Roman" w:hAnsi="Times New Roman" w:cs="Times New Roman"/>
          <w:i/>
          <w:sz w:val="24"/>
          <w:szCs w:val="24"/>
        </w:rPr>
        <w:t xml:space="preserve"> </w:t>
      </w:r>
    </w:p>
    <w:p w14:paraId="0EEE8EA3" w14:textId="481E5E93" w:rsidR="0040490A" w:rsidRDefault="0040490A" w:rsidP="002666B1">
      <w:pPr>
        <w:keepNext/>
        <w:pBdr>
          <w:top w:val="nil"/>
          <w:left w:val="nil"/>
          <w:bottom w:val="nil"/>
          <w:right w:val="nil"/>
          <w:between w:val="nil"/>
        </w:pBdr>
        <w:spacing w:after="0"/>
      </w:pPr>
      <w:r w:rsidRPr="00181755">
        <w:rPr>
          <w:noProof/>
        </w:rPr>
        <w:lastRenderedPageBreak/>
        <mc:AlternateContent>
          <mc:Choice Requires="wps">
            <w:drawing>
              <wp:anchor distT="0" distB="0" distL="114300" distR="114300" simplePos="0" relativeHeight="251664384" behindDoc="0" locked="0" layoutInCell="1" allowOverlap="1" wp14:anchorId="02044BB1" wp14:editId="501F0392">
                <wp:simplePos x="0" y="0"/>
                <wp:positionH relativeFrom="column">
                  <wp:posOffset>-1166337</wp:posOffset>
                </wp:positionH>
                <wp:positionV relativeFrom="paragraph">
                  <wp:posOffset>2819517</wp:posOffset>
                </wp:positionV>
                <wp:extent cx="2055951" cy="412750"/>
                <wp:effectExtent l="2223" t="0" r="23177" b="4128"/>
                <wp:wrapNone/>
                <wp:docPr id="109" name="Arrow: Curved Down 109"/>
                <wp:cNvGraphicFramePr/>
                <a:graphic xmlns:a="http://schemas.openxmlformats.org/drawingml/2006/main">
                  <a:graphicData uri="http://schemas.microsoft.com/office/word/2010/wordprocessingShape">
                    <wps:wsp>
                      <wps:cNvSpPr/>
                      <wps:spPr>
                        <a:xfrm rot="16200000" flipH="1">
                          <a:off x="0" y="0"/>
                          <a:ext cx="2055951" cy="412750"/>
                        </a:xfrm>
                        <a:prstGeom prst="curvedDownArrow">
                          <a:avLst>
                            <a:gd name="adj1" fmla="val 0"/>
                            <a:gd name="adj2" fmla="val 67518"/>
                            <a:gd name="adj3" fmla="val 25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9CEA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09" o:spid="_x0000_s1026" type="#_x0000_t105" style="position:absolute;margin-left:-91.85pt;margin-top:222pt;width:161.9pt;height:32.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" adj="18672,20136,16200" fillcolor="red" strokecolor="red" strokeweight="2pt"/>
            </w:pict>
          </mc:Fallback>
        </mc:AlternateContent>
      </w:r>
      <w:r w:rsidRPr="0040490A">
        <w:rPr>
          <w:noProof/>
        </w:rPr>
        <mc:AlternateContent>
          <mc:Choice Requires="wps">
            <w:drawing>
              <wp:anchor distT="0" distB="0" distL="114300" distR="114300" simplePos="0" relativeHeight="251667456" behindDoc="0" locked="0" layoutInCell="1" allowOverlap="1" wp14:anchorId="0ABED042" wp14:editId="19601030">
                <wp:simplePos x="0" y="0"/>
                <wp:positionH relativeFrom="column">
                  <wp:posOffset>-1210069</wp:posOffset>
                </wp:positionH>
                <wp:positionV relativeFrom="paragraph">
                  <wp:posOffset>3109740</wp:posOffset>
                </wp:positionV>
                <wp:extent cx="2159317" cy="412750"/>
                <wp:effectExtent l="0" t="3175" r="28575" b="9525"/>
                <wp:wrapNone/>
                <wp:docPr id="111" name="Arrow: Curved Down 111"/>
                <wp:cNvGraphicFramePr/>
                <a:graphic xmlns:a="http://schemas.openxmlformats.org/drawingml/2006/main">
                  <a:graphicData uri="http://schemas.microsoft.com/office/word/2010/wordprocessingShape">
                    <wps:wsp>
                      <wps:cNvSpPr/>
                      <wps:spPr>
                        <a:xfrm rot="16200000" flipH="1">
                          <a:off x="0" y="0"/>
                          <a:ext cx="2159317" cy="412750"/>
                        </a:xfrm>
                        <a:prstGeom prst="curvedDownArrow">
                          <a:avLst>
                            <a:gd name="adj1" fmla="val 0"/>
                            <a:gd name="adj2" fmla="val 67518"/>
                            <a:gd name="adj3" fmla="val 25000"/>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981C" id="Arrow: Curved Down 111" o:spid="_x0000_s1026" type="#_x0000_t105" style="position:absolute;margin-left:-95.3pt;margin-top:244.85pt;width:170pt;height:32.5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" adj="18812,20206,16200" fillcolor="#00b050" strokecolor="#00b050" strokeweight="2pt"/>
            </w:pict>
          </mc:Fallback>
        </mc:AlternateContent>
      </w:r>
      <w:r w:rsidRPr="0040490A">
        <w:rPr>
          <w:noProof/>
        </w:rPr>
        <mc:AlternateContent>
          <mc:Choice Requires="wps">
            <w:drawing>
              <wp:anchor distT="0" distB="0" distL="114300" distR="114300" simplePos="0" relativeHeight="251666432" behindDoc="0" locked="0" layoutInCell="1" allowOverlap="1" wp14:anchorId="4D5AAB99" wp14:editId="4AE781FF">
                <wp:simplePos x="0" y="0"/>
                <wp:positionH relativeFrom="column">
                  <wp:posOffset>-971246</wp:posOffset>
                </wp:positionH>
                <wp:positionV relativeFrom="paragraph">
                  <wp:posOffset>1334770</wp:posOffset>
                </wp:positionV>
                <wp:extent cx="1744980" cy="412750"/>
                <wp:effectExtent l="0" t="635" r="26035" b="6985"/>
                <wp:wrapNone/>
                <wp:docPr id="110" name="Arrow: Curved Down 110"/>
                <wp:cNvGraphicFramePr/>
                <a:graphic xmlns:a="http://schemas.openxmlformats.org/drawingml/2006/main">
                  <a:graphicData uri="http://schemas.microsoft.com/office/word/2010/wordprocessingShape">
                    <wps:wsp>
                      <wps:cNvSpPr/>
                      <wps:spPr>
                        <a:xfrm rot="16200000" flipH="1">
                          <a:off x="0" y="0"/>
                          <a:ext cx="1744980" cy="412750"/>
                        </a:xfrm>
                        <a:prstGeom prst="curvedDownArrow">
                          <a:avLst>
                            <a:gd name="adj1" fmla="val 0"/>
                            <a:gd name="adj2" fmla="val 67518"/>
                            <a:gd name="adj3" fmla="val 25000"/>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9CB92" id="Arrow: Curved Down 110" o:spid="_x0000_s1026" type="#_x0000_t105" style="position:absolute;margin-left:-76.5pt;margin-top:105.1pt;width:137.4pt;height:32.5pt;rotation:9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" adj="18150,19875,16200" fillcolor="#00b050" strokecolor="#00b050" strokeweight="2pt"/>
            </w:pict>
          </mc:Fallback>
        </mc:AlternateContent>
      </w:r>
      <w:r w:rsidR="00181755" w:rsidRPr="00181755">
        <w:rPr>
          <w:noProof/>
        </w:rPr>
        <mc:AlternateContent>
          <mc:Choice Requires="wps">
            <w:drawing>
              <wp:anchor distT="0" distB="0" distL="114300" distR="114300" simplePos="0" relativeHeight="251663360" behindDoc="0" locked="0" layoutInCell="1" allowOverlap="1" wp14:anchorId="293510BC" wp14:editId="3831262E">
                <wp:simplePos x="0" y="0"/>
                <wp:positionH relativeFrom="column">
                  <wp:posOffset>-980109</wp:posOffset>
                </wp:positionH>
                <wp:positionV relativeFrom="paragraph">
                  <wp:posOffset>1096645</wp:posOffset>
                </wp:positionV>
                <wp:extent cx="1744980" cy="412750"/>
                <wp:effectExtent l="0" t="635" r="26035" b="6985"/>
                <wp:wrapNone/>
                <wp:docPr id="108" name="Arrow: Curved Down 108"/>
                <wp:cNvGraphicFramePr/>
                <a:graphic xmlns:a="http://schemas.openxmlformats.org/drawingml/2006/main">
                  <a:graphicData uri="http://schemas.microsoft.com/office/word/2010/wordprocessingShape">
                    <wps:wsp>
                      <wps:cNvSpPr/>
                      <wps:spPr>
                        <a:xfrm rot="16200000" flipH="1">
                          <a:off x="0" y="0"/>
                          <a:ext cx="1744980" cy="412750"/>
                        </a:xfrm>
                        <a:prstGeom prst="curvedDownArrow">
                          <a:avLst>
                            <a:gd name="adj1" fmla="val 0"/>
                            <a:gd name="adj2" fmla="val 67518"/>
                            <a:gd name="adj3" fmla="val 25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E994F" id="Arrow: Curved Down 108" o:spid="_x0000_s1026" type="#_x0000_t105" style="position:absolute;margin-left:-77.15pt;margin-top:86.35pt;width:137.4pt;height:32.5pt;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" adj="18150,19875,16200" fillcolor="red" strokecolor="red" strokeweight="2pt"/>
            </w:pict>
          </mc:Fallback>
        </mc:AlternateContent>
      </w:r>
      <w:r w:rsidR="00181755">
        <w:rPr>
          <w:rFonts w:ascii="Times New Roman" w:hAnsi="Times New Roman" w:cs="Times New Roman"/>
          <w:i/>
          <w:noProof/>
          <w:sz w:val="24"/>
          <w:szCs w:val="24"/>
        </w:rPr>
        <mc:AlternateContent>
          <mc:Choice Requires="wps">
            <w:drawing>
              <wp:anchor distT="0" distB="0" distL="114300" distR="114300" simplePos="0" relativeHeight="251661312" behindDoc="0" locked="0" layoutInCell="1" allowOverlap="1" wp14:anchorId="7626112F" wp14:editId="68585AFB">
                <wp:simplePos x="0" y="0"/>
                <wp:positionH relativeFrom="column">
                  <wp:posOffset>-1126484</wp:posOffset>
                </wp:positionH>
                <wp:positionV relativeFrom="paragraph">
                  <wp:posOffset>2532541</wp:posOffset>
                </wp:positionV>
                <wp:extent cx="2009708" cy="412750"/>
                <wp:effectExtent l="0" t="1905" r="27305" b="8255"/>
                <wp:wrapNone/>
                <wp:docPr id="107" name="Arrow: Curved Down 107"/>
                <wp:cNvGraphicFramePr/>
                <a:graphic xmlns:a="http://schemas.openxmlformats.org/drawingml/2006/main">
                  <a:graphicData uri="http://schemas.microsoft.com/office/word/2010/wordprocessingShape">
                    <wps:wsp>
                      <wps:cNvSpPr/>
                      <wps:spPr>
                        <a:xfrm rot="16200000" flipH="1">
                          <a:off x="0" y="0"/>
                          <a:ext cx="2009708" cy="412750"/>
                        </a:xfrm>
                        <a:prstGeom prst="curvedDownArrow">
                          <a:avLst>
                            <a:gd name="adj1" fmla="val 0"/>
                            <a:gd name="adj2" fmla="val 6751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80177" id="Arrow: Curved Down 107" o:spid="_x0000_s1026" type="#_x0000_t105" style="position:absolute;margin-left:-88.7pt;margin-top:199.4pt;width:158.25pt;height:32.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" adj="18605,20103,16200" fillcolor="#4f81bd [3204]" strokecolor="#243f60 [1604]" strokeweight="2pt"/>
            </w:pict>
          </mc:Fallback>
        </mc:AlternateContent>
      </w:r>
      <w:r w:rsidR="00181755">
        <w:rPr>
          <w:rFonts w:ascii="Times New Roman" w:hAnsi="Times New Roman" w:cs="Times New Roman"/>
          <w:i/>
          <w:noProof/>
          <w:sz w:val="24"/>
          <w:szCs w:val="24"/>
        </w:rPr>
        <mc:AlternateContent>
          <mc:Choice Requires="wps">
            <w:drawing>
              <wp:anchor distT="0" distB="0" distL="114300" distR="114300" simplePos="0" relativeHeight="251659264" behindDoc="0" locked="0" layoutInCell="1" allowOverlap="1" wp14:anchorId="13CD993A" wp14:editId="7AAF3902">
                <wp:simplePos x="0" y="0"/>
                <wp:positionH relativeFrom="column">
                  <wp:posOffset>-967334</wp:posOffset>
                </wp:positionH>
                <wp:positionV relativeFrom="paragraph">
                  <wp:posOffset>835918</wp:posOffset>
                </wp:positionV>
                <wp:extent cx="1745355" cy="412750"/>
                <wp:effectExtent l="0" t="635" r="26035" b="6985"/>
                <wp:wrapNone/>
                <wp:docPr id="96" name="Arrow: Curved Down 96"/>
                <wp:cNvGraphicFramePr/>
                <a:graphic xmlns:a="http://schemas.openxmlformats.org/drawingml/2006/main">
                  <a:graphicData uri="http://schemas.microsoft.com/office/word/2010/wordprocessingShape">
                    <wps:wsp>
                      <wps:cNvSpPr/>
                      <wps:spPr>
                        <a:xfrm rot="16200000" flipH="1">
                          <a:off x="0" y="0"/>
                          <a:ext cx="1745355" cy="412750"/>
                        </a:xfrm>
                        <a:prstGeom prst="curvedDownArrow">
                          <a:avLst>
                            <a:gd name="adj1" fmla="val 0"/>
                            <a:gd name="adj2" fmla="val 6751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3E4F9" id="Arrow: Curved Down 96" o:spid="_x0000_s1026" type="#_x0000_t105" style="position:absolute;margin-left:-76.15pt;margin-top:65.8pt;width:137.45pt;height:32.5pt;rotation:9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" adj="18151,19876,16200" fillcolor="#4f81bd [3204]" strokecolor="#243f60 [1604]" strokeweight="2pt"/>
            </w:pict>
          </mc:Fallback>
        </mc:AlternateContent>
      </w:r>
      <w:r w:rsidR="00181755">
        <w:rPr>
          <w:noProof/>
        </w:rPr>
        <w:drawing>
          <wp:inline distT="0" distB="0" distL="0" distR="0" wp14:anchorId="5B6B4ECF" wp14:editId="597215E0">
            <wp:extent cx="5760720" cy="54108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35">
                      <a:extLst>
                        <a:ext uri="{28A0092B-C50C-407E-A947-70E740481C1C}">
                          <a14:useLocalDpi xmlns:a14="http://schemas.microsoft.com/office/drawing/2010/main" val="0"/>
                        </a:ext>
                      </a:extLst>
                    </a:blip>
                    <a:stretch>
                      <a:fillRect/>
                    </a:stretch>
                  </pic:blipFill>
                  <pic:spPr>
                    <a:xfrm>
                      <a:off x="0" y="0"/>
                      <a:ext cx="5760720" cy="5410835"/>
                    </a:xfrm>
                    <a:prstGeom prst="rect">
                      <a:avLst/>
                    </a:prstGeom>
                  </pic:spPr>
                </pic:pic>
              </a:graphicData>
            </a:graphic>
          </wp:inline>
        </w:drawing>
      </w:r>
    </w:p>
    <w:p w14:paraId="5E5177E2" w14:textId="157BACE3" w:rsidR="00BE399C" w:rsidRPr="00B14017" w:rsidRDefault="0040490A" w:rsidP="002666B1">
      <w:pPr>
        <w:pStyle w:val="Caption"/>
        <w:spacing w:line="276" w:lineRule="auto"/>
        <w:jc w:val="center"/>
        <w:rPr>
          <w:i w:val="0"/>
          <w:iCs w:val="0"/>
          <w:color w:val="auto"/>
        </w:rPr>
      </w:pPr>
      <w:bookmarkStart w:id="74" w:name="_Toc77101294"/>
      <w:r w:rsidRPr="00B14017">
        <w:rPr>
          <w:i w:val="0"/>
          <w:iCs w:val="0"/>
          <w:color w:val="auto"/>
        </w:rPr>
        <w:t xml:space="preserve">Figure </w:t>
      </w:r>
      <w:r w:rsidRPr="00B14017">
        <w:rPr>
          <w:i w:val="0"/>
          <w:iCs w:val="0"/>
          <w:color w:val="auto"/>
        </w:rPr>
        <w:fldChar w:fldCharType="begin"/>
      </w:r>
      <w:r w:rsidRPr="00B14017">
        <w:rPr>
          <w:i w:val="0"/>
          <w:iCs w:val="0"/>
          <w:color w:val="auto"/>
        </w:rPr>
        <w:instrText xml:space="preserve"> SEQ Figure \* ARABIC </w:instrText>
      </w:r>
      <w:r w:rsidRPr="00B14017">
        <w:rPr>
          <w:i w:val="0"/>
          <w:iCs w:val="0"/>
          <w:color w:val="auto"/>
        </w:rPr>
        <w:fldChar w:fldCharType="separate"/>
      </w:r>
      <w:r w:rsidRPr="00B14017">
        <w:rPr>
          <w:i w:val="0"/>
          <w:iCs w:val="0"/>
          <w:noProof/>
          <w:color w:val="auto"/>
        </w:rPr>
        <w:t>14</w:t>
      </w:r>
      <w:r w:rsidRPr="00B14017">
        <w:rPr>
          <w:i w:val="0"/>
          <w:iCs w:val="0"/>
          <w:color w:val="auto"/>
        </w:rPr>
        <w:fldChar w:fldCharType="end"/>
      </w:r>
      <w:r w:rsidRPr="00B14017">
        <w:rPr>
          <w:i w:val="0"/>
          <w:iCs w:val="0"/>
          <w:color w:val="auto"/>
        </w:rPr>
        <w:t>: Convolution Process for 1'st Pixel</w:t>
      </w:r>
      <w:r w:rsidR="009B24CD" w:rsidRPr="00B14017">
        <w:rPr>
          <w:i w:val="0"/>
          <w:iCs w:val="0"/>
          <w:color w:val="auto"/>
        </w:rPr>
        <w:t xml:space="preserve"> ( To avoid confusion only 3 of the 25 arrows are </w:t>
      </w:r>
      <w:commentRangeStart w:id="75"/>
      <w:r w:rsidR="009B24CD" w:rsidRPr="00B14017">
        <w:rPr>
          <w:i w:val="0"/>
          <w:iCs w:val="0"/>
          <w:color w:val="auto"/>
        </w:rPr>
        <w:t>shown</w:t>
      </w:r>
      <w:commentRangeEnd w:id="75"/>
      <w:r w:rsidR="007D5B7A" w:rsidRPr="007D5B7A">
        <w:rPr>
          <w:rStyle w:val="CommentReference"/>
          <w:i w:val="0"/>
          <w:iCs w:val="0"/>
          <w:color w:val="auto"/>
        </w:rPr>
        <w:commentReference w:id="75"/>
      </w:r>
      <w:r w:rsidR="009B24CD" w:rsidRPr="00B14017">
        <w:rPr>
          <w:i w:val="0"/>
          <w:iCs w:val="0"/>
          <w:color w:val="auto"/>
        </w:rPr>
        <w:t>)</w:t>
      </w:r>
      <w:bookmarkEnd w:id="74"/>
      <w:r w:rsidR="009B24CD" w:rsidRPr="00B14017">
        <w:rPr>
          <w:i w:val="0"/>
          <w:iCs w:val="0"/>
          <w:color w:val="auto"/>
        </w:rPr>
        <w:t xml:space="preserve"> </w:t>
      </w:r>
    </w:p>
    <w:p w14:paraId="2690794C" w14:textId="202CCA3A" w:rsidR="00181755" w:rsidRPr="00535897" w:rsidRDefault="009B24CD" w:rsidP="002666B1">
      <w:pPr>
        <w:pBdr>
          <w:top w:val="nil"/>
          <w:left w:val="nil"/>
          <w:bottom w:val="nil"/>
          <w:right w:val="nil"/>
          <w:between w:val="nil"/>
        </w:pBdr>
        <w:spacing w:after="0"/>
        <w:rPr>
          <w:rFonts w:ascii="Times New Roman" w:eastAsia="Courier New" w:hAnsi="Times New Roman" w:cs="Times New Roman"/>
          <w:color w:val="212121"/>
          <w:sz w:val="24"/>
          <w:szCs w:val="24"/>
          <w:highlight w:val="white"/>
        </w:rPr>
      </w:pPr>
      <w:r>
        <w:tab/>
      </w:r>
      <w:r w:rsidRPr="00535897">
        <w:rPr>
          <w:rFonts w:ascii="Times New Roman" w:hAnsi="Times New Roman" w:cs="Times New Roman"/>
          <w:sz w:val="24"/>
          <w:szCs w:val="24"/>
        </w:rPr>
        <w:t>In other words, I multiply each picture pixel with the related kernel value. This process can also be expressed as below</w:t>
      </w:r>
      <w:r w:rsidR="00535897" w:rsidRPr="00535897">
        <w:rPr>
          <w:rFonts w:ascii="Times New Roman" w:hAnsi="Times New Roman" w:cs="Times New Roman"/>
          <w:sz w:val="24"/>
          <w:szCs w:val="24"/>
        </w:rPr>
        <w:t>:</w:t>
      </w:r>
    </w:p>
    <w:p w14:paraId="7A25036C" w14:textId="79014922" w:rsidR="00181755" w:rsidRDefault="00181755" w:rsidP="002666B1">
      <w:pPr>
        <w:pBdr>
          <w:top w:val="nil"/>
          <w:left w:val="nil"/>
          <w:bottom w:val="nil"/>
          <w:right w:val="nil"/>
          <w:between w:val="nil"/>
        </w:pBdr>
        <w:spacing w:after="0"/>
        <w:rPr>
          <w:rFonts w:ascii="Courier New" w:eastAsia="Courier New" w:hAnsi="Courier New" w:cs="Courier New"/>
          <w:color w:val="212121"/>
          <w:sz w:val="19"/>
          <w:szCs w:val="19"/>
          <w:highlight w:val="white"/>
        </w:rPr>
      </w:pPr>
    </w:p>
    <w:p w14:paraId="0D781085" w14:textId="3FA2EA39" w:rsidR="0062541E" w:rsidRPr="00603B5D" w:rsidRDefault="0062541E" w:rsidP="00603B5D">
      <w:pPr>
        <w:pStyle w:val="Caption"/>
        <w:keepNext/>
        <w:spacing w:after="0" w:line="276" w:lineRule="auto"/>
        <w:rPr>
          <w:i w:val="0"/>
          <w:iCs w:val="0"/>
          <w:color w:val="auto"/>
          <w:sz w:val="24"/>
          <w:szCs w:val="24"/>
        </w:rPr>
      </w:pPr>
      <w:bookmarkStart w:id="76" w:name="_Toc77101278"/>
      <w:r w:rsidRPr="00603B5D">
        <w:rPr>
          <w:i w:val="0"/>
          <w:iCs w:val="0"/>
          <w:color w:val="auto"/>
          <w:sz w:val="24"/>
          <w:szCs w:val="24"/>
        </w:rPr>
        <w:t xml:space="preserve">Table </w:t>
      </w:r>
      <w:r w:rsidRPr="00603B5D">
        <w:rPr>
          <w:i w:val="0"/>
          <w:iCs w:val="0"/>
          <w:color w:val="auto"/>
          <w:sz w:val="24"/>
          <w:szCs w:val="24"/>
        </w:rPr>
        <w:fldChar w:fldCharType="begin"/>
      </w:r>
      <w:r w:rsidRPr="00603B5D">
        <w:rPr>
          <w:i w:val="0"/>
          <w:iCs w:val="0"/>
          <w:color w:val="auto"/>
          <w:sz w:val="24"/>
          <w:szCs w:val="24"/>
        </w:rPr>
        <w:instrText xml:space="preserve"> SEQ Table \* ARABIC </w:instrText>
      </w:r>
      <w:r w:rsidRPr="00603B5D">
        <w:rPr>
          <w:i w:val="0"/>
          <w:iCs w:val="0"/>
          <w:color w:val="auto"/>
          <w:sz w:val="24"/>
          <w:szCs w:val="24"/>
        </w:rPr>
        <w:fldChar w:fldCharType="separate"/>
      </w:r>
      <w:r w:rsidR="0060241E">
        <w:rPr>
          <w:i w:val="0"/>
          <w:iCs w:val="0"/>
          <w:noProof/>
          <w:color w:val="auto"/>
          <w:sz w:val="24"/>
          <w:szCs w:val="24"/>
        </w:rPr>
        <w:t>4</w:t>
      </w:r>
      <w:r w:rsidRPr="00603B5D">
        <w:rPr>
          <w:i w:val="0"/>
          <w:iCs w:val="0"/>
          <w:color w:val="auto"/>
          <w:sz w:val="24"/>
          <w:szCs w:val="24"/>
        </w:rPr>
        <w:fldChar w:fldCharType="end"/>
      </w:r>
      <w:r w:rsidRPr="00603B5D">
        <w:rPr>
          <w:i w:val="0"/>
          <w:iCs w:val="0"/>
          <w:color w:val="auto"/>
          <w:sz w:val="24"/>
          <w:szCs w:val="24"/>
        </w:rPr>
        <w:t>:Results for the 1'st Step of Convolution Process</w:t>
      </w:r>
      <w:bookmarkEnd w:id="76"/>
    </w:p>
    <w:tbl>
      <w:tblPr>
        <w:tblStyle w:val="TableGrid"/>
        <w:tblW w:w="0" w:type="auto"/>
        <w:tblLook w:val="04A0" w:firstRow="1" w:lastRow="0" w:firstColumn="1" w:lastColumn="0" w:noHBand="0" w:noVBand="1"/>
      </w:tblPr>
      <w:tblGrid>
        <w:gridCol w:w="4531"/>
        <w:gridCol w:w="4531"/>
      </w:tblGrid>
      <w:tr w:rsidR="00535897" w14:paraId="2505CEA4" w14:textId="77777777" w:rsidTr="00535897">
        <w:tc>
          <w:tcPr>
            <w:tcW w:w="4531" w:type="dxa"/>
          </w:tcPr>
          <w:p w14:paraId="32380A71"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picture(0,0) x kernel(0,0) = 0.718</w:t>
            </w:r>
          </w:p>
          <w:p w14:paraId="2AF55B9B"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picture(0,1) x kernel(0,1) = 2.22</w:t>
            </w:r>
          </w:p>
          <w:p w14:paraId="21C818E2"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picture(0,2) x kernel(0,2) = 3.662</w:t>
            </w:r>
          </w:p>
          <w:p w14:paraId="146F6C32"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picture(0,3) x kernel(0,3) = 2.246</w:t>
            </w:r>
          </w:p>
          <w:p w14:paraId="119688B1"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picture(0,4) x kernel(0,4) = 0.508</w:t>
            </w:r>
          </w:p>
          <w:p w14:paraId="5706AF90"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picture(1,0) x kernel(1,0) = 3.278</w:t>
            </w:r>
          </w:p>
          <w:p w14:paraId="368A092B"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picture(1,1) x kernel(1,1) = 10.363</w:t>
            </w:r>
          </w:p>
          <w:p w14:paraId="688E9900"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picture(1,2) x kernel(1,2) = 17.375</w:t>
            </w:r>
          </w:p>
          <w:p w14:paraId="419081CC"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picture(1,3) x kernel(1,3) = 10.598</w:t>
            </w:r>
          </w:p>
          <w:p w14:paraId="5FD03F0E" w14:textId="77777777" w:rsidR="00535897" w:rsidRPr="00603B5D" w:rsidRDefault="00535897" w:rsidP="00603B5D">
            <w:pPr>
              <w:pBdr>
                <w:top w:val="nil"/>
                <w:left w:val="nil"/>
                <w:bottom w:val="nil"/>
                <w:right w:val="nil"/>
                <w:between w:val="nil"/>
              </w:pBdr>
              <w:shd w:val="clear" w:color="auto" w:fill="B8CCE4" w:themeFill="accent1" w:themeFillTint="66"/>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picture(1,4) x kernel(1,4) = 2.364</w:t>
            </w:r>
          </w:p>
          <w:p w14:paraId="530FF505"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picture(2,0) x kernel(2,0) = 5.428</w:t>
            </w:r>
          </w:p>
          <w:p w14:paraId="2637A11A"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picture(2,1) x kernel(2,1) = 17.665</w:t>
            </w:r>
          </w:p>
          <w:p w14:paraId="6125FB09" w14:textId="18572C15"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picture(2,2) x kernel(2,2) = 29.92</w:t>
            </w:r>
          </w:p>
        </w:tc>
        <w:tc>
          <w:tcPr>
            <w:tcW w:w="4531" w:type="dxa"/>
          </w:tcPr>
          <w:p w14:paraId="2782426A" w14:textId="257DF100"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picture(2,3) x kernel(2,3) = 18.148</w:t>
            </w:r>
          </w:p>
          <w:p w14:paraId="35D36A86" w14:textId="25C5921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picture(2,4) x kernel(2,4) = 4.028</w:t>
            </w:r>
          </w:p>
          <w:p w14:paraId="0AAA771E"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picture(3,0) x kernel(3,0) = 3.278</w:t>
            </w:r>
          </w:p>
          <w:p w14:paraId="48A87012"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picture(3,1) x kernel(3,1) = 10.832</w:t>
            </w:r>
          </w:p>
          <w:p w14:paraId="00E048E5"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picture(3,2) x kernel(3,2) = 18.727</w:t>
            </w:r>
          </w:p>
          <w:p w14:paraId="37593150"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picture(3,3) x kernel(3,3) = 11.3</w:t>
            </w:r>
          </w:p>
          <w:p w14:paraId="73C5A5C6"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picture(3,4) x kernel(3,4) = 2.494</w:t>
            </w:r>
          </w:p>
          <w:p w14:paraId="00758ED3"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picture(4,0) x kernel(4,0) = 0.733</w:t>
            </w:r>
          </w:p>
          <w:p w14:paraId="38F4EBBA"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picture(4,1) x kernel(4,1) = 2.442</w:t>
            </w:r>
          </w:p>
          <w:p w14:paraId="27040575"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picture(4,2) x kernel(4,2) = 4.243</w:t>
            </w:r>
          </w:p>
          <w:p w14:paraId="60521200"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picture(4,3) x kernel(4,3) = 2.573</w:t>
            </w:r>
          </w:p>
          <w:p w14:paraId="47896231" w14:textId="77777777" w:rsidR="00535897" w:rsidRPr="00603B5D" w:rsidRDefault="00535897" w:rsidP="002666B1">
            <w:pPr>
              <w:pBdr>
                <w:top w:val="nil"/>
                <w:left w:val="nil"/>
                <w:bottom w:val="nil"/>
                <w:right w:val="nil"/>
                <w:between w:val="nil"/>
              </w:pBdr>
              <w:spacing w:line="276" w:lineRule="auto"/>
              <w:rPr>
                <w:rFonts w:ascii="Times New Roman" w:eastAsia="Courier New" w:hAnsi="Times New Roman" w:cs="Times New Roman"/>
                <w:color w:val="212121"/>
                <w:sz w:val="20"/>
                <w:szCs w:val="20"/>
                <w:highlight w:val="white"/>
              </w:rPr>
            </w:pPr>
            <w:r w:rsidRPr="00603B5D">
              <w:rPr>
                <w:rFonts w:ascii="Times New Roman" w:eastAsia="Courier New" w:hAnsi="Times New Roman" w:cs="Times New Roman"/>
                <w:color w:val="212121"/>
                <w:sz w:val="20"/>
                <w:szCs w:val="20"/>
                <w:highlight w:val="white"/>
              </w:rPr>
              <w:t>picture(4,4) x kernel(4,4) = 0.566</w:t>
            </w:r>
          </w:p>
          <w:p w14:paraId="091C7D76" w14:textId="77777777" w:rsidR="00535897" w:rsidRPr="00603B5D" w:rsidRDefault="00535897" w:rsidP="002666B1">
            <w:pPr>
              <w:spacing w:line="276" w:lineRule="auto"/>
              <w:rPr>
                <w:rFonts w:ascii="Times New Roman" w:eastAsia="Courier New" w:hAnsi="Times New Roman" w:cs="Times New Roman"/>
                <w:color w:val="212121"/>
                <w:sz w:val="20"/>
                <w:szCs w:val="20"/>
                <w:highlight w:val="white"/>
              </w:rPr>
            </w:pPr>
          </w:p>
        </w:tc>
      </w:tr>
    </w:tbl>
    <w:p w14:paraId="7881573C" w14:textId="71F10547" w:rsidR="003D1C72" w:rsidRPr="009E3AA2" w:rsidRDefault="009F65C0" w:rsidP="002666B1">
      <w:pPr>
        <w:pBdr>
          <w:top w:val="nil"/>
          <w:left w:val="nil"/>
          <w:bottom w:val="nil"/>
          <w:right w:val="nil"/>
          <w:between w:val="nil"/>
        </w:pBdr>
        <w:spacing w:after="0"/>
        <w:ind w:firstLine="720"/>
        <w:rPr>
          <w:rFonts w:ascii="Times New Roman" w:hAnsi="Times New Roman" w:cs="Times New Roman"/>
          <w:sz w:val="24"/>
          <w:szCs w:val="24"/>
        </w:rPr>
      </w:pPr>
      <w:r w:rsidRPr="009F65C0">
        <w:rPr>
          <w:rFonts w:ascii="Times New Roman" w:hAnsi="Times New Roman" w:cs="Times New Roman"/>
          <w:sz w:val="24"/>
          <w:szCs w:val="24"/>
        </w:rPr>
        <w:lastRenderedPageBreak/>
        <w:br/>
      </w:r>
      <w:r w:rsidR="0062541E">
        <w:rPr>
          <w:rFonts w:ascii="Times New Roman" w:hAnsi="Times New Roman" w:cs="Times New Roman"/>
          <w:sz w:val="24"/>
          <w:szCs w:val="24"/>
        </w:rPr>
        <w:t xml:space="preserve"> </w:t>
      </w:r>
      <w:r w:rsidR="0062541E">
        <w:rPr>
          <w:rFonts w:ascii="Times New Roman" w:hAnsi="Times New Roman" w:cs="Times New Roman"/>
          <w:sz w:val="24"/>
          <w:szCs w:val="24"/>
        </w:rPr>
        <w:tab/>
        <w:t xml:space="preserve">I am following convolution process steps. Now we are on 2’nd step of convolution process, which is </w:t>
      </w:r>
      <w:r w:rsidRPr="009F65C0">
        <w:rPr>
          <w:rFonts w:ascii="Times New Roman" w:hAnsi="Times New Roman" w:cs="Times New Roman"/>
          <w:sz w:val="24"/>
          <w:szCs w:val="24"/>
        </w:rPr>
        <w:t xml:space="preserve">sum </w:t>
      </w:r>
      <w:r w:rsidR="0062541E">
        <w:rPr>
          <w:rFonts w:ascii="Times New Roman" w:hAnsi="Times New Roman" w:cs="Times New Roman"/>
          <w:sz w:val="24"/>
          <w:szCs w:val="24"/>
        </w:rPr>
        <w:t>of</w:t>
      </w:r>
      <w:r w:rsidRPr="009F65C0">
        <w:rPr>
          <w:rFonts w:ascii="Times New Roman" w:hAnsi="Times New Roman" w:cs="Times New Roman"/>
          <w:sz w:val="24"/>
          <w:szCs w:val="24"/>
        </w:rPr>
        <w:t xml:space="preserve"> </w:t>
      </w:r>
      <w:r w:rsidR="0062541E">
        <w:rPr>
          <w:rFonts w:ascii="Times New Roman" w:hAnsi="Times New Roman" w:cs="Times New Roman"/>
          <w:sz w:val="24"/>
          <w:szCs w:val="24"/>
        </w:rPr>
        <w:t xml:space="preserve">all </w:t>
      </w:r>
      <w:r w:rsidRPr="009F65C0">
        <w:rPr>
          <w:rFonts w:ascii="Times New Roman" w:hAnsi="Times New Roman" w:cs="Times New Roman"/>
          <w:sz w:val="24"/>
          <w:szCs w:val="24"/>
        </w:rPr>
        <w:t>the results</w:t>
      </w:r>
      <w:r>
        <w:rPr>
          <w:rFonts w:ascii="Times New Roman" w:hAnsi="Times New Roman" w:cs="Times New Roman"/>
          <w:sz w:val="24"/>
          <w:szCs w:val="24"/>
        </w:rPr>
        <w:t>.</w:t>
      </w:r>
      <w:r w:rsidR="000D4944">
        <w:rPr>
          <w:rFonts w:ascii="Times New Roman" w:hAnsi="Times New Roman" w:cs="Times New Roman"/>
          <w:sz w:val="24"/>
          <w:szCs w:val="24"/>
        </w:rPr>
        <w:t xml:space="preserve"> </w:t>
      </w:r>
      <w:r w:rsidR="0062541E">
        <w:rPr>
          <w:rFonts w:ascii="Times New Roman" w:hAnsi="Times New Roman" w:cs="Times New Roman"/>
          <w:sz w:val="24"/>
          <w:szCs w:val="24"/>
        </w:rPr>
        <w:t xml:space="preserve">I add all values eachother like 0.718+2.22+3.66+2.24+… </w:t>
      </w:r>
      <w:r>
        <w:rPr>
          <w:rFonts w:ascii="Times New Roman" w:hAnsi="Times New Roman" w:cs="Times New Roman"/>
          <w:sz w:val="24"/>
          <w:szCs w:val="24"/>
        </w:rPr>
        <w:t>S</w:t>
      </w:r>
      <w:r w:rsidR="00E554DD" w:rsidRPr="009E3AA2">
        <w:rPr>
          <w:rFonts w:ascii="Times New Roman" w:hAnsi="Times New Roman" w:cs="Times New Roman"/>
          <w:sz w:val="24"/>
          <w:szCs w:val="24"/>
        </w:rPr>
        <w:t>um of the all convulution values above</w:t>
      </w:r>
      <w:r>
        <w:rPr>
          <w:rFonts w:ascii="Times New Roman" w:hAnsi="Times New Roman" w:cs="Times New Roman"/>
          <w:sz w:val="24"/>
          <w:szCs w:val="24"/>
        </w:rPr>
        <w:t xml:space="preserve"> </w:t>
      </w:r>
      <w:r w:rsidR="000D4944">
        <w:rPr>
          <w:rFonts w:ascii="Times New Roman" w:hAnsi="Times New Roman" w:cs="Times New Roman"/>
          <w:sz w:val="24"/>
          <w:szCs w:val="24"/>
        </w:rPr>
        <w:t>is</w:t>
      </w:r>
      <w:r w:rsidR="00E554DD" w:rsidRPr="009E3AA2">
        <w:rPr>
          <w:rFonts w:ascii="Times New Roman" w:hAnsi="Times New Roman" w:cs="Times New Roman"/>
          <w:sz w:val="24"/>
          <w:szCs w:val="24"/>
        </w:rPr>
        <w:t xml:space="preserve"> </w:t>
      </w:r>
      <w:r>
        <w:rPr>
          <w:rFonts w:ascii="Times New Roman" w:hAnsi="Times New Roman" w:cs="Times New Roman"/>
          <w:sz w:val="24"/>
          <w:szCs w:val="24"/>
        </w:rPr>
        <w:t>“</w:t>
      </w:r>
      <w:r w:rsidR="00E554DD" w:rsidRPr="009E3AA2">
        <w:rPr>
          <w:rFonts w:ascii="Times New Roman" w:hAnsi="Times New Roman" w:cs="Times New Roman"/>
          <w:sz w:val="24"/>
          <w:szCs w:val="24"/>
        </w:rPr>
        <w:t>185.71</w:t>
      </w:r>
      <w:r>
        <w:rPr>
          <w:rFonts w:ascii="Times New Roman" w:hAnsi="Times New Roman" w:cs="Times New Roman"/>
          <w:sz w:val="24"/>
          <w:szCs w:val="24"/>
        </w:rPr>
        <w:t>”</w:t>
      </w:r>
      <w:r w:rsidR="0062541E">
        <w:rPr>
          <w:rFonts w:ascii="Times New Roman" w:hAnsi="Times New Roman" w:cs="Times New Roman"/>
          <w:sz w:val="24"/>
          <w:szCs w:val="24"/>
        </w:rPr>
        <w:t xml:space="preserve">. </w:t>
      </w:r>
    </w:p>
    <w:p w14:paraId="6B1C3CC5" w14:textId="77777777" w:rsidR="009F65C0" w:rsidRDefault="009F65C0" w:rsidP="002666B1">
      <w:pPr>
        <w:pBdr>
          <w:top w:val="nil"/>
          <w:left w:val="nil"/>
          <w:bottom w:val="nil"/>
          <w:right w:val="nil"/>
          <w:between w:val="nil"/>
        </w:pBdr>
        <w:spacing w:after="0"/>
        <w:jc w:val="both"/>
        <w:rPr>
          <w:rFonts w:ascii="Times New Roman" w:hAnsi="Times New Roman" w:cs="Times New Roman"/>
          <w:sz w:val="24"/>
          <w:szCs w:val="24"/>
        </w:rPr>
      </w:pPr>
    </w:p>
    <w:p w14:paraId="0DD30B6F" w14:textId="07B79FF4" w:rsidR="003D1C72" w:rsidRPr="009E3AA2" w:rsidRDefault="009F65C0" w:rsidP="002666B1">
      <w:pPr>
        <w:pBdr>
          <w:top w:val="nil"/>
          <w:left w:val="nil"/>
          <w:bottom w:val="nil"/>
          <w:right w:val="nil"/>
          <w:between w:val="nil"/>
        </w:pBdr>
        <w:spacing w:after="0"/>
        <w:ind w:firstLine="720"/>
        <w:jc w:val="both"/>
        <w:rPr>
          <w:rFonts w:ascii="Times New Roman" w:hAnsi="Times New Roman" w:cs="Times New Roman"/>
          <w:sz w:val="24"/>
          <w:szCs w:val="24"/>
        </w:rPr>
      </w:pPr>
      <w:r>
        <w:rPr>
          <w:rFonts w:ascii="Times New Roman" w:hAnsi="Times New Roman" w:cs="Times New Roman"/>
          <w:sz w:val="24"/>
          <w:szCs w:val="24"/>
        </w:rPr>
        <w:t>Now, we</w:t>
      </w:r>
      <w:r w:rsidR="00E554DD" w:rsidRPr="009E3AA2">
        <w:rPr>
          <w:rFonts w:ascii="Times New Roman" w:hAnsi="Times New Roman" w:cs="Times New Roman"/>
          <w:sz w:val="24"/>
          <w:szCs w:val="24"/>
        </w:rPr>
        <w:t xml:space="preserve"> need to divide this value to the sum of our kernel which is 0,981. We did this process because otherwise our results would be out of scale.</w:t>
      </w:r>
      <w:r w:rsidR="005948B5">
        <w:rPr>
          <w:rFonts w:ascii="Times New Roman" w:hAnsi="Times New Roman" w:cs="Times New Roman"/>
          <w:sz w:val="24"/>
          <w:szCs w:val="24"/>
        </w:rPr>
        <w:t xml:space="preserve"> F</w:t>
      </w:r>
      <w:r w:rsidR="00E554DD" w:rsidRPr="009E3AA2">
        <w:rPr>
          <w:rFonts w:ascii="Times New Roman" w:hAnsi="Times New Roman" w:cs="Times New Roman"/>
          <w:sz w:val="24"/>
          <w:szCs w:val="24"/>
        </w:rPr>
        <w:t xml:space="preserve">irst </w:t>
      </w:r>
      <w:r w:rsidR="009E3AA2">
        <w:rPr>
          <w:rFonts w:ascii="Times New Roman" w:hAnsi="Times New Roman" w:cs="Times New Roman"/>
          <w:sz w:val="24"/>
          <w:szCs w:val="24"/>
        </w:rPr>
        <w:t>w</w:t>
      </w:r>
      <w:r w:rsidR="00E554DD" w:rsidRPr="009E3AA2">
        <w:rPr>
          <w:rFonts w:ascii="Times New Roman" w:hAnsi="Times New Roman" w:cs="Times New Roman"/>
          <w:sz w:val="24"/>
          <w:szCs w:val="24"/>
        </w:rPr>
        <w:t>e multiply picture values with our kernel which sum of coefficients is 0,981, then divide the result with this number. Therefore the coefficient of our result is “1”.</w:t>
      </w:r>
      <w:r w:rsidR="004A07F1">
        <w:rPr>
          <w:rFonts w:ascii="Times New Roman" w:hAnsi="Times New Roman" w:cs="Times New Roman"/>
          <w:sz w:val="24"/>
          <w:szCs w:val="24"/>
        </w:rPr>
        <w:t xml:space="preserve"> I explained this process detailed in “kernel calculation”</w:t>
      </w:r>
      <w:r w:rsidR="00E554DD" w:rsidRPr="009E3AA2">
        <w:rPr>
          <w:rFonts w:ascii="Times New Roman" w:hAnsi="Times New Roman" w:cs="Times New Roman"/>
          <w:sz w:val="24"/>
          <w:szCs w:val="24"/>
        </w:rPr>
        <w:t xml:space="preserve"> </w:t>
      </w:r>
      <w:r w:rsidR="004A07F1">
        <w:rPr>
          <w:rFonts w:ascii="Times New Roman" w:hAnsi="Times New Roman" w:cs="Times New Roman"/>
          <w:sz w:val="24"/>
          <w:szCs w:val="24"/>
        </w:rPr>
        <w:t xml:space="preserve">. </w:t>
      </w:r>
      <w:r w:rsidR="00E554DD" w:rsidRPr="009E3AA2">
        <w:rPr>
          <w:rFonts w:ascii="Times New Roman" w:hAnsi="Times New Roman" w:cs="Times New Roman"/>
          <w:sz w:val="24"/>
          <w:szCs w:val="24"/>
        </w:rPr>
        <w:t>Finally, our new image’s first pixel O(0,0) is will be like this:</w:t>
      </w:r>
    </w:p>
    <w:p w14:paraId="746A57F2" w14:textId="7EE4F54E" w:rsidR="003D1C72" w:rsidRPr="006114C0" w:rsidRDefault="006114C0" w:rsidP="002666B1">
      <w:pPr>
        <w:pStyle w:val="Heading2"/>
        <w:spacing w:after="0"/>
        <w:rPr>
          <w:b w:val="0"/>
          <w:sz w:val="22"/>
          <w:szCs w:val="22"/>
        </w:rPr>
      </w:pPr>
      <w:bookmarkStart w:id="77" w:name="_heading=h.3c9gpbthtqi6" w:colFirst="0" w:colLast="0"/>
      <w:bookmarkStart w:id="78" w:name="_Toc77005712"/>
      <w:bookmarkStart w:id="79" w:name="_Toc77005841"/>
      <w:bookmarkStart w:id="80" w:name="_Toc77008180"/>
      <w:bookmarkEnd w:id="77"/>
      <m:oMathPara>
        <m:oMath>
          <m:r>
            <m:rPr>
              <m:sty m:val="bi"/>
            </m:rPr>
            <w:rPr>
              <w:rFonts w:ascii="Cambria Math" w:hAnsi="Cambria Math"/>
              <w:sz w:val="22"/>
              <w:szCs w:val="22"/>
            </w:rPr>
            <m:t>O(0,0)=</m:t>
          </m:r>
          <m:f>
            <m:fPr>
              <m:ctrlPr>
                <w:rPr>
                  <w:rFonts w:ascii="Cambria Math" w:hAnsi="Cambria Math"/>
                  <w:b w:val="0"/>
                  <w:sz w:val="22"/>
                  <w:szCs w:val="22"/>
                </w:rPr>
              </m:ctrlPr>
            </m:fPr>
            <m:num>
              <m:r>
                <m:rPr>
                  <m:sty m:val="bi"/>
                </m:rPr>
                <w:rPr>
                  <w:rFonts w:ascii="Cambria Math" w:hAnsi="Cambria Math"/>
                  <w:sz w:val="22"/>
                  <w:szCs w:val="22"/>
                </w:rPr>
                <m:t>sum of the convolution values</m:t>
              </m:r>
            </m:num>
            <m:den>
              <m:r>
                <m:rPr>
                  <m:sty m:val="bi"/>
                </m:rPr>
                <w:rPr>
                  <w:rFonts w:ascii="Cambria Math" w:hAnsi="Cambria Math"/>
                  <w:sz w:val="22"/>
                  <w:szCs w:val="22"/>
                </w:rPr>
                <m:t xml:space="preserve">sum of the all kern el values </m:t>
              </m:r>
            </m:den>
          </m:f>
        </m:oMath>
      </m:oMathPara>
      <w:bookmarkEnd w:id="78"/>
      <w:bookmarkEnd w:id="79"/>
      <w:bookmarkEnd w:id="80"/>
    </w:p>
    <w:p w14:paraId="2EBCC8B7" w14:textId="708850EC" w:rsidR="000B2F09" w:rsidRPr="000B2F09" w:rsidRDefault="000B2F09" w:rsidP="002666B1">
      <w:pPr>
        <w:pStyle w:val="Caption"/>
        <w:spacing w:line="276" w:lineRule="auto"/>
        <w:jc w:val="center"/>
      </w:pPr>
    </w:p>
    <w:p w14:paraId="1B6CDA3E" w14:textId="7113936B" w:rsidR="003D1C72" w:rsidRPr="004076DF" w:rsidRDefault="004076DF" w:rsidP="002666B1">
      <w:pPr>
        <w:pStyle w:val="Heading2"/>
        <w:spacing w:after="0"/>
        <w:jc w:val="center"/>
        <w:rPr>
          <w:b w:val="0"/>
          <w:sz w:val="24"/>
          <w:szCs w:val="24"/>
        </w:rPr>
      </w:pPr>
      <w:bookmarkStart w:id="81" w:name="_heading=h.5ifggq2rwq4w" w:colFirst="0" w:colLast="0"/>
      <w:bookmarkStart w:id="82" w:name="_Toc77005713"/>
      <w:bookmarkStart w:id="83" w:name="_Toc77005842"/>
      <w:bookmarkStart w:id="84" w:name="_Toc77008181"/>
      <w:bookmarkEnd w:id="81"/>
      <m:oMath>
        <m:r>
          <m:rPr>
            <m:sty m:val="bi"/>
          </m:rPr>
          <w:rPr>
            <w:rFonts w:ascii="Cambria Math" w:hAnsi="Cambria Math"/>
            <w:sz w:val="24"/>
            <w:szCs w:val="24"/>
          </w:rPr>
          <m:t>O(0,0)=</m:t>
        </m:r>
        <m:f>
          <m:fPr>
            <m:ctrlPr>
              <w:rPr>
                <w:rFonts w:ascii="Cambria Math" w:hAnsi="Cambria Math"/>
                <w:b w:val="0"/>
                <w:sz w:val="24"/>
                <w:szCs w:val="24"/>
              </w:rPr>
            </m:ctrlPr>
          </m:fPr>
          <m:num>
            <m:r>
              <m:rPr>
                <m:sty m:val="bi"/>
              </m:rPr>
              <w:rPr>
                <w:rFonts w:ascii="Cambria Math" w:hAnsi="Cambria Math"/>
                <w:sz w:val="24"/>
                <w:szCs w:val="24"/>
              </w:rPr>
              <m:t>185,71</m:t>
            </m:r>
          </m:num>
          <m:den>
            <m:r>
              <m:rPr>
                <m:sty m:val="bi"/>
              </m:rPr>
              <w:rPr>
                <w:rFonts w:ascii="Cambria Math" w:hAnsi="Cambria Math"/>
                <w:sz w:val="24"/>
                <w:szCs w:val="24"/>
              </w:rPr>
              <m:t xml:space="preserve">0,981 </m:t>
            </m:r>
          </m:den>
        </m:f>
      </m:oMath>
      <w:r w:rsidR="00E554DD" w:rsidRPr="004076DF">
        <w:rPr>
          <w:b w:val="0"/>
          <w:sz w:val="24"/>
          <w:szCs w:val="24"/>
        </w:rPr>
        <w:t>=189,155</w:t>
      </w:r>
      <w:bookmarkEnd w:id="82"/>
      <w:bookmarkEnd w:id="83"/>
      <w:bookmarkEnd w:id="84"/>
    </w:p>
    <w:p w14:paraId="41C55A8F" w14:textId="77777777" w:rsidR="003D1C72" w:rsidRDefault="003D1C72" w:rsidP="002666B1"/>
    <w:p w14:paraId="4B2FFCDC" w14:textId="25052CAC" w:rsidR="003D1C72" w:rsidRPr="009E3AA2" w:rsidRDefault="00E554DD" w:rsidP="002666B1">
      <w:pPr>
        <w:ind w:firstLine="720"/>
        <w:jc w:val="both"/>
        <w:rPr>
          <w:rFonts w:ascii="Times New Roman" w:hAnsi="Times New Roman" w:cs="Times New Roman"/>
          <w:sz w:val="24"/>
          <w:szCs w:val="24"/>
        </w:rPr>
      </w:pPr>
      <w:r w:rsidRPr="009E3AA2">
        <w:rPr>
          <w:rFonts w:ascii="Times New Roman" w:hAnsi="Times New Roman" w:cs="Times New Roman"/>
          <w:sz w:val="24"/>
          <w:szCs w:val="24"/>
        </w:rPr>
        <w:t>“189” (simply round 189,155 to 189) is the first pixel’s value of our new filtered picture. Our original value of pixel was “18</w:t>
      </w:r>
      <w:r w:rsidR="00DF556C">
        <w:rPr>
          <w:rFonts w:ascii="Times New Roman" w:hAnsi="Times New Roman" w:cs="Times New Roman"/>
          <w:sz w:val="24"/>
          <w:szCs w:val="24"/>
        </w:rPr>
        <w:t>8</w:t>
      </w:r>
      <w:r w:rsidRPr="009E3AA2">
        <w:rPr>
          <w:rFonts w:ascii="Times New Roman" w:hAnsi="Times New Roman" w:cs="Times New Roman"/>
          <w:sz w:val="24"/>
          <w:szCs w:val="24"/>
        </w:rPr>
        <w:t>”</w:t>
      </w:r>
      <w:r w:rsidR="004A07F1">
        <w:rPr>
          <w:rFonts w:ascii="Times New Roman" w:hAnsi="Times New Roman" w:cs="Times New Roman"/>
          <w:sz w:val="24"/>
          <w:szCs w:val="24"/>
        </w:rPr>
        <w:t>,</w:t>
      </w:r>
      <w:r w:rsidR="007D5B7A">
        <w:rPr>
          <w:rFonts w:ascii="Times New Roman" w:hAnsi="Times New Roman" w:cs="Times New Roman"/>
          <w:sz w:val="24"/>
          <w:szCs w:val="24"/>
        </w:rPr>
        <w:t xml:space="preserve"> </w:t>
      </w:r>
      <w:r w:rsidR="004A07F1">
        <w:rPr>
          <w:rFonts w:ascii="Times New Roman" w:hAnsi="Times New Roman" w:cs="Times New Roman"/>
          <w:sz w:val="24"/>
          <w:szCs w:val="24"/>
        </w:rPr>
        <w:t xml:space="preserve">which is the center and marked as blue </w:t>
      </w:r>
      <w:r w:rsidR="00DF556C" w:rsidRPr="00DF556C">
        <w:rPr>
          <w:rFonts w:ascii="Times New Roman" w:hAnsi="Times New Roman" w:cs="Times New Roman"/>
          <w:sz w:val="24"/>
          <w:szCs w:val="24"/>
        </w:rPr>
        <w:t xml:space="preserve">in </w:t>
      </w:r>
      <w:r w:rsidR="00DF556C" w:rsidRPr="00DF556C">
        <w:rPr>
          <w:rFonts w:ascii="Times New Roman" w:hAnsi="Times New Roman" w:cs="Times New Roman"/>
          <w:sz w:val="24"/>
          <w:szCs w:val="24"/>
          <w:u w:val="single"/>
        </w:rPr>
        <w:fldChar w:fldCharType="begin"/>
      </w:r>
      <w:r w:rsidR="00DF556C" w:rsidRPr="00DF556C">
        <w:rPr>
          <w:rFonts w:ascii="Times New Roman" w:hAnsi="Times New Roman" w:cs="Times New Roman"/>
          <w:sz w:val="24"/>
          <w:szCs w:val="24"/>
          <w:u w:val="single"/>
        </w:rPr>
        <w:instrText xml:space="preserve"> REF _Ref77099421 \h  \* MERGEFORMAT </w:instrText>
      </w:r>
      <w:r w:rsidR="00DF556C" w:rsidRPr="00DF556C">
        <w:rPr>
          <w:rFonts w:ascii="Times New Roman" w:hAnsi="Times New Roman" w:cs="Times New Roman"/>
          <w:sz w:val="24"/>
          <w:szCs w:val="24"/>
          <w:u w:val="single"/>
        </w:rPr>
      </w:r>
      <w:r w:rsidR="00DF556C" w:rsidRPr="00DF556C">
        <w:rPr>
          <w:rFonts w:ascii="Times New Roman" w:hAnsi="Times New Roman" w:cs="Times New Roman"/>
          <w:sz w:val="24"/>
          <w:szCs w:val="24"/>
          <w:u w:val="single"/>
        </w:rPr>
        <w:fldChar w:fldCharType="separate"/>
      </w:r>
      <w:r w:rsidR="00DF556C" w:rsidRPr="00DF556C">
        <w:rPr>
          <w:rFonts w:ascii="Times New Roman" w:hAnsi="Times New Roman" w:cs="Times New Roman"/>
          <w:sz w:val="24"/>
          <w:szCs w:val="24"/>
          <w:u w:val="single"/>
        </w:rPr>
        <w:t xml:space="preserve">Figure </w:t>
      </w:r>
      <w:r w:rsidR="00DF556C" w:rsidRPr="00DF556C">
        <w:rPr>
          <w:rFonts w:ascii="Times New Roman" w:hAnsi="Times New Roman" w:cs="Times New Roman"/>
          <w:noProof/>
          <w:sz w:val="24"/>
          <w:szCs w:val="24"/>
          <w:u w:val="single"/>
        </w:rPr>
        <w:t>13</w:t>
      </w:r>
      <w:r w:rsidR="00DF556C" w:rsidRPr="00DF556C">
        <w:rPr>
          <w:rFonts w:ascii="Times New Roman" w:hAnsi="Times New Roman" w:cs="Times New Roman"/>
          <w:sz w:val="24"/>
          <w:szCs w:val="24"/>
          <w:u w:val="single"/>
        </w:rPr>
        <w:fldChar w:fldCharType="end"/>
      </w:r>
      <w:r w:rsidR="00DF556C">
        <w:rPr>
          <w:rFonts w:ascii="Times New Roman" w:hAnsi="Times New Roman" w:cs="Times New Roman"/>
          <w:sz w:val="24"/>
          <w:szCs w:val="24"/>
        </w:rPr>
        <w:t xml:space="preserve"> </w:t>
      </w:r>
      <w:r w:rsidRPr="009E3AA2">
        <w:rPr>
          <w:rFonts w:ascii="Times New Roman" w:hAnsi="Times New Roman" w:cs="Times New Roman"/>
          <w:sz w:val="24"/>
          <w:szCs w:val="24"/>
        </w:rPr>
        <w:t xml:space="preserve">. İt is very close to our center value as expected. But it is a little distorted by the peculiar weight of other neighboring </w:t>
      </w:r>
      <w:r w:rsidR="009E3AA2" w:rsidRPr="009E3AA2">
        <w:rPr>
          <w:rFonts w:ascii="Times New Roman" w:hAnsi="Times New Roman" w:cs="Times New Roman"/>
          <w:sz w:val="24"/>
          <w:szCs w:val="24"/>
        </w:rPr>
        <w:t>cells. Remember</w:t>
      </w:r>
      <w:r w:rsidRPr="009E3AA2">
        <w:rPr>
          <w:rFonts w:ascii="Times New Roman" w:hAnsi="Times New Roman" w:cs="Times New Roman"/>
          <w:sz w:val="24"/>
          <w:szCs w:val="24"/>
        </w:rPr>
        <w:t xml:space="preserve"> that “255” is the maximum value of a pixel and which means white. Therefore, our first pixel is now closer to white boundary (closer to 255) so our first pixel became lighter than the original. This is because neighboring cells have higher values than center value.  If we calculated this value below “18</w:t>
      </w:r>
      <w:r w:rsidR="00DF556C">
        <w:rPr>
          <w:rFonts w:ascii="Times New Roman" w:hAnsi="Times New Roman" w:cs="Times New Roman"/>
          <w:sz w:val="24"/>
          <w:szCs w:val="24"/>
        </w:rPr>
        <w:t>8</w:t>
      </w:r>
      <w:r w:rsidRPr="009E3AA2">
        <w:rPr>
          <w:rFonts w:ascii="Times New Roman" w:hAnsi="Times New Roman" w:cs="Times New Roman"/>
          <w:sz w:val="24"/>
          <w:szCs w:val="24"/>
        </w:rPr>
        <w:t xml:space="preserve">”, which is our original pixel value, this means that our new picture’s first pixel would be darker than the original. Because the lower the pixel </w:t>
      </w:r>
      <w:r w:rsidR="009E3AA2" w:rsidRPr="009E3AA2">
        <w:rPr>
          <w:rFonts w:ascii="Times New Roman" w:hAnsi="Times New Roman" w:cs="Times New Roman"/>
          <w:sz w:val="24"/>
          <w:szCs w:val="24"/>
        </w:rPr>
        <w:t>value, the</w:t>
      </w:r>
      <w:r w:rsidRPr="009E3AA2">
        <w:rPr>
          <w:rFonts w:ascii="Times New Roman" w:hAnsi="Times New Roman" w:cs="Times New Roman"/>
          <w:sz w:val="24"/>
          <w:szCs w:val="24"/>
        </w:rPr>
        <w:t xml:space="preserve"> darker it will be. </w:t>
      </w:r>
    </w:p>
    <w:p w14:paraId="0B0466C1" w14:textId="14E059BE" w:rsidR="003D1C72" w:rsidRPr="009E3AA2" w:rsidRDefault="00E554DD" w:rsidP="002666B1">
      <w:pPr>
        <w:jc w:val="both"/>
        <w:rPr>
          <w:rFonts w:ascii="Times New Roman" w:hAnsi="Times New Roman" w:cs="Times New Roman"/>
          <w:sz w:val="24"/>
          <w:szCs w:val="24"/>
        </w:rPr>
      </w:pPr>
      <w:r w:rsidRPr="009E3AA2">
        <w:rPr>
          <w:rFonts w:ascii="Times New Roman" w:hAnsi="Times New Roman" w:cs="Times New Roman"/>
          <w:sz w:val="24"/>
          <w:szCs w:val="24"/>
        </w:rPr>
        <w:tab/>
      </w:r>
      <w:r w:rsidR="00436551" w:rsidRPr="009E3AA2">
        <w:rPr>
          <w:rFonts w:ascii="Times New Roman" w:hAnsi="Times New Roman" w:cs="Times New Roman"/>
          <w:sz w:val="24"/>
          <w:szCs w:val="24"/>
        </w:rPr>
        <w:t xml:space="preserve">I </w:t>
      </w:r>
      <w:r w:rsidRPr="009E3AA2">
        <w:rPr>
          <w:rFonts w:ascii="Times New Roman" w:hAnsi="Times New Roman" w:cs="Times New Roman"/>
          <w:sz w:val="24"/>
          <w:szCs w:val="24"/>
        </w:rPr>
        <w:t xml:space="preserve">just calculated the first pixel value of our new picture which is “189”. </w:t>
      </w:r>
      <w:r w:rsidR="00DF556C">
        <w:rPr>
          <w:rFonts w:ascii="Times New Roman" w:hAnsi="Times New Roman" w:cs="Times New Roman"/>
          <w:sz w:val="24"/>
          <w:szCs w:val="24"/>
        </w:rPr>
        <w:t xml:space="preserve">I will write it as a fist pixel of our new filtered image. </w:t>
      </w:r>
      <w:r w:rsidRPr="009E3AA2">
        <w:rPr>
          <w:rFonts w:ascii="Times New Roman" w:hAnsi="Times New Roman" w:cs="Times New Roman"/>
          <w:sz w:val="24"/>
          <w:szCs w:val="24"/>
        </w:rPr>
        <w:t xml:space="preserve">This is </w:t>
      </w:r>
      <w:r w:rsidR="00DF556C">
        <w:rPr>
          <w:rFonts w:ascii="Times New Roman" w:hAnsi="Times New Roman" w:cs="Times New Roman"/>
          <w:sz w:val="24"/>
          <w:szCs w:val="24"/>
        </w:rPr>
        <w:t xml:space="preserve">how </w:t>
      </w:r>
      <w:r w:rsidRPr="009E3AA2">
        <w:rPr>
          <w:rFonts w:ascii="Times New Roman" w:hAnsi="Times New Roman" w:cs="Times New Roman"/>
          <w:sz w:val="24"/>
          <w:szCs w:val="24"/>
        </w:rPr>
        <w:t>our new image</w:t>
      </w:r>
      <w:r w:rsidR="00DF556C">
        <w:rPr>
          <w:rFonts w:ascii="Times New Roman" w:hAnsi="Times New Roman" w:cs="Times New Roman"/>
          <w:sz w:val="24"/>
          <w:szCs w:val="24"/>
        </w:rPr>
        <w:t xml:space="preserve"> look like</w:t>
      </w:r>
      <w:r w:rsidRPr="009E3AA2">
        <w:rPr>
          <w:rFonts w:ascii="Times New Roman" w:hAnsi="Times New Roman" w:cs="Times New Roman"/>
          <w:sz w:val="24"/>
          <w:szCs w:val="24"/>
        </w:rPr>
        <w:t>:</w:t>
      </w:r>
    </w:p>
    <w:p w14:paraId="58A344DA" w14:textId="77777777" w:rsidR="00A21498" w:rsidRDefault="00E554DD" w:rsidP="002666B1">
      <w:pPr>
        <w:keepNext/>
        <w:jc w:val="center"/>
      </w:pPr>
      <w:r>
        <w:rPr>
          <w:noProof/>
          <w:lang w:val="en-GB" w:eastAsia="en-GB"/>
        </w:rPr>
        <w:drawing>
          <wp:inline distT="114300" distB="114300" distL="114300" distR="114300" wp14:anchorId="7C136B27" wp14:editId="3A3E9370">
            <wp:extent cx="3314700" cy="2305050"/>
            <wp:effectExtent l="0" t="0" r="0" b="0"/>
            <wp:docPr id="4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6"/>
                    <a:srcRect/>
                    <a:stretch>
                      <a:fillRect/>
                    </a:stretch>
                  </pic:blipFill>
                  <pic:spPr>
                    <a:xfrm>
                      <a:off x="0" y="0"/>
                      <a:ext cx="3314700" cy="2305050"/>
                    </a:xfrm>
                    <a:prstGeom prst="rect">
                      <a:avLst/>
                    </a:prstGeom>
                    <a:ln/>
                  </pic:spPr>
                </pic:pic>
              </a:graphicData>
            </a:graphic>
          </wp:inline>
        </w:drawing>
      </w:r>
    </w:p>
    <w:p w14:paraId="6E0200BD" w14:textId="7F0735A5" w:rsidR="003D1C72" w:rsidRPr="004246E3" w:rsidRDefault="00A21498" w:rsidP="002666B1">
      <w:pPr>
        <w:pStyle w:val="Caption"/>
        <w:spacing w:line="276" w:lineRule="auto"/>
        <w:jc w:val="center"/>
      </w:pPr>
      <w:bookmarkStart w:id="85" w:name="_Toc75971813"/>
      <w:bookmarkStart w:id="86" w:name="_Toc77101295"/>
      <w:r>
        <w:t xml:space="preserve">Figure </w:t>
      </w:r>
      <w:r w:rsidR="005E2D18">
        <w:fldChar w:fldCharType="begin"/>
      </w:r>
      <w:r w:rsidR="005E2D18">
        <w:instrText xml:space="preserve"> SEQ Figure \* ARABIC </w:instrText>
      </w:r>
      <w:r w:rsidR="005E2D18">
        <w:fldChar w:fldCharType="separate"/>
      </w:r>
      <w:r w:rsidR="0040490A">
        <w:rPr>
          <w:noProof/>
        </w:rPr>
        <w:t>15</w:t>
      </w:r>
      <w:r w:rsidR="005E2D18">
        <w:rPr>
          <w:noProof/>
        </w:rPr>
        <w:fldChar w:fldCharType="end"/>
      </w:r>
      <w:r w:rsidRPr="00745F8A">
        <w:t>:</w:t>
      </w:r>
      <w:r>
        <w:t xml:space="preserve"> </w:t>
      </w:r>
      <w:r w:rsidRPr="00745F8A">
        <w:t>First Pixel of New image</w:t>
      </w:r>
      <w:bookmarkEnd w:id="85"/>
      <w:bookmarkEnd w:id="86"/>
    </w:p>
    <w:p w14:paraId="72BB5361" w14:textId="7383F87E" w:rsidR="003D1C72" w:rsidRPr="002767E5" w:rsidRDefault="00E554DD" w:rsidP="002666B1">
      <w:pPr>
        <w:ind w:firstLine="720"/>
        <w:jc w:val="both"/>
        <w:rPr>
          <w:rFonts w:ascii="Times New Roman" w:hAnsi="Times New Roman" w:cs="Times New Roman"/>
          <w:sz w:val="24"/>
          <w:szCs w:val="24"/>
        </w:rPr>
      </w:pPr>
      <w:r w:rsidRPr="009E3AA2">
        <w:rPr>
          <w:rFonts w:ascii="Times New Roman" w:hAnsi="Times New Roman" w:cs="Times New Roman"/>
          <w:sz w:val="24"/>
          <w:szCs w:val="24"/>
        </w:rPr>
        <w:lastRenderedPageBreak/>
        <w:t>Here is the visualization of our new picture. Remember that we just had 1 pixel value.</w:t>
      </w:r>
      <w:r w:rsidR="00436551" w:rsidRPr="009E3AA2">
        <w:rPr>
          <w:rFonts w:ascii="Times New Roman" w:hAnsi="Times New Roman" w:cs="Times New Roman"/>
          <w:sz w:val="24"/>
          <w:szCs w:val="24"/>
        </w:rPr>
        <w:t xml:space="preserve"> </w:t>
      </w:r>
      <w:r w:rsidRPr="009E3AA2">
        <w:rPr>
          <w:rFonts w:ascii="Times New Roman" w:hAnsi="Times New Roman" w:cs="Times New Roman"/>
          <w:sz w:val="24"/>
          <w:szCs w:val="24"/>
        </w:rPr>
        <w:t>Therefore the other pixel is shown as a black</w:t>
      </w:r>
      <w:r w:rsidR="009E3AA2" w:rsidRPr="009E3AA2">
        <w:rPr>
          <w:rFonts w:ascii="Times New Roman" w:hAnsi="Times New Roman" w:cs="Times New Roman"/>
          <w:sz w:val="24"/>
          <w:szCs w:val="24"/>
        </w:rPr>
        <w:t xml:space="preserve"> </w:t>
      </w:r>
      <w:r w:rsidRPr="009E3AA2">
        <w:rPr>
          <w:rFonts w:ascii="Times New Roman" w:hAnsi="Times New Roman" w:cs="Times New Roman"/>
          <w:sz w:val="24"/>
          <w:szCs w:val="24"/>
        </w:rPr>
        <w:t>(0 value).</w:t>
      </w:r>
    </w:p>
    <w:p w14:paraId="393CB4CD" w14:textId="77777777" w:rsidR="00A21498" w:rsidRDefault="00E554DD" w:rsidP="002666B1">
      <w:pPr>
        <w:keepNext/>
        <w:jc w:val="center"/>
      </w:pPr>
      <w:r>
        <w:rPr>
          <w:noProof/>
          <w:lang w:val="en-GB" w:eastAsia="en-GB"/>
        </w:rPr>
        <w:drawing>
          <wp:inline distT="114300" distB="114300" distL="114300" distR="114300" wp14:anchorId="5158DF3E" wp14:editId="597937EC">
            <wp:extent cx="2428875" cy="2362200"/>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428875" cy="2362200"/>
                    </a:xfrm>
                    <a:prstGeom prst="rect">
                      <a:avLst/>
                    </a:prstGeom>
                    <a:ln/>
                  </pic:spPr>
                </pic:pic>
              </a:graphicData>
            </a:graphic>
          </wp:inline>
        </w:drawing>
      </w:r>
    </w:p>
    <w:p w14:paraId="177A92B2" w14:textId="70A45493" w:rsidR="00C1548A" w:rsidRDefault="00A21498" w:rsidP="002666B1">
      <w:pPr>
        <w:pStyle w:val="Caption"/>
        <w:spacing w:line="276" w:lineRule="auto"/>
        <w:jc w:val="center"/>
      </w:pPr>
      <w:bookmarkStart w:id="87" w:name="_Toc75971814"/>
      <w:bookmarkStart w:id="88" w:name="_Toc77101296"/>
      <w:r>
        <w:t xml:space="preserve">Figure </w:t>
      </w:r>
      <w:r w:rsidR="005E2D18">
        <w:fldChar w:fldCharType="begin"/>
      </w:r>
      <w:r w:rsidR="005E2D18">
        <w:instrText xml:space="preserve"> SEQ Figure \* ARABIC </w:instrText>
      </w:r>
      <w:r w:rsidR="005E2D18">
        <w:fldChar w:fldCharType="separate"/>
      </w:r>
      <w:r w:rsidR="0040490A">
        <w:rPr>
          <w:noProof/>
        </w:rPr>
        <w:t>16</w:t>
      </w:r>
      <w:r w:rsidR="005E2D18">
        <w:rPr>
          <w:noProof/>
        </w:rPr>
        <w:fldChar w:fldCharType="end"/>
      </w:r>
      <w:r w:rsidRPr="005C7B92">
        <w:t>: Visualization of New İmage’s first pixel</w:t>
      </w:r>
      <w:bookmarkEnd w:id="87"/>
      <w:bookmarkEnd w:id="88"/>
    </w:p>
    <w:p w14:paraId="1DC26918" w14:textId="073B6674" w:rsidR="003D1C72" w:rsidRDefault="003D1C72" w:rsidP="002666B1"/>
    <w:p w14:paraId="464674DE" w14:textId="322830B8" w:rsidR="003D1C72" w:rsidRPr="009E3AA2" w:rsidRDefault="00E554DD" w:rsidP="002666B1">
      <w:pPr>
        <w:numPr>
          <w:ilvl w:val="2"/>
          <w:numId w:val="8"/>
        </w:numPr>
        <w:spacing w:after="0"/>
        <w:rPr>
          <w:rFonts w:ascii="Times New Roman" w:hAnsi="Times New Roman" w:cs="Times New Roman"/>
          <w:b/>
          <w:bCs/>
          <w:sz w:val="24"/>
          <w:szCs w:val="24"/>
        </w:rPr>
      </w:pPr>
      <w:r w:rsidRPr="009E3AA2">
        <w:rPr>
          <w:rFonts w:ascii="Times New Roman" w:hAnsi="Times New Roman" w:cs="Times New Roman"/>
          <w:b/>
          <w:bCs/>
          <w:sz w:val="24"/>
          <w:szCs w:val="24"/>
        </w:rPr>
        <w:t xml:space="preserve">Calculating 2’nd </w:t>
      </w:r>
      <w:r w:rsidR="00083B33">
        <w:rPr>
          <w:rFonts w:ascii="Times New Roman" w:hAnsi="Times New Roman" w:cs="Times New Roman"/>
          <w:b/>
          <w:bCs/>
          <w:sz w:val="24"/>
          <w:szCs w:val="24"/>
        </w:rPr>
        <w:t xml:space="preserve">Pixel Of </w:t>
      </w:r>
      <w:r w:rsidR="00E81F7B">
        <w:rPr>
          <w:rFonts w:ascii="Times New Roman" w:hAnsi="Times New Roman" w:cs="Times New Roman"/>
          <w:b/>
          <w:bCs/>
          <w:sz w:val="24"/>
          <w:szCs w:val="24"/>
        </w:rPr>
        <w:t>Our</w:t>
      </w:r>
      <w:r w:rsidR="00083B33">
        <w:rPr>
          <w:rFonts w:ascii="Times New Roman" w:hAnsi="Times New Roman" w:cs="Times New Roman"/>
          <w:b/>
          <w:bCs/>
          <w:sz w:val="24"/>
          <w:szCs w:val="24"/>
        </w:rPr>
        <w:t xml:space="preserve"> P</w:t>
      </w:r>
      <w:r w:rsidRPr="009E3AA2">
        <w:rPr>
          <w:rFonts w:ascii="Times New Roman" w:hAnsi="Times New Roman" w:cs="Times New Roman"/>
          <w:b/>
          <w:bCs/>
          <w:sz w:val="24"/>
          <w:szCs w:val="24"/>
        </w:rPr>
        <w:t>icture</w:t>
      </w:r>
      <w:r w:rsidR="00083B33">
        <w:rPr>
          <w:rFonts w:ascii="Times New Roman" w:hAnsi="Times New Roman" w:cs="Times New Roman"/>
          <w:b/>
          <w:bCs/>
          <w:sz w:val="24"/>
          <w:szCs w:val="24"/>
        </w:rPr>
        <w:t>:</w:t>
      </w:r>
    </w:p>
    <w:p w14:paraId="17FE3680" w14:textId="77777777" w:rsidR="003D1C72" w:rsidRPr="009E3AA2" w:rsidRDefault="003D1C72" w:rsidP="002666B1">
      <w:pPr>
        <w:spacing w:after="0"/>
        <w:ind w:left="2160"/>
        <w:rPr>
          <w:rFonts w:ascii="Times New Roman" w:hAnsi="Times New Roman" w:cs="Times New Roman"/>
          <w:sz w:val="24"/>
          <w:szCs w:val="24"/>
        </w:rPr>
      </w:pPr>
    </w:p>
    <w:p w14:paraId="0E7D9BC7" w14:textId="46D49FAF" w:rsidR="003D1C72" w:rsidRPr="009E3AA2" w:rsidRDefault="009F65C0" w:rsidP="002666B1">
      <w:pPr>
        <w:spacing w:after="0"/>
        <w:ind w:firstLine="720"/>
        <w:jc w:val="both"/>
        <w:rPr>
          <w:rFonts w:ascii="Times New Roman" w:hAnsi="Times New Roman" w:cs="Times New Roman"/>
          <w:sz w:val="24"/>
          <w:szCs w:val="24"/>
        </w:rPr>
      </w:pPr>
      <w:r>
        <w:rPr>
          <w:rFonts w:ascii="Times New Roman" w:hAnsi="Times New Roman" w:cs="Times New Roman"/>
          <w:sz w:val="24"/>
          <w:szCs w:val="24"/>
        </w:rPr>
        <w:t>In order t</w:t>
      </w:r>
      <w:r w:rsidR="00E554DD" w:rsidRPr="009E3AA2">
        <w:rPr>
          <w:rFonts w:ascii="Times New Roman" w:hAnsi="Times New Roman" w:cs="Times New Roman"/>
          <w:sz w:val="24"/>
          <w:szCs w:val="24"/>
        </w:rPr>
        <w:t xml:space="preserve">o calculate the next pixel we need to shift our kernel to the right </w:t>
      </w:r>
      <w:r>
        <w:rPr>
          <w:rFonts w:ascii="Times New Roman" w:hAnsi="Times New Roman" w:cs="Times New Roman"/>
          <w:sz w:val="24"/>
          <w:szCs w:val="24"/>
        </w:rPr>
        <w:t xml:space="preserve">for </w:t>
      </w:r>
      <w:r w:rsidR="00E554DD" w:rsidRPr="009E3AA2">
        <w:rPr>
          <w:rFonts w:ascii="Times New Roman" w:hAnsi="Times New Roman" w:cs="Times New Roman"/>
          <w:sz w:val="24"/>
          <w:szCs w:val="24"/>
        </w:rPr>
        <w:t xml:space="preserve">1 pixel. Then we </w:t>
      </w:r>
      <w:r>
        <w:rPr>
          <w:rFonts w:ascii="Times New Roman" w:hAnsi="Times New Roman" w:cs="Times New Roman"/>
          <w:sz w:val="24"/>
          <w:szCs w:val="24"/>
        </w:rPr>
        <w:t xml:space="preserve">will </w:t>
      </w:r>
      <w:r w:rsidR="00E554DD" w:rsidRPr="009E3AA2">
        <w:rPr>
          <w:rFonts w:ascii="Times New Roman" w:hAnsi="Times New Roman" w:cs="Times New Roman"/>
          <w:sz w:val="24"/>
          <w:szCs w:val="24"/>
        </w:rPr>
        <w:t xml:space="preserve">do exactly the same things above with our new pixel values. </w:t>
      </w:r>
      <w:r w:rsidR="00DF556C">
        <w:rPr>
          <w:rFonts w:ascii="Times New Roman" w:hAnsi="Times New Roman" w:cs="Times New Roman"/>
          <w:sz w:val="24"/>
          <w:szCs w:val="24"/>
        </w:rPr>
        <w:t xml:space="preserve">So that I will not write all the steps. </w:t>
      </w:r>
      <w:r w:rsidR="00E554DD" w:rsidRPr="009E3AA2">
        <w:rPr>
          <w:rFonts w:ascii="Times New Roman" w:hAnsi="Times New Roman" w:cs="Times New Roman"/>
          <w:sz w:val="24"/>
          <w:szCs w:val="24"/>
        </w:rPr>
        <w:t>Our new sort of interest pixels are like this:</w:t>
      </w:r>
    </w:p>
    <w:p w14:paraId="03CDDB84" w14:textId="77777777" w:rsidR="003D1C72" w:rsidRDefault="003D1C72" w:rsidP="002666B1">
      <w:pPr>
        <w:spacing w:after="0"/>
      </w:pPr>
    </w:p>
    <w:p w14:paraId="659D1C31" w14:textId="77777777" w:rsidR="00A21498" w:rsidRDefault="00E554DD" w:rsidP="002666B1">
      <w:pPr>
        <w:keepNext/>
        <w:spacing w:after="0"/>
      </w:pPr>
      <w:r>
        <w:rPr>
          <w:noProof/>
          <w:lang w:val="en-GB" w:eastAsia="en-GB"/>
        </w:rPr>
        <mc:AlternateContent>
          <mc:Choice Requires="wpg">
            <w:drawing>
              <wp:inline distT="114300" distB="114300" distL="114300" distR="114300" wp14:anchorId="1A632FE1" wp14:editId="4D6836B0">
                <wp:extent cx="5543550" cy="3190875"/>
                <wp:effectExtent l="0" t="0" r="0" b="9525"/>
                <wp:docPr id="27" name="Group 27"/>
                <wp:cNvGraphicFramePr/>
                <a:graphic xmlns:a="http://schemas.openxmlformats.org/drawingml/2006/main">
                  <a:graphicData uri="http://schemas.microsoft.com/office/word/2010/wordprocessingGroup">
                    <wpg:wgp>
                      <wpg:cNvGrpSpPr/>
                      <wpg:grpSpPr>
                        <a:xfrm>
                          <a:off x="0" y="0"/>
                          <a:ext cx="5543550" cy="3190875"/>
                          <a:chOff x="2465795" y="2031006"/>
                          <a:chExt cx="5760410" cy="3497988"/>
                        </a:xfrm>
                      </wpg:grpSpPr>
                      <wpg:grpSp>
                        <wpg:cNvPr id="18" name="Group 18"/>
                        <wpg:cNvGrpSpPr/>
                        <wpg:grpSpPr>
                          <a:xfrm>
                            <a:off x="2465795" y="2031006"/>
                            <a:ext cx="5760410" cy="3497988"/>
                            <a:chOff x="152400" y="152400"/>
                            <a:chExt cx="6553202" cy="3976602"/>
                          </a:xfrm>
                        </wpg:grpSpPr>
                        <wps:wsp>
                          <wps:cNvPr id="19" name="Rectangle 19"/>
                          <wps:cNvSpPr/>
                          <wps:spPr>
                            <a:xfrm>
                              <a:off x="152400" y="152400"/>
                              <a:ext cx="6553200" cy="3976600"/>
                            </a:xfrm>
                            <a:prstGeom prst="rect">
                              <a:avLst/>
                            </a:prstGeom>
                            <a:noFill/>
                            <a:ln>
                              <a:noFill/>
                            </a:ln>
                          </wps:spPr>
                          <wps:txbx>
                            <w:txbxContent>
                              <w:p w14:paraId="31BE1586"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0" name="Shape 15" descr="16_16pic4.jpg"/>
                            <pic:cNvPicPr preferRelativeResize="0"/>
                          </pic:nvPicPr>
                          <pic:blipFill rotWithShape="1">
                            <a:blip r:embed="rId33">
                              <a:alphaModFix/>
                            </a:blip>
                            <a:srcRect/>
                            <a:stretch/>
                          </pic:blipFill>
                          <pic:spPr>
                            <a:xfrm>
                              <a:off x="152400" y="152400"/>
                              <a:ext cx="6553202" cy="3976602"/>
                            </a:xfrm>
                            <a:prstGeom prst="rect">
                              <a:avLst/>
                            </a:prstGeom>
                            <a:noFill/>
                            <a:ln>
                              <a:noFill/>
                            </a:ln>
                          </pic:spPr>
                        </pic:pic>
                        <wps:wsp>
                          <wps:cNvPr id="21" name="Rectangle 21"/>
                          <wps:cNvSpPr/>
                          <wps:spPr>
                            <a:xfrm>
                              <a:off x="865450" y="472050"/>
                              <a:ext cx="1937400" cy="1180200"/>
                            </a:xfrm>
                            <a:prstGeom prst="rect">
                              <a:avLst/>
                            </a:prstGeom>
                            <a:noFill/>
                            <a:ln w="38100" cap="flat" cmpd="sng">
                              <a:solidFill>
                                <a:srgbClr val="FF0000"/>
                              </a:solidFill>
                              <a:prstDash val="solid"/>
                              <a:round/>
                              <a:headEnd type="none" w="sm" len="sm"/>
                              <a:tailEnd type="none" w="sm" len="sm"/>
                            </a:ln>
                          </wps:spPr>
                          <wps:txbx>
                            <w:txbxContent>
                              <w:p w14:paraId="67D476DE"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22" name="Octagon 22"/>
                          <wps:cNvSpPr/>
                          <wps:spPr>
                            <a:xfrm>
                              <a:off x="1666900" y="909748"/>
                              <a:ext cx="334500" cy="304800"/>
                            </a:xfrm>
                            <a:prstGeom prst="octagon">
                              <a:avLst>
                                <a:gd name="adj" fmla="val 29289"/>
                              </a:avLst>
                            </a:prstGeom>
                            <a:noFill/>
                            <a:ln w="38100" cap="flat" cmpd="sng">
                              <a:solidFill>
                                <a:srgbClr val="0000FF"/>
                              </a:solidFill>
                              <a:prstDash val="solid"/>
                              <a:round/>
                              <a:headEnd type="none" w="sm" len="sm"/>
                              <a:tailEnd type="none" w="sm" len="sm"/>
                            </a:ln>
                          </wps:spPr>
                          <wps:txbx>
                            <w:txbxContent>
                              <w:p w14:paraId="3F798B1D"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23" name="Straight Arrow Connector 23"/>
                          <wps:cNvCnPr/>
                          <wps:spPr>
                            <a:xfrm rot="10800000" flipH="1">
                              <a:off x="481750" y="1062150"/>
                              <a:ext cx="383700" cy="19500"/>
                            </a:xfrm>
                            <a:prstGeom prst="straightConnector1">
                              <a:avLst/>
                            </a:prstGeom>
                            <a:noFill/>
                            <a:ln w="28575" cap="flat" cmpd="sng">
                              <a:solidFill>
                                <a:srgbClr val="00FF00"/>
                              </a:solidFill>
                              <a:prstDash val="solid"/>
                              <a:round/>
                              <a:headEnd type="none" w="sm" len="sm"/>
                              <a:tailEnd type="triangle" w="med" len="med"/>
                            </a:ln>
                          </wps:spPr>
                          <wps:bodyPr/>
                        </wps:wsp>
                        <wps:wsp>
                          <wps:cNvPr id="29" name="Straight Arrow Connector 29"/>
                          <wps:cNvCnPr/>
                          <wps:spPr>
                            <a:xfrm rot="10800000" flipH="1">
                              <a:off x="481900" y="1273725"/>
                              <a:ext cx="383700" cy="19500"/>
                            </a:xfrm>
                            <a:prstGeom prst="straightConnector1">
                              <a:avLst/>
                            </a:prstGeom>
                            <a:noFill/>
                            <a:ln w="28575" cap="flat" cmpd="sng">
                              <a:solidFill>
                                <a:srgbClr val="00FF00"/>
                              </a:solidFill>
                              <a:prstDash val="solid"/>
                              <a:round/>
                              <a:headEnd type="none" w="sm" len="sm"/>
                              <a:tailEnd type="triangle" w="med" len="med"/>
                            </a:ln>
                          </wps:spPr>
                          <wps:bodyPr/>
                        </wps:wsp>
                        <wps:wsp>
                          <wps:cNvPr id="30" name="Straight Arrow Connector 30"/>
                          <wps:cNvCnPr/>
                          <wps:spPr>
                            <a:xfrm rot="10800000" flipH="1">
                              <a:off x="481900" y="1485150"/>
                              <a:ext cx="383700" cy="19500"/>
                            </a:xfrm>
                            <a:prstGeom prst="straightConnector1">
                              <a:avLst/>
                            </a:prstGeom>
                            <a:noFill/>
                            <a:ln w="28575" cap="flat" cmpd="sng">
                              <a:solidFill>
                                <a:srgbClr val="00FF00"/>
                              </a:solidFill>
                              <a:prstDash val="solid"/>
                              <a:round/>
                              <a:headEnd type="none" w="sm" len="sm"/>
                              <a:tailEnd type="triangle" w="med" len="med"/>
                            </a:ln>
                          </wps:spPr>
                          <wps:bodyPr/>
                        </wps:wsp>
                        <wps:wsp>
                          <wps:cNvPr id="31" name="Straight Arrow Connector 31"/>
                          <wps:cNvCnPr/>
                          <wps:spPr>
                            <a:xfrm rot="10800000" flipH="1">
                              <a:off x="481900" y="781900"/>
                              <a:ext cx="383700" cy="19500"/>
                            </a:xfrm>
                            <a:prstGeom prst="straightConnector1">
                              <a:avLst/>
                            </a:prstGeom>
                            <a:noFill/>
                            <a:ln w="28575" cap="flat" cmpd="sng">
                              <a:solidFill>
                                <a:srgbClr val="00FF00"/>
                              </a:solidFill>
                              <a:prstDash val="solid"/>
                              <a:round/>
                              <a:headEnd type="none" w="sm" len="sm"/>
                              <a:tailEnd type="triangle" w="med" len="med"/>
                            </a:ln>
                          </wps:spPr>
                          <wps:bodyPr/>
                        </wps:wsp>
                        <wps:wsp>
                          <wps:cNvPr id="44" name="Straight Arrow Connector 44"/>
                          <wps:cNvCnPr/>
                          <wps:spPr>
                            <a:xfrm rot="10800000" flipH="1">
                              <a:off x="481900" y="570425"/>
                              <a:ext cx="383700" cy="19500"/>
                            </a:xfrm>
                            <a:prstGeom prst="straightConnector1">
                              <a:avLst/>
                            </a:prstGeom>
                            <a:noFill/>
                            <a:ln w="28575" cap="flat" cmpd="sng">
                              <a:solidFill>
                                <a:srgbClr val="00FF00"/>
                              </a:solidFill>
                              <a:prstDash val="solid"/>
                              <a:round/>
                              <a:headEnd type="none" w="sm" len="sm"/>
                              <a:tailEnd type="triangle" w="med" len="med"/>
                            </a:ln>
                          </wps:spPr>
                          <wps:bodyPr/>
                        </wps:wsp>
                      </wpg:grpSp>
                    </wpg:wgp>
                  </a:graphicData>
                </a:graphic>
              </wp:inline>
            </w:drawing>
          </mc:Choice>
          <mc:Fallback>
            <w:pict>
              <v:group w14:anchorId="1A632FE1" id="Group 27" o:spid="_x0000_s1050" style="width:436.5pt;height:251.25pt;mso-position-horizontal-relative:char;mso-position-vertical-relative:line" coordorigin="24657,20310" coordsize="57604,34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">
                <v:group id="Group 18" o:spid="_x0000_s1051" style="position:absolute;left:24657;top:20310;width:57605;height:34979" coordorigin="1524,1524" coordsize="65532,3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52" style="position:absolute;left:1524;top:1524;width:65532;height:39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31BE1586" w14:textId="77777777" w:rsidR="005227DD" w:rsidRDefault="005227DD">
                          <w:pPr>
                            <w:spacing w:after="0" w:line="240" w:lineRule="auto"/>
                            <w:textDirection w:val="btLr"/>
                          </w:pPr>
                        </w:p>
                      </w:txbxContent>
                    </v:textbox>
                  </v:rect>
                  <v:shape id="Shape 15" o:spid="_x0000_s1053" type="#_x0000_t75" alt="16_16pic4.jpg" style="position:absolute;left:1524;top:1524;width:65532;height:397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">
                    <v:imagedata r:id="rId34" o:title="16_16pic4"/>
                  </v:shape>
                  <v:rect id="Rectangle 21" o:spid="_x0000_s1054" style="position:absolute;left:8654;top:4720;width:19374;height:1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" filled="f" strokecolor="red" strokeweight="3pt">
                    <v:stroke startarrowwidth="narrow" startarrowlength="short" endarrowwidth="narrow" endarrowlength="short" joinstyle="round"/>
                    <v:textbox inset="2.53958mm,2.53958mm,2.53958mm,2.53958mm">
                      <w:txbxContent>
                        <w:p w14:paraId="67D476DE" w14:textId="77777777" w:rsidR="005227DD" w:rsidRDefault="005227DD">
                          <w:pPr>
                            <w:spacing w:after="0" w:line="240" w:lineRule="auto"/>
                            <w:textDirection w:val="btLr"/>
                          </w:pPr>
                        </w:p>
                      </w:txbxContent>
                    </v:textbox>
                  </v:rect>
                  <v:shape id="Octagon 22" o:spid="_x0000_s1055" type="#_x0000_t10" style="position:absolute;left:16669;top:9097;width:334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" filled="f" strokecolor="blue" strokeweight="3pt">
                    <v:stroke startarrowwidth="narrow" startarrowlength="short" endarrowwidth="narrow" endarrowlength="short" joinstyle="round"/>
                    <v:textbox inset="2.53958mm,2.53958mm,2.53958mm,2.53958mm">
                      <w:txbxContent>
                        <w:p w14:paraId="3F798B1D" w14:textId="77777777" w:rsidR="005227DD" w:rsidRDefault="005227DD">
                          <w:pPr>
                            <w:spacing w:after="0" w:line="240" w:lineRule="auto"/>
                            <w:textDirection w:val="btLr"/>
                          </w:pPr>
                        </w:p>
                      </w:txbxContent>
                    </v:textbox>
                  </v:shape>
                  <v:shape id="Straight Arrow Connector 23" o:spid="_x0000_s1056" type="#_x0000_t32" style="position:absolute;left:4817;top:10621;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" strokecolor="lime" strokeweight="2.25pt">
                    <v:stroke startarrowwidth="narrow" startarrowlength="short" endarrow="block"/>
                  </v:shape>
                  <v:shape id="Straight Arrow Connector 29" o:spid="_x0000_s1057" type="#_x0000_t32" style="position:absolute;left:4819;top:12737;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" strokecolor="lime" strokeweight="2.25pt">
                    <v:stroke startarrowwidth="narrow" startarrowlength="short" endarrow="block"/>
                  </v:shape>
                  <v:shape id="Straight Arrow Connector 30" o:spid="_x0000_s1058" type="#_x0000_t32" style="position:absolute;left:4819;top:14851;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" strokecolor="lime" strokeweight="2.25pt">
                    <v:stroke startarrowwidth="narrow" startarrowlength="short" endarrow="block"/>
                  </v:shape>
                  <v:shape id="Straight Arrow Connector 31" o:spid="_x0000_s1059" type="#_x0000_t32" style="position:absolute;left:4819;top:7819;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" strokecolor="lime" strokeweight="2.25pt">
                    <v:stroke startarrowwidth="narrow" startarrowlength="short" endarrow="block"/>
                  </v:shape>
                  <v:shape id="Straight Arrow Connector 44" o:spid="_x0000_s1060" type="#_x0000_t32" style="position:absolute;left:4819;top:5704;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" strokecolor="lime" strokeweight="2.25pt">
                    <v:stroke startarrowwidth="narrow" startarrowlength="short" endarrow="block"/>
                  </v:shape>
                </v:group>
                <w10:anchorlock/>
              </v:group>
            </w:pict>
          </mc:Fallback>
        </mc:AlternateContent>
      </w:r>
    </w:p>
    <w:p w14:paraId="30B19E74" w14:textId="7E0DCF8A" w:rsidR="00BA27F8" w:rsidRDefault="00A21498" w:rsidP="002666B1">
      <w:pPr>
        <w:pStyle w:val="Caption"/>
        <w:spacing w:line="276" w:lineRule="auto"/>
        <w:jc w:val="center"/>
      </w:pPr>
      <w:bookmarkStart w:id="89" w:name="_Toc75971815"/>
      <w:bookmarkStart w:id="90" w:name="_Toc77101297"/>
      <w:r>
        <w:t xml:space="preserve">Figure </w:t>
      </w:r>
      <w:r w:rsidR="005E2D18">
        <w:fldChar w:fldCharType="begin"/>
      </w:r>
      <w:r w:rsidR="005E2D18">
        <w:instrText xml:space="preserve"> SEQ Figure \* ARABIC </w:instrText>
      </w:r>
      <w:r w:rsidR="005E2D18">
        <w:fldChar w:fldCharType="separate"/>
      </w:r>
      <w:r w:rsidR="0040490A">
        <w:rPr>
          <w:noProof/>
        </w:rPr>
        <w:t>17</w:t>
      </w:r>
      <w:r w:rsidR="005E2D18">
        <w:rPr>
          <w:noProof/>
        </w:rPr>
        <w:fldChar w:fldCharType="end"/>
      </w:r>
      <w:r>
        <w:t>: Data and Area of which we make new calculations</w:t>
      </w:r>
      <w:bookmarkEnd w:id="89"/>
      <w:bookmarkEnd w:id="90"/>
    </w:p>
    <w:p w14:paraId="39F61809" w14:textId="77777777" w:rsidR="00A21498" w:rsidRPr="00A21498" w:rsidRDefault="00A21498" w:rsidP="002666B1"/>
    <w:p w14:paraId="7A9F7DB2" w14:textId="2553B6E1" w:rsidR="003D1C72" w:rsidRPr="00322B23" w:rsidRDefault="00E554DD" w:rsidP="002666B1">
      <w:pPr>
        <w:ind w:firstLine="720"/>
        <w:jc w:val="both"/>
        <w:rPr>
          <w:rFonts w:ascii="Times New Roman" w:hAnsi="Times New Roman" w:cs="Times New Roman"/>
          <w:sz w:val="24"/>
          <w:szCs w:val="24"/>
          <w:lang w:val="en-US"/>
        </w:rPr>
      </w:pPr>
      <w:r w:rsidRPr="00322B23">
        <w:rPr>
          <w:rFonts w:ascii="Times New Roman" w:hAnsi="Times New Roman" w:cs="Times New Roman"/>
          <w:sz w:val="24"/>
          <w:szCs w:val="24"/>
          <w:lang w:val="en-US"/>
        </w:rPr>
        <w:lastRenderedPageBreak/>
        <w:t>When calculating the first pixel</w:t>
      </w:r>
      <w:r w:rsidR="00940645">
        <w:rPr>
          <w:rFonts w:ascii="Times New Roman" w:hAnsi="Times New Roman" w:cs="Times New Roman"/>
          <w:sz w:val="24"/>
          <w:szCs w:val="24"/>
          <w:lang w:val="en-US"/>
        </w:rPr>
        <w:t>,</w:t>
      </w:r>
      <w:r w:rsidRPr="00322B23">
        <w:rPr>
          <w:rFonts w:ascii="Times New Roman" w:hAnsi="Times New Roman" w:cs="Times New Roman"/>
          <w:sz w:val="24"/>
          <w:szCs w:val="24"/>
          <w:lang w:val="en-US"/>
        </w:rPr>
        <w:t xml:space="preserve"> </w:t>
      </w:r>
      <w:r w:rsidR="00626B84" w:rsidRPr="00322B23">
        <w:rPr>
          <w:rFonts w:ascii="Times New Roman" w:hAnsi="Times New Roman" w:cs="Times New Roman"/>
          <w:sz w:val="24"/>
          <w:szCs w:val="24"/>
          <w:lang w:val="en-US"/>
        </w:rPr>
        <w:t>I</w:t>
      </w:r>
      <w:r w:rsidRPr="00322B23">
        <w:rPr>
          <w:rFonts w:ascii="Times New Roman" w:hAnsi="Times New Roman" w:cs="Times New Roman"/>
          <w:sz w:val="24"/>
          <w:szCs w:val="24"/>
          <w:lang w:val="en-US"/>
        </w:rPr>
        <w:t xml:space="preserve"> start</w:t>
      </w:r>
      <w:r w:rsidR="00F32CE4">
        <w:rPr>
          <w:rFonts w:ascii="Times New Roman" w:hAnsi="Times New Roman" w:cs="Times New Roman"/>
          <w:sz w:val="24"/>
          <w:szCs w:val="24"/>
          <w:lang w:val="en-US"/>
        </w:rPr>
        <w:t>ed</w:t>
      </w:r>
      <w:r w:rsidRPr="00322B23">
        <w:rPr>
          <w:rFonts w:ascii="Times New Roman" w:hAnsi="Times New Roman" w:cs="Times New Roman"/>
          <w:sz w:val="24"/>
          <w:szCs w:val="24"/>
          <w:lang w:val="en-US"/>
        </w:rPr>
        <w:t xml:space="preserve"> to calculate from </w:t>
      </w:r>
      <w:r w:rsidR="002F5016">
        <w:rPr>
          <w:rFonts w:ascii="Times New Roman" w:hAnsi="Times New Roman" w:cs="Times New Roman"/>
          <w:sz w:val="24"/>
          <w:szCs w:val="24"/>
          <w:lang w:val="en-US"/>
        </w:rPr>
        <w:t>p</w:t>
      </w:r>
      <w:r w:rsidR="009E3AA2" w:rsidRPr="00322B23">
        <w:rPr>
          <w:rFonts w:ascii="Times New Roman" w:hAnsi="Times New Roman" w:cs="Times New Roman"/>
          <w:sz w:val="24"/>
          <w:szCs w:val="24"/>
          <w:lang w:val="en-US"/>
        </w:rPr>
        <w:t>icture</w:t>
      </w:r>
      <w:r w:rsidR="002F5016">
        <w:rPr>
          <w:rFonts w:ascii="Times New Roman" w:hAnsi="Times New Roman" w:cs="Times New Roman"/>
          <w:sz w:val="24"/>
          <w:szCs w:val="24"/>
          <w:lang w:val="en-US"/>
        </w:rPr>
        <w:t>’s</w:t>
      </w:r>
      <w:r w:rsidR="009E3AA2" w:rsidRPr="00322B23">
        <w:rPr>
          <w:rFonts w:ascii="Times New Roman" w:hAnsi="Times New Roman" w:cs="Times New Roman"/>
          <w:sz w:val="24"/>
          <w:szCs w:val="24"/>
          <w:lang w:val="en-US"/>
        </w:rPr>
        <w:t xml:space="preserve"> </w:t>
      </w:r>
      <w:r w:rsidRPr="00322B23">
        <w:rPr>
          <w:rFonts w:ascii="Times New Roman" w:hAnsi="Times New Roman" w:cs="Times New Roman"/>
          <w:sz w:val="24"/>
          <w:szCs w:val="24"/>
          <w:lang w:val="en-US"/>
        </w:rPr>
        <w:t xml:space="preserve">(0,0) pixel. </w:t>
      </w:r>
      <w:r w:rsidR="0060154D" w:rsidRPr="00322B23">
        <w:rPr>
          <w:rFonts w:ascii="Times New Roman" w:hAnsi="Times New Roman" w:cs="Times New Roman"/>
          <w:sz w:val="24"/>
          <w:szCs w:val="24"/>
          <w:lang w:val="en-US"/>
        </w:rPr>
        <w:t>I</w:t>
      </w:r>
      <w:r w:rsidRPr="00322B23">
        <w:rPr>
          <w:rFonts w:ascii="Times New Roman" w:hAnsi="Times New Roman" w:cs="Times New Roman"/>
          <w:sz w:val="24"/>
          <w:szCs w:val="24"/>
          <w:lang w:val="en-US"/>
        </w:rPr>
        <w:t xml:space="preserve">t </w:t>
      </w:r>
      <w:r w:rsidR="00F32CE4">
        <w:rPr>
          <w:rFonts w:ascii="Times New Roman" w:hAnsi="Times New Roman" w:cs="Times New Roman"/>
          <w:sz w:val="24"/>
          <w:szCs w:val="24"/>
          <w:lang w:val="en-US"/>
        </w:rPr>
        <w:t>was</w:t>
      </w:r>
      <w:r w:rsidRPr="00322B23">
        <w:rPr>
          <w:rFonts w:ascii="Times New Roman" w:hAnsi="Times New Roman" w:cs="Times New Roman"/>
          <w:sz w:val="24"/>
          <w:szCs w:val="24"/>
          <w:lang w:val="en-US"/>
        </w:rPr>
        <w:t xml:space="preserve"> the first pixel of the picture. Now, I start from the </w:t>
      </w:r>
      <w:r w:rsidR="002F5016">
        <w:rPr>
          <w:rFonts w:ascii="Times New Roman" w:hAnsi="Times New Roman" w:cs="Times New Roman"/>
          <w:sz w:val="24"/>
          <w:szCs w:val="24"/>
          <w:lang w:val="en-US"/>
        </w:rPr>
        <w:t>p</w:t>
      </w:r>
      <w:r w:rsidR="009E3AA2" w:rsidRPr="00322B23">
        <w:rPr>
          <w:rFonts w:ascii="Times New Roman" w:hAnsi="Times New Roman" w:cs="Times New Roman"/>
          <w:sz w:val="24"/>
          <w:szCs w:val="24"/>
          <w:lang w:val="en-US"/>
        </w:rPr>
        <w:t>icture</w:t>
      </w:r>
      <w:r w:rsidR="002F5016">
        <w:rPr>
          <w:rFonts w:ascii="Times New Roman" w:hAnsi="Times New Roman" w:cs="Times New Roman"/>
          <w:sz w:val="24"/>
          <w:szCs w:val="24"/>
          <w:lang w:val="en-US"/>
        </w:rPr>
        <w:t>’s</w:t>
      </w:r>
      <w:r w:rsidR="009E3AA2" w:rsidRPr="00322B23">
        <w:rPr>
          <w:rFonts w:ascii="Times New Roman" w:hAnsi="Times New Roman" w:cs="Times New Roman"/>
          <w:sz w:val="24"/>
          <w:szCs w:val="24"/>
          <w:lang w:val="en-US"/>
        </w:rPr>
        <w:t xml:space="preserve"> </w:t>
      </w:r>
      <w:r w:rsidRPr="00322B23">
        <w:rPr>
          <w:rFonts w:ascii="Times New Roman" w:hAnsi="Times New Roman" w:cs="Times New Roman"/>
          <w:sz w:val="24"/>
          <w:szCs w:val="24"/>
          <w:lang w:val="en-US"/>
        </w:rPr>
        <w:t xml:space="preserve">(0,1) pixel because our kernel </w:t>
      </w:r>
      <w:r w:rsidR="00F32CE4">
        <w:rPr>
          <w:rFonts w:ascii="Times New Roman" w:hAnsi="Times New Roman" w:cs="Times New Roman"/>
          <w:sz w:val="24"/>
          <w:szCs w:val="24"/>
          <w:lang w:val="en-US"/>
        </w:rPr>
        <w:t>is</w:t>
      </w:r>
      <w:r w:rsidRPr="00322B23">
        <w:rPr>
          <w:rFonts w:ascii="Times New Roman" w:hAnsi="Times New Roman" w:cs="Times New Roman"/>
          <w:sz w:val="24"/>
          <w:szCs w:val="24"/>
          <w:lang w:val="en-US"/>
        </w:rPr>
        <w:t xml:space="preserve"> shifted 1 pixel to the right.</w:t>
      </w:r>
    </w:p>
    <w:p w14:paraId="4F0B02DE" w14:textId="7DB9F5AA" w:rsidR="00B26B99" w:rsidRDefault="007A0CDA" w:rsidP="002666B1">
      <w:pPr>
        <w:ind w:firstLine="720"/>
        <w:jc w:val="both"/>
        <w:rPr>
          <w:rFonts w:ascii="Times New Roman" w:hAnsi="Times New Roman" w:cs="Times New Roman"/>
          <w:sz w:val="24"/>
          <w:szCs w:val="24"/>
          <w:lang w:val="en-US"/>
        </w:rPr>
      </w:pPr>
      <w:r w:rsidRPr="00322B23">
        <w:rPr>
          <w:rFonts w:ascii="Times New Roman" w:hAnsi="Times New Roman" w:cs="Times New Roman"/>
          <w:sz w:val="24"/>
          <w:szCs w:val="24"/>
          <w:lang w:val="en-US"/>
        </w:rPr>
        <w:t>Wh</w:t>
      </w:r>
      <w:r w:rsidR="003D622E" w:rsidRPr="00322B23">
        <w:rPr>
          <w:rFonts w:ascii="Times New Roman" w:hAnsi="Times New Roman" w:cs="Times New Roman"/>
          <w:sz w:val="24"/>
          <w:szCs w:val="24"/>
          <w:lang w:val="en-US"/>
        </w:rPr>
        <w:t>e</w:t>
      </w:r>
      <w:r w:rsidRPr="00322B23">
        <w:rPr>
          <w:rFonts w:ascii="Times New Roman" w:hAnsi="Times New Roman" w:cs="Times New Roman"/>
          <w:sz w:val="24"/>
          <w:szCs w:val="24"/>
          <w:lang w:val="en-US"/>
        </w:rPr>
        <w:t xml:space="preserve">n we </w:t>
      </w:r>
      <w:r w:rsidR="00F32CE4">
        <w:rPr>
          <w:rFonts w:ascii="Times New Roman" w:hAnsi="Times New Roman" w:cs="Times New Roman"/>
          <w:sz w:val="24"/>
          <w:szCs w:val="24"/>
          <w:lang w:val="en-US"/>
        </w:rPr>
        <w:t xml:space="preserve">multiply our kernel </w:t>
      </w:r>
      <w:r w:rsidR="00E554DD" w:rsidRPr="00322B23">
        <w:rPr>
          <w:rFonts w:ascii="Times New Roman" w:hAnsi="Times New Roman" w:cs="Times New Roman"/>
          <w:sz w:val="24"/>
          <w:szCs w:val="24"/>
          <w:lang w:val="en-US"/>
        </w:rPr>
        <w:t xml:space="preserve">with our </w:t>
      </w:r>
      <w:r w:rsidR="00F32CE4">
        <w:rPr>
          <w:rFonts w:ascii="Times New Roman" w:hAnsi="Times New Roman" w:cs="Times New Roman"/>
          <w:sz w:val="24"/>
          <w:szCs w:val="24"/>
          <w:lang w:val="en-US"/>
        </w:rPr>
        <w:t xml:space="preserve">new </w:t>
      </w:r>
      <w:r w:rsidR="00E554DD" w:rsidRPr="00322B23">
        <w:rPr>
          <w:rFonts w:ascii="Times New Roman" w:hAnsi="Times New Roman" w:cs="Times New Roman"/>
          <w:sz w:val="24"/>
          <w:szCs w:val="24"/>
          <w:lang w:val="en-US"/>
        </w:rPr>
        <w:t>sort of interest pixels</w:t>
      </w:r>
      <w:r w:rsidR="00F32CE4">
        <w:rPr>
          <w:rFonts w:ascii="Times New Roman" w:hAnsi="Times New Roman" w:cs="Times New Roman"/>
          <w:sz w:val="24"/>
          <w:szCs w:val="24"/>
          <w:lang w:val="en-US"/>
        </w:rPr>
        <w:t>, the results will be as follows</w:t>
      </w:r>
      <w:r w:rsidR="00B26B99">
        <w:rPr>
          <w:rFonts w:ascii="Times New Roman" w:hAnsi="Times New Roman" w:cs="Times New Roman"/>
          <w:sz w:val="24"/>
          <w:szCs w:val="24"/>
          <w:lang w:val="en-US"/>
        </w:rPr>
        <w:t>:</w:t>
      </w:r>
    </w:p>
    <w:p w14:paraId="621283CD" w14:textId="42D14234" w:rsidR="00D04035" w:rsidRDefault="00D04035" w:rsidP="002666B1">
      <w:pPr>
        <w:ind w:firstLine="720"/>
        <w:jc w:val="both"/>
      </w:pPr>
      <w:r w:rsidRPr="00D04035">
        <w:rPr>
          <w:rFonts w:ascii="Times New Roman" w:hAnsi="Times New Roman" w:cs="Times New Roman"/>
          <w:sz w:val="24"/>
          <w:szCs w:val="24"/>
          <w:highlight w:val="yellow"/>
          <w:lang w:val="en-US"/>
        </w:rPr>
        <w:t>Table?</w:t>
      </w:r>
    </w:p>
    <w:tbl>
      <w:tblPr>
        <w:tblStyle w:val="TableGrid"/>
        <w:tblW w:w="0" w:type="auto"/>
        <w:tblLook w:val="04A0" w:firstRow="1" w:lastRow="0" w:firstColumn="1" w:lastColumn="0" w:noHBand="0" w:noVBand="1"/>
      </w:tblPr>
      <w:tblGrid>
        <w:gridCol w:w="4531"/>
        <w:gridCol w:w="4531"/>
      </w:tblGrid>
      <w:tr w:rsidR="00F32CE4" w14:paraId="7E7F0328" w14:textId="77777777" w:rsidTr="00F32CE4">
        <w:tc>
          <w:tcPr>
            <w:tcW w:w="4531" w:type="dxa"/>
          </w:tcPr>
          <w:p w14:paraId="32349E97"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picture(0,1) x kernel(0,0)=0.496</w:t>
            </w:r>
          </w:p>
          <w:p w14:paraId="27B4CFFD"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picture(0,2) x kernel(0,1)=2.22</w:t>
            </w:r>
          </w:p>
          <w:p w14:paraId="5E9BF22D"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picture(0,3) x kernel(0,2)=3.705</w:t>
            </w:r>
          </w:p>
          <w:p w14:paraId="1FA69D50"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picture(0,4) x kernel(0,3)=2.272</w:t>
            </w:r>
          </w:p>
          <w:p w14:paraId="55EDCE4B"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picture(0,5) x kernel(0,4)=0.508</w:t>
            </w:r>
          </w:p>
          <w:p w14:paraId="1F0FF0FC"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picture(1,1) x kernel(1,0)=2.312</w:t>
            </w:r>
          </w:p>
          <w:p w14:paraId="419CAFF0"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picture(1,2) x kernel(1,1)=10.539</w:t>
            </w:r>
          </w:p>
          <w:p w14:paraId="33167376"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picture(1,3) x kernel(1,2)=17.472</w:t>
            </w:r>
          </w:p>
          <w:p w14:paraId="7F585792"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picture(1,4) x kernel(1,3)=10.598</w:t>
            </w:r>
          </w:p>
          <w:p w14:paraId="7B2476D8"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picture(1,5) x kernel(1,4)=2.364</w:t>
            </w:r>
          </w:p>
          <w:p w14:paraId="40F03195"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picture(2,1) x kernel(2,0)=3.942</w:t>
            </w:r>
          </w:p>
          <w:p w14:paraId="59AAF75F"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picture(2,2) x kernel(2,1)=18.148</w:t>
            </w:r>
          </w:p>
          <w:p w14:paraId="0EE0D3FA"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picture(2,3) x kernel(2,2)=29.92</w:t>
            </w:r>
          </w:p>
          <w:p w14:paraId="51CDEF9F" w14:textId="77777777" w:rsidR="00F32CE4" w:rsidRPr="00F32CE4" w:rsidRDefault="00F32CE4" w:rsidP="002666B1">
            <w:pPr>
              <w:spacing w:line="276" w:lineRule="auto"/>
              <w:rPr>
                <w:rFonts w:ascii="Times New Roman" w:hAnsi="Times New Roman" w:cs="Times New Roman"/>
                <w:sz w:val="24"/>
                <w:szCs w:val="24"/>
              </w:rPr>
            </w:pPr>
          </w:p>
        </w:tc>
        <w:tc>
          <w:tcPr>
            <w:tcW w:w="4531" w:type="dxa"/>
          </w:tcPr>
          <w:p w14:paraId="03FFA0B3"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picture(2,4) x kernel(2,3)=18.051</w:t>
            </w:r>
          </w:p>
          <w:p w14:paraId="00C4A65C"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picture(2,5) x kernel(2,4)=4.05</w:t>
            </w:r>
          </w:p>
          <w:p w14:paraId="132EC274"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picture(3,1) x kernel(3,0)=2.416</w:t>
            </w:r>
          </w:p>
          <w:p w14:paraId="03E691D0"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picture(3,2) x kernel(3,1)=11.359</w:t>
            </w:r>
          </w:p>
          <w:p w14:paraId="3F7491CA"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picture(3,3) x kernel(3,2)=18.63</w:t>
            </w:r>
          </w:p>
          <w:p w14:paraId="7609CB60"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picture(3,4) x kernel(3,3)=11.183</w:t>
            </w:r>
          </w:p>
          <w:p w14:paraId="70CC21DA"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picture(3,5) x kernel(3,4)=2.508</w:t>
            </w:r>
          </w:p>
          <w:p w14:paraId="623B8B53"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picture(4,1) x kernel(4,0)=0.546</w:t>
            </w:r>
          </w:p>
          <w:p w14:paraId="215CD4FB"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picture(4,2) x kernel(4,1)=2.573</w:t>
            </w:r>
          </w:p>
          <w:p w14:paraId="01637542"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picture(4,3) x kernel(4,2)=4.243</w:t>
            </w:r>
          </w:p>
          <w:p w14:paraId="5F9610CF" w14:textId="77777777" w:rsidR="00F32CE4" w:rsidRPr="00F32CE4" w:rsidRDefault="00F32CE4" w:rsidP="002666B1">
            <w:pPr>
              <w:spacing w:line="276" w:lineRule="auto"/>
              <w:rPr>
                <w:rFonts w:ascii="Times New Roman" w:eastAsia="Times New Roman" w:hAnsi="Times New Roman" w:cs="Times New Roman"/>
                <w:color w:val="212121"/>
                <w:sz w:val="24"/>
                <w:szCs w:val="24"/>
                <w:shd w:val="clear" w:color="auto" w:fill="FFFFFF"/>
                <w:lang w:val="en-US"/>
              </w:rPr>
            </w:pPr>
            <w:r w:rsidRPr="00F32CE4">
              <w:rPr>
                <w:rFonts w:ascii="Times New Roman" w:eastAsia="Times New Roman" w:hAnsi="Times New Roman" w:cs="Times New Roman"/>
                <w:color w:val="212121"/>
                <w:sz w:val="24"/>
                <w:szCs w:val="24"/>
                <w:shd w:val="clear" w:color="auto" w:fill="FFFFFF"/>
                <w:lang w:val="en-US"/>
              </w:rPr>
              <w:t>picture(4,4) x kernel(4,3)=2.534</w:t>
            </w:r>
          </w:p>
          <w:p w14:paraId="1B0FB902" w14:textId="77777777" w:rsidR="00F32CE4" w:rsidRPr="00F32CE4" w:rsidRDefault="00F32CE4" w:rsidP="002666B1">
            <w:pPr>
              <w:spacing w:line="276" w:lineRule="auto"/>
              <w:rPr>
                <w:rFonts w:ascii="Times New Roman" w:hAnsi="Times New Roman" w:cs="Times New Roman"/>
                <w:sz w:val="24"/>
                <w:szCs w:val="24"/>
              </w:rPr>
            </w:pPr>
            <w:r w:rsidRPr="00F32CE4">
              <w:rPr>
                <w:rFonts w:ascii="Times New Roman" w:eastAsia="Times New Roman" w:hAnsi="Times New Roman" w:cs="Times New Roman"/>
                <w:color w:val="212121"/>
                <w:sz w:val="24"/>
                <w:szCs w:val="24"/>
                <w:shd w:val="clear" w:color="auto" w:fill="FFFFFF"/>
                <w:lang w:val="en-US"/>
              </w:rPr>
              <w:t>picture(4,5) x kernel(4,4)=0.572</w:t>
            </w:r>
          </w:p>
          <w:p w14:paraId="646E8206" w14:textId="77777777" w:rsidR="00F32CE4" w:rsidRPr="00F32CE4" w:rsidRDefault="00F32CE4" w:rsidP="002666B1">
            <w:pPr>
              <w:spacing w:line="276" w:lineRule="auto"/>
              <w:rPr>
                <w:rFonts w:ascii="Times New Roman" w:hAnsi="Times New Roman" w:cs="Times New Roman"/>
                <w:sz w:val="24"/>
                <w:szCs w:val="24"/>
              </w:rPr>
            </w:pPr>
          </w:p>
        </w:tc>
      </w:tr>
    </w:tbl>
    <w:p w14:paraId="6CB5B92C" w14:textId="77777777" w:rsidR="00F32CE4" w:rsidRDefault="00F32CE4" w:rsidP="002666B1"/>
    <w:p w14:paraId="3CC7F43E" w14:textId="4AACB281" w:rsidR="003D1C72" w:rsidRDefault="00F32CE4" w:rsidP="002666B1">
      <w:pPr>
        <w:ind w:firstLine="720"/>
      </w:pPr>
      <w:r>
        <w:rPr>
          <w:rFonts w:ascii="Times New Roman" w:hAnsi="Times New Roman" w:cs="Times New Roman"/>
          <w:sz w:val="24"/>
          <w:szCs w:val="24"/>
        </w:rPr>
        <w:t xml:space="preserve">Now I need to add all values eachother. </w:t>
      </w:r>
      <w:r w:rsidR="002F5016">
        <w:rPr>
          <w:rFonts w:ascii="Times New Roman" w:hAnsi="Times New Roman" w:cs="Times New Roman"/>
          <w:sz w:val="24"/>
          <w:szCs w:val="24"/>
        </w:rPr>
        <w:t>S</w:t>
      </w:r>
      <w:r w:rsidR="002F5016" w:rsidRPr="009E3AA2">
        <w:rPr>
          <w:rFonts w:ascii="Times New Roman" w:hAnsi="Times New Roman" w:cs="Times New Roman"/>
          <w:sz w:val="24"/>
          <w:szCs w:val="24"/>
        </w:rPr>
        <w:t xml:space="preserve">um of the all </w:t>
      </w:r>
      <w:r>
        <w:rPr>
          <w:rFonts w:ascii="Times New Roman" w:hAnsi="Times New Roman" w:cs="Times New Roman"/>
          <w:sz w:val="24"/>
          <w:szCs w:val="24"/>
        </w:rPr>
        <w:t>multiplication</w:t>
      </w:r>
      <w:r w:rsidR="002F5016" w:rsidRPr="009E3AA2">
        <w:rPr>
          <w:rFonts w:ascii="Times New Roman" w:hAnsi="Times New Roman" w:cs="Times New Roman"/>
          <w:sz w:val="24"/>
          <w:szCs w:val="24"/>
        </w:rPr>
        <w:t xml:space="preserve"> values above</w:t>
      </w:r>
      <w:r w:rsidR="002F5016">
        <w:rPr>
          <w:rFonts w:ascii="Times New Roman" w:hAnsi="Times New Roman" w:cs="Times New Roman"/>
          <w:sz w:val="24"/>
          <w:szCs w:val="24"/>
        </w:rPr>
        <w:t xml:space="preserve"> is</w:t>
      </w:r>
      <w:r w:rsidR="002F5016" w:rsidRPr="009E3AA2">
        <w:rPr>
          <w:rFonts w:ascii="Times New Roman" w:hAnsi="Times New Roman" w:cs="Times New Roman"/>
          <w:sz w:val="24"/>
          <w:szCs w:val="24"/>
        </w:rPr>
        <w:t xml:space="preserve"> </w:t>
      </w:r>
      <w:r w:rsidR="002F5016">
        <w:rPr>
          <w:rFonts w:ascii="Times New Roman" w:hAnsi="Times New Roman" w:cs="Times New Roman"/>
          <w:sz w:val="24"/>
          <w:szCs w:val="24"/>
        </w:rPr>
        <w:t>“</w:t>
      </w:r>
      <w:r w:rsidR="002F5016">
        <w:t>1</w:t>
      </w:r>
      <w:r w:rsidR="00E554DD">
        <w:t xml:space="preserve">83.16 </w:t>
      </w:r>
      <w:r w:rsidR="002F5016">
        <w:t>“</w:t>
      </w:r>
      <w:r>
        <w:t xml:space="preserve">. Then i need to divide this value with sum of kernel values as i explained before. </w:t>
      </w:r>
    </w:p>
    <w:p w14:paraId="417FA3E7" w14:textId="77777777" w:rsidR="006B71FC" w:rsidRDefault="006B71FC" w:rsidP="002666B1"/>
    <w:p w14:paraId="5DF1C18B" w14:textId="3FD503C1" w:rsidR="003D1C72" w:rsidRPr="00947DE6" w:rsidRDefault="00947DE6" w:rsidP="002666B1">
      <w:pPr>
        <w:pStyle w:val="Heading2"/>
        <w:spacing w:after="0"/>
        <w:rPr>
          <w:b w:val="0"/>
          <w:sz w:val="22"/>
          <w:szCs w:val="22"/>
        </w:rPr>
      </w:pPr>
      <w:bookmarkStart w:id="91" w:name="_heading=h.lzax1dued5mk" w:colFirst="0" w:colLast="0"/>
      <w:bookmarkStart w:id="92" w:name="_Toc77005714"/>
      <w:bookmarkStart w:id="93" w:name="_Toc77005843"/>
      <w:bookmarkStart w:id="94" w:name="_Toc77008182"/>
      <w:bookmarkEnd w:id="91"/>
      <m:oMathPara>
        <m:oMath>
          <m:r>
            <m:rPr>
              <m:sty m:val="bi"/>
            </m:rPr>
            <w:rPr>
              <w:rFonts w:ascii="Cambria Math" w:hAnsi="Cambria Math"/>
              <w:sz w:val="22"/>
              <w:szCs w:val="22"/>
            </w:rPr>
            <m:t>O(0,1)=</m:t>
          </m:r>
          <m:f>
            <m:fPr>
              <m:ctrlPr>
                <w:rPr>
                  <w:rFonts w:ascii="Cambria Math" w:hAnsi="Cambria Math"/>
                  <w:b w:val="0"/>
                  <w:sz w:val="22"/>
                  <w:szCs w:val="22"/>
                </w:rPr>
              </m:ctrlPr>
            </m:fPr>
            <m:num>
              <m:r>
                <m:rPr>
                  <m:sty m:val="bi"/>
                </m:rPr>
                <w:rPr>
                  <w:rFonts w:ascii="Cambria Math" w:hAnsi="Cambria Math"/>
                  <w:sz w:val="22"/>
                  <w:szCs w:val="22"/>
                </w:rPr>
                <m:t>sum of the convolution values</m:t>
              </m:r>
            </m:num>
            <m:den>
              <m:r>
                <m:rPr>
                  <m:sty m:val="bi"/>
                </m:rPr>
                <w:rPr>
                  <w:rFonts w:ascii="Cambria Math" w:hAnsi="Cambria Math"/>
                  <w:sz w:val="22"/>
                  <w:szCs w:val="22"/>
                </w:rPr>
                <m:t xml:space="preserve">sum of the Kernel </m:t>
              </m:r>
            </m:den>
          </m:f>
        </m:oMath>
      </m:oMathPara>
      <w:bookmarkEnd w:id="92"/>
      <w:bookmarkEnd w:id="93"/>
      <w:bookmarkEnd w:id="94"/>
    </w:p>
    <w:p w14:paraId="1E9AD53A" w14:textId="3E103E4C" w:rsidR="00C1548A" w:rsidRPr="00C1548A" w:rsidRDefault="00C1548A" w:rsidP="002666B1">
      <w:pPr>
        <w:pStyle w:val="Caption"/>
        <w:spacing w:line="276" w:lineRule="auto"/>
        <w:jc w:val="center"/>
      </w:pPr>
      <w:bookmarkStart w:id="95" w:name="_Toc77101271"/>
      <w:r>
        <w:t xml:space="preserve">Equation </w:t>
      </w:r>
      <w:r w:rsidR="005E2D18">
        <w:fldChar w:fldCharType="begin"/>
      </w:r>
      <w:r w:rsidR="005E2D18">
        <w:instrText xml:space="preserve"> SEQ Equation \* ARABIC </w:instrText>
      </w:r>
      <w:r w:rsidR="005E2D18">
        <w:fldChar w:fldCharType="separate"/>
      </w:r>
      <w:r w:rsidR="000D0933">
        <w:rPr>
          <w:noProof/>
        </w:rPr>
        <w:t>6</w:t>
      </w:r>
      <w:r w:rsidR="005E2D18">
        <w:rPr>
          <w:noProof/>
        </w:rPr>
        <w:fldChar w:fldCharType="end"/>
      </w:r>
      <w:r>
        <w:t>: Calculation formula of Second pixel ( O(0,1) )</w:t>
      </w:r>
      <w:bookmarkEnd w:id="95"/>
    </w:p>
    <w:p w14:paraId="34F2E2D8" w14:textId="729D538D" w:rsidR="003D1C72" w:rsidRPr="006B71FC" w:rsidRDefault="00947DE6" w:rsidP="002666B1">
      <w:pPr>
        <w:pStyle w:val="Heading2"/>
        <w:spacing w:after="0"/>
        <w:rPr>
          <w:b w:val="0"/>
          <w:sz w:val="24"/>
          <w:szCs w:val="24"/>
        </w:rPr>
      </w:pPr>
      <w:bookmarkStart w:id="96" w:name="_heading=h.ph84nigxml67" w:colFirst="0" w:colLast="0"/>
      <w:bookmarkStart w:id="97" w:name="_Toc77005715"/>
      <w:bookmarkStart w:id="98" w:name="_Toc77005844"/>
      <w:bookmarkStart w:id="99" w:name="_Toc77008183"/>
      <w:bookmarkEnd w:id="96"/>
      <m:oMathPara>
        <m:oMath>
          <m:r>
            <m:rPr>
              <m:sty m:val="bi"/>
            </m:rPr>
            <w:rPr>
              <w:rFonts w:ascii="Cambria Math" w:hAnsi="Cambria Math"/>
              <w:sz w:val="24"/>
              <w:szCs w:val="24"/>
            </w:rPr>
            <m:t>O</m:t>
          </m:r>
          <m:d>
            <m:dPr>
              <m:ctrlPr>
                <w:rPr>
                  <w:rFonts w:ascii="Cambria Math" w:hAnsi="Cambria Math"/>
                  <w:b w:val="0"/>
                  <w:i/>
                  <w:sz w:val="24"/>
                  <w:szCs w:val="24"/>
                </w:rPr>
              </m:ctrlPr>
            </m:dPr>
            <m:e>
              <m:r>
                <m:rPr>
                  <m:sty m:val="bi"/>
                </m:rPr>
                <w:rPr>
                  <w:rFonts w:ascii="Cambria Math" w:hAnsi="Cambria Math"/>
                  <w:sz w:val="24"/>
                  <w:szCs w:val="24"/>
                </w:rPr>
                <m:t>0,1</m:t>
              </m:r>
            </m:e>
          </m:d>
          <m:r>
            <m:rPr>
              <m:sty m:val="bi"/>
            </m:rPr>
            <w:rPr>
              <w:rFonts w:ascii="Cambria Math" w:hAnsi="Cambria Math"/>
              <w:sz w:val="24"/>
              <w:szCs w:val="24"/>
            </w:rPr>
            <m:t>=</m:t>
          </m:r>
          <m:f>
            <m:fPr>
              <m:ctrlPr>
                <w:rPr>
                  <w:rFonts w:ascii="Cambria Math" w:hAnsi="Cambria Math"/>
                  <w:b w:val="0"/>
                  <w:sz w:val="24"/>
                  <w:szCs w:val="24"/>
                </w:rPr>
              </m:ctrlPr>
            </m:fPr>
            <m:num>
              <m:r>
                <m:rPr>
                  <m:sty m:val="bi"/>
                </m:rPr>
                <w:rPr>
                  <w:rFonts w:ascii="Cambria Math" w:hAnsi="Cambria Math"/>
                  <w:sz w:val="24"/>
                  <w:szCs w:val="24"/>
                </w:rPr>
                <m:t>183,16</m:t>
              </m:r>
            </m:num>
            <m:den>
              <m:r>
                <m:rPr>
                  <m:sty m:val="bi"/>
                </m:rPr>
                <w:rPr>
                  <w:rFonts w:ascii="Cambria Math" w:hAnsi="Cambria Math"/>
                  <w:sz w:val="24"/>
                  <w:szCs w:val="24"/>
                </w:rPr>
                <m:t xml:space="preserve">0,981 </m:t>
              </m:r>
            </m:den>
          </m:f>
          <m:r>
            <m:rPr>
              <m:sty m:val="bi"/>
            </m:rPr>
            <w:rPr>
              <w:rFonts w:ascii="Cambria Math" w:hAnsi="Cambria Math"/>
              <w:sz w:val="24"/>
              <w:szCs w:val="24"/>
            </w:rPr>
            <m:t>=186,707</m:t>
          </m:r>
        </m:oMath>
      </m:oMathPara>
      <w:bookmarkEnd w:id="97"/>
      <w:bookmarkEnd w:id="98"/>
      <w:bookmarkEnd w:id="99"/>
    </w:p>
    <w:p w14:paraId="64F54AF6" w14:textId="18FE5E73" w:rsidR="00C1548A" w:rsidRPr="00C1548A" w:rsidRDefault="00C1548A" w:rsidP="002666B1">
      <w:pPr>
        <w:pStyle w:val="Caption"/>
        <w:spacing w:line="276" w:lineRule="auto"/>
        <w:jc w:val="center"/>
      </w:pPr>
      <w:bookmarkStart w:id="100" w:name="_Toc77101272"/>
      <w:r>
        <w:t xml:space="preserve">Equation </w:t>
      </w:r>
      <w:r w:rsidR="005E2D18">
        <w:fldChar w:fldCharType="begin"/>
      </w:r>
      <w:r w:rsidR="005E2D18">
        <w:instrText xml:space="preserve"> SEQ Equation \* ARABIC </w:instrText>
      </w:r>
      <w:r w:rsidR="005E2D18">
        <w:fldChar w:fldCharType="separate"/>
      </w:r>
      <w:r w:rsidR="000D0933">
        <w:rPr>
          <w:noProof/>
        </w:rPr>
        <w:t>7</w:t>
      </w:r>
      <w:r w:rsidR="005E2D18">
        <w:rPr>
          <w:noProof/>
        </w:rPr>
        <w:fldChar w:fldCharType="end"/>
      </w:r>
      <w:r>
        <w:t>: Mathematical Operation to Calculte Second Pixel</w:t>
      </w:r>
      <w:bookmarkEnd w:id="100"/>
    </w:p>
    <w:p w14:paraId="3149BF0C" w14:textId="77777777" w:rsidR="003D1C72" w:rsidRDefault="003D1C72" w:rsidP="002666B1">
      <w:pPr>
        <w:jc w:val="both"/>
      </w:pPr>
    </w:p>
    <w:p w14:paraId="7532F69D" w14:textId="192E9CEE" w:rsidR="00F66882" w:rsidRPr="009E3AA2" w:rsidRDefault="00664CC8" w:rsidP="002666B1">
      <w:pPr>
        <w:ind w:firstLine="720"/>
        <w:jc w:val="both"/>
        <w:rPr>
          <w:rFonts w:ascii="Times New Roman" w:hAnsi="Times New Roman" w:cs="Times New Roman"/>
          <w:sz w:val="24"/>
          <w:szCs w:val="24"/>
        </w:rPr>
      </w:pPr>
      <w:r>
        <w:rPr>
          <w:rFonts w:ascii="Times New Roman" w:hAnsi="Times New Roman" w:cs="Times New Roman"/>
          <w:sz w:val="24"/>
          <w:szCs w:val="24"/>
        </w:rPr>
        <w:t>I</w:t>
      </w:r>
      <w:r w:rsidR="00E554DD" w:rsidRPr="009E3AA2">
        <w:rPr>
          <w:rFonts w:ascii="Times New Roman" w:hAnsi="Times New Roman" w:cs="Times New Roman"/>
          <w:sz w:val="24"/>
          <w:szCs w:val="24"/>
        </w:rPr>
        <w:t xml:space="preserve"> just calculated the second pixel value of our new picture which is “187”. İt is again very close to our center value</w:t>
      </w:r>
      <w:r w:rsidR="00F343CB">
        <w:rPr>
          <w:rFonts w:ascii="Times New Roman" w:hAnsi="Times New Roman" w:cs="Times New Roman"/>
          <w:sz w:val="24"/>
          <w:szCs w:val="24"/>
        </w:rPr>
        <w:t>, which is “188”</w:t>
      </w:r>
      <w:r w:rsidR="00E554DD" w:rsidRPr="009E3AA2">
        <w:rPr>
          <w:rFonts w:ascii="Times New Roman" w:hAnsi="Times New Roman" w:cs="Times New Roman"/>
          <w:sz w:val="24"/>
          <w:szCs w:val="24"/>
        </w:rPr>
        <w:t xml:space="preserve">. But now </w:t>
      </w:r>
      <w:r w:rsidR="00F343CB">
        <w:rPr>
          <w:rFonts w:ascii="Times New Roman" w:hAnsi="Times New Roman" w:cs="Times New Roman"/>
          <w:sz w:val="24"/>
          <w:szCs w:val="24"/>
        </w:rPr>
        <w:t xml:space="preserve">it is </w:t>
      </w:r>
      <w:r w:rsidR="00E554DD" w:rsidRPr="009E3AA2">
        <w:rPr>
          <w:rFonts w:ascii="Times New Roman" w:hAnsi="Times New Roman" w:cs="Times New Roman"/>
          <w:sz w:val="24"/>
          <w:szCs w:val="24"/>
        </w:rPr>
        <w:t>a little darker. İt is darker because in this calculation we use darker pixels. In the first pixel calculation, I used the first five rows of the first column which are “246,251,252,251,251”.  In the second pixel calculation</w:t>
      </w:r>
      <w:r w:rsidR="00F343CB">
        <w:rPr>
          <w:rFonts w:ascii="Times New Roman" w:hAnsi="Times New Roman" w:cs="Times New Roman"/>
          <w:sz w:val="24"/>
          <w:szCs w:val="24"/>
        </w:rPr>
        <w:t>,</w:t>
      </w:r>
      <w:r w:rsidR="00E554DD" w:rsidRPr="009E3AA2">
        <w:rPr>
          <w:rFonts w:ascii="Times New Roman" w:hAnsi="Times New Roman" w:cs="Times New Roman"/>
          <w:sz w:val="24"/>
          <w:szCs w:val="24"/>
        </w:rPr>
        <w:t xml:space="preserve"> these values are not in our </w:t>
      </w:r>
      <w:r w:rsidR="00F343CB">
        <w:rPr>
          <w:rFonts w:ascii="Times New Roman" w:hAnsi="Times New Roman" w:cs="Times New Roman"/>
          <w:sz w:val="24"/>
          <w:szCs w:val="24"/>
        </w:rPr>
        <w:t>sort of interest pixels</w:t>
      </w:r>
      <w:r w:rsidR="00E554DD" w:rsidRPr="009E3AA2">
        <w:rPr>
          <w:rFonts w:ascii="Times New Roman" w:hAnsi="Times New Roman" w:cs="Times New Roman"/>
          <w:sz w:val="24"/>
          <w:szCs w:val="24"/>
        </w:rPr>
        <w:t xml:space="preserve">. Instead of these values we use new values of the first 5 rows of 6’th columns which are “174,181,188,192,196”. Therefore our final value became a little smaller than before. </w:t>
      </w:r>
    </w:p>
    <w:p w14:paraId="70D63F48" w14:textId="69C436B0" w:rsidR="00A21498" w:rsidRDefault="00E554DD" w:rsidP="002666B1">
      <w:pPr>
        <w:keepNext/>
        <w:jc w:val="center"/>
      </w:pPr>
      <w:r>
        <w:rPr>
          <w:noProof/>
          <w:lang w:val="en-GB" w:eastAsia="en-GB"/>
        </w:rPr>
        <w:lastRenderedPageBreak/>
        <mc:AlternateContent>
          <mc:Choice Requires="wpg">
            <w:drawing>
              <wp:inline distT="114300" distB="114300" distL="114300" distR="114300" wp14:anchorId="62D3E53A" wp14:editId="3D24048C">
                <wp:extent cx="4257675" cy="2000604"/>
                <wp:effectExtent l="0" t="0" r="0" b="0"/>
                <wp:docPr id="26" name="Group 26"/>
                <wp:cNvGraphicFramePr/>
                <a:graphic xmlns:a="http://schemas.openxmlformats.org/drawingml/2006/main">
                  <a:graphicData uri="http://schemas.microsoft.com/office/word/2010/wordprocessingGroup">
                    <wpg:wgp>
                      <wpg:cNvGrpSpPr/>
                      <wpg:grpSpPr>
                        <a:xfrm>
                          <a:off x="0" y="0"/>
                          <a:ext cx="4257675" cy="2000604"/>
                          <a:chOff x="2781592" y="2403479"/>
                          <a:chExt cx="5128816" cy="2753042"/>
                        </a:xfrm>
                      </wpg:grpSpPr>
                      <wpg:grpSp>
                        <wpg:cNvPr id="45" name="Group 33"/>
                        <wpg:cNvGrpSpPr/>
                        <wpg:grpSpPr>
                          <a:xfrm>
                            <a:off x="2781592" y="2403479"/>
                            <a:ext cx="5128816" cy="2753042"/>
                            <a:chOff x="88475" y="152400"/>
                            <a:chExt cx="4553725" cy="2427225"/>
                          </a:xfrm>
                        </wpg:grpSpPr>
                        <wps:wsp>
                          <wps:cNvPr id="46" name="Rectangle 34"/>
                          <wps:cNvSpPr/>
                          <wps:spPr>
                            <a:xfrm>
                              <a:off x="88475" y="152400"/>
                              <a:ext cx="4553725" cy="2427225"/>
                            </a:xfrm>
                            <a:prstGeom prst="rect">
                              <a:avLst/>
                            </a:prstGeom>
                            <a:noFill/>
                            <a:ln>
                              <a:noFill/>
                            </a:ln>
                          </wps:spPr>
                          <wps:txbx>
                            <w:txbxContent>
                              <w:p w14:paraId="470CA7F1" w14:textId="77777777" w:rsidR="005227DD" w:rsidRDefault="005227DD" w:rsidP="00F66882">
                                <w:pPr>
                                  <w:spacing w:after="0"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47" name="Shape 33" descr="16_16pic4.jpg"/>
                            <pic:cNvPicPr preferRelativeResize="0"/>
                          </pic:nvPicPr>
                          <pic:blipFill rotWithShape="1">
                            <a:blip r:embed="rId33">
                              <a:alphaModFix/>
                            </a:blip>
                            <a:srcRect r="58204" b="60303"/>
                            <a:stretch/>
                          </pic:blipFill>
                          <pic:spPr>
                            <a:xfrm>
                              <a:off x="152400" y="152400"/>
                              <a:ext cx="2738976" cy="1578500"/>
                            </a:xfrm>
                            <a:prstGeom prst="rect">
                              <a:avLst/>
                            </a:prstGeom>
                            <a:noFill/>
                            <a:ln>
                              <a:noFill/>
                            </a:ln>
                          </pic:spPr>
                        </pic:pic>
                        <wps:wsp>
                          <wps:cNvPr id="48" name="Rectangle 36"/>
                          <wps:cNvSpPr/>
                          <wps:spPr>
                            <a:xfrm>
                              <a:off x="865450" y="472050"/>
                              <a:ext cx="2025900" cy="1180200"/>
                            </a:xfrm>
                            <a:prstGeom prst="rect">
                              <a:avLst/>
                            </a:prstGeom>
                            <a:noFill/>
                            <a:ln w="38100" cap="flat" cmpd="sng">
                              <a:solidFill>
                                <a:srgbClr val="FF0000"/>
                              </a:solidFill>
                              <a:prstDash val="solid"/>
                              <a:round/>
                              <a:headEnd type="none" w="sm" len="sm"/>
                              <a:tailEnd type="none" w="sm" len="sm"/>
                            </a:ln>
                          </wps:spPr>
                          <wps:txbx>
                            <w:txbxContent>
                              <w:p w14:paraId="782BBA9F" w14:textId="77777777" w:rsidR="005227DD" w:rsidRDefault="005227DD" w:rsidP="00C1548A">
                                <w:pPr>
                                  <w:spacing w:after="0" w:line="240" w:lineRule="auto"/>
                                  <w:jc w:val="center"/>
                                  <w:textDirection w:val="btLr"/>
                                </w:pPr>
                              </w:p>
                            </w:txbxContent>
                          </wps:txbx>
                          <wps:bodyPr spcFirstLastPara="1" wrap="square" lIns="91425" tIns="91425" rIns="91425" bIns="91425" anchor="ctr" anchorCtr="0">
                            <a:noAutofit/>
                          </wps:bodyPr>
                        </wps:wsp>
                        <wps:wsp>
                          <wps:cNvPr id="49" name="Rectangle 37"/>
                          <wps:cNvSpPr/>
                          <wps:spPr>
                            <a:xfrm>
                              <a:off x="475594" y="471993"/>
                              <a:ext cx="350507" cy="1180141"/>
                            </a:xfrm>
                            <a:prstGeom prst="rect">
                              <a:avLst/>
                            </a:prstGeom>
                            <a:noFill/>
                            <a:ln w="28575" cap="flat" cmpd="sng">
                              <a:solidFill>
                                <a:srgbClr val="00FF00"/>
                              </a:solidFill>
                              <a:prstDash val="solid"/>
                              <a:round/>
                              <a:headEnd type="none" w="sm" len="sm"/>
                              <a:tailEnd type="none" w="sm" len="sm"/>
                            </a:ln>
                          </wps:spPr>
                          <wps:txbx>
                            <w:txbxContent>
                              <w:p w14:paraId="546C6A6E"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50" name="Rectangle 38"/>
                          <wps:cNvSpPr/>
                          <wps:spPr>
                            <a:xfrm>
                              <a:off x="2379975" y="491725"/>
                              <a:ext cx="423000" cy="1160400"/>
                            </a:xfrm>
                            <a:prstGeom prst="rect">
                              <a:avLst/>
                            </a:prstGeom>
                            <a:noFill/>
                            <a:ln w="38100" cap="flat" cmpd="sng">
                              <a:solidFill>
                                <a:srgbClr val="FFFF00"/>
                              </a:solidFill>
                              <a:prstDash val="solid"/>
                              <a:round/>
                              <a:headEnd type="none" w="sm" len="sm"/>
                              <a:tailEnd type="none" w="sm" len="sm"/>
                            </a:ln>
                          </wps:spPr>
                          <wps:txbx>
                            <w:txbxContent>
                              <w:p w14:paraId="390382F2"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51" name="Rectangle 39"/>
                          <wps:cNvSpPr/>
                          <wps:spPr>
                            <a:xfrm>
                              <a:off x="88475" y="1963460"/>
                              <a:ext cx="962055" cy="496394"/>
                            </a:xfrm>
                            <a:prstGeom prst="rect">
                              <a:avLst/>
                            </a:prstGeom>
                            <a:noFill/>
                            <a:ln>
                              <a:noFill/>
                            </a:ln>
                          </wps:spPr>
                          <wps:txbx>
                            <w:txbxContent>
                              <w:p w14:paraId="1FF8EE0E"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Exclude</w:t>
                                </w:r>
                              </w:p>
                            </w:txbxContent>
                          </wps:txbx>
                          <wps:bodyPr spcFirstLastPara="1" wrap="square" lIns="91425" tIns="91425" rIns="91425" bIns="91425" anchor="t" anchorCtr="0">
                            <a:noAutofit/>
                          </wps:bodyPr>
                        </wps:wsp>
                        <wps:wsp>
                          <wps:cNvPr id="53" name="Rectangle 40"/>
                          <wps:cNvSpPr/>
                          <wps:spPr>
                            <a:xfrm>
                              <a:off x="2084925" y="2153775"/>
                              <a:ext cx="875400" cy="236100"/>
                            </a:xfrm>
                            <a:prstGeom prst="rect">
                              <a:avLst/>
                            </a:prstGeom>
                            <a:noFill/>
                            <a:ln>
                              <a:noFill/>
                            </a:ln>
                          </wps:spPr>
                          <wps:txbx>
                            <w:txbxContent>
                              <w:p w14:paraId="165DBB34" w14:textId="77777777" w:rsidR="005227DD" w:rsidRDefault="005227DD">
                                <w:pPr>
                                  <w:spacing w:after="0" w:line="240" w:lineRule="auto"/>
                                  <w:textDirection w:val="btLr"/>
                                </w:pPr>
                              </w:p>
                            </w:txbxContent>
                          </wps:txbx>
                          <wps:bodyPr spcFirstLastPara="1" wrap="square" lIns="91425" tIns="91425" rIns="91425" bIns="91425" anchor="t" anchorCtr="0">
                            <a:noAutofit/>
                          </wps:bodyPr>
                        </wps:wsp>
                        <wps:wsp>
                          <wps:cNvPr id="55" name="Rectangle 41"/>
                          <wps:cNvSpPr/>
                          <wps:spPr>
                            <a:xfrm>
                              <a:off x="2472232" y="2071725"/>
                              <a:ext cx="876539" cy="462952"/>
                            </a:xfrm>
                            <a:prstGeom prst="rect">
                              <a:avLst/>
                            </a:prstGeom>
                            <a:noFill/>
                            <a:ln>
                              <a:noFill/>
                            </a:ln>
                          </wps:spPr>
                          <wps:txbx>
                            <w:txbxContent>
                              <w:p w14:paraId="43FB9FEA"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Include</w:t>
                                </w:r>
                              </w:p>
                            </w:txbxContent>
                          </wps:txbx>
                          <wps:bodyPr spcFirstLastPara="1" wrap="square" lIns="91425" tIns="91425" rIns="91425" bIns="91425" anchor="t" anchorCtr="0">
                            <a:noAutofit/>
                          </wps:bodyPr>
                        </wps:wsp>
                        <wps:wsp>
                          <wps:cNvPr id="57" name="Rectangle 42"/>
                          <wps:cNvSpPr/>
                          <wps:spPr>
                            <a:xfrm>
                              <a:off x="1114667" y="2029005"/>
                              <a:ext cx="1207913" cy="550614"/>
                            </a:xfrm>
                            <a:prstGeom prst="rect">
                              <a:avLst/>
                            </a:prstGeom>
                            <a:noFill/>
                            <a:ln>
                              <a:noFill/>
                            </a:ln>
                          </wps:spPr>
                          <wps:txbx>
                            <w:txbxContent>
                              <w:p w14:paraId="5F9FFFDB"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Center Value</w:t>
                                </w:r>
                              </w:p>
                            </w:txbxContent>
                          </wps:txbx>
                          <wps:bodyPr spcFirstLastPara="1" wrap="square" lIns="91425" tIns="91425" rIns="91425" bIns="91425" anchor="t" anchorCtr="0">
                            <a:noAutofit/>
                          </wps:bodyPr>
                        </wps:wsp>
                        <wps:wsp>
                          <wps:cNvPr id="58" name="Straight Arrow Connector 43"/>
                          <wps:cNvCnPr/>
                          <wps:spPr>
                            <a:xfrm flipH="1">
                              <a:off x="501575" y="1701225"/>
                              <a:ext cx="177000" cy="359100"/>
                            </a:xfrm>
                            <a:prstGeom prst="straightConnector1">
                              <a:avLst/>
                            </a:prstGeom>
                            <a:noFill/>
                            <a:ln w="28575" cap="flat" cmpd="sng">
                              <a:solidFill>
                                <a:srgbClr val="00FF00"/>
                              </a:solidFill>
                              <a:prstDash val="solid"/>
                              <a:round/>
                              <a:headEnd type="none" w="sm" len="sm"/>
                              <a:tailEnd type="triangle" w="med" len="med"/>
                            </a:ln>
                          </wps:spPr>
                          <wps:bodyPr/>
                        </wps:wsp>
                        <wps:wsp>
                          <wps:cNvPr id="59" name="Straight Arrow Connector 45"/>
                          <wps:cNvCnPr/>
                          <wps:spPr>
                            <a:xfrm>
                              <a:off x="2586575" y="1681725"/>
                              <a:ext cx="63900" cy="390000"/>
                            </a:xfrm>
                            <a:prstGeom prst="straightConnector1">
                              <a:avLst/>
                            </a:prstGeom>
                            <a:noFill/>
                            <a:ln w="28575" cap="flat" cmpd="sng">
                              <a:solidFill>
                                <a:srgbClr val="FFFF00"/>
                              </a:solidFill>
                              <a:prstDash val="solid"/>
                              <a:round/>
                              <a:headEnd type="none" w="sm" len="sm"/>
                              <a:tailEnd type="triangle" w="med" len="med"/>
                            </a:ln>
                          </wps:spPr>
                          <wps:bodyPr/>
                        </wps:wsp>
                        <wps:wsp>
                          <wps:cNvPr id="60" name="Straight Arrow Connector 46"/>
                          <wps:cNvCnPr/>
                          <wps:spPr>
                            <a:xfrm flipH="1">
                              <a:off x="1671700" y="1182788"/>
                              <a:ext cx="152700" cy="781200"/>
                            </a:xfrm>
                            <a:prstGeom prst="straightConnector1">
                              <a:avLst/>
                            </a:prstGeom>
                            <a:noFill/>
                            <a:ln w="28575" cap="flat" cmpd="sng">
                              <a:solidFill>
                                <a:srgbClr val="0000FF"/>
                              </a:solidFill>
                              <a:prstDash val="solid"/>
                              <a:round/>
                              <a:headEnd type="none" w="sm" len="sm"/>
                              <a:tailEnd type="triangle" w="med" len="med"/>
                            </a:ln>
                          </wps:spPr>
                          <wps:bodyPr/>
                        </wps:wsp>
                        <wps:wsp>
                          <wps:cNvPr id="61" name="Oval 47"/>
                          <wps:cNvSpPr/>
                          <wps:spPr>
                            <a:xfrm>
                              <a:off x="1632550" y="887588"/>
                              <a:ext cx="383700" cy="295200"/>
                            </a:xfrm>
                            <a:prstGeom prst="ellipse">
                              <a:avLst/>
                            </a:prstGeom>
                            <a:noFill/>
                            <a:ln w="38100" cap="flat" cmpd="sng">
                              <a:solidFill>
                                <a:srgbClr val="0000FF"/>
                              </a:solidFill>
                              <a:prstDash val="solid"/>
                              <a:round/>
                              <a:headEnd type="none" w="sm" len="sm"/>
                              <a:tailEnd type="none" w="sm" len="sm"/>
                            </a:ln>
                          </wps:spPr>
                          <wps:txbx>
                            <w:txbxContent>
                              <w:p w14:paraId="36E91160"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62" name="Straight Arrow Connector 48"/>
                          <wps:cNvCnPr/>
                          <wps:spPr>
                            <a:xfrm rot="10800000" flipH="1">
                              <a:off x="2891350" y="1042950"/>
                              <a:ext cx="560700" cy="19200"/>
                            </a:xfrm>
                            <a:prstGeom prst="straightConnector1">
                              <a:avLst/>
                            </a:prstGeom>
                            <a:noFill/>
                            <a:ln w="28575" cap="flat" cmpd="sng">
                              <a:solidFill>
                                <a:srgbClr val="FF0000"/>
                              </a:solidFill>
                              <a:prstDash val="solid"/>
                              <a:round/>
                              <a:headEnd type="none" w="sm" len="sm"/>
                              <a:tailEnd type="triangle" w="med" len="med"/>
                            </a:ln>
                          </wps:spPr>
                          <wps:bodyPr/>
                        </wps:wsp>
                        <wps:wsp>
                          <wps:cNvPr id="63" name="Rectangle 49"/>
                          <wps:cNvSpPr/>
                          <wps:spPr>
                            <a:xfrm>
                              <a:off x="3429000" y="852450"/>
                              <a:ext cx="1213200" cy="469997"/>
                            </a:xfrm>
                            <a:prstGeom prst="rect">
                              <a:avLst/>
                            </a:prstGeom>
                            <a:noFill/>
                            <a:ln>
                              <a:noFill/>
                            </a:ln>
                          </wps:spPr>
                          <wps:txbx>
                            <w:txbxContent>
                              <w:p w14:paraId="59C5E294"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Kernel Box</w:t>
                                </w:r>
                              </w:p>
                            </w:txbxContent>
                          </wps:txbx>
                          <wps:bodyPr spcFirstLastPara="1" wrap="square" lIns="91425" tIns="91425" rIns="91425" bIns="91425" anchor="t" anchorCtr="0">
                            <a:noAutofit/>
                          </wps:bodyPr>
                        </wps:wsp>
                      </wpg:grpSp>
                    </wpg:wgp>
                  </a:graphicData>
                </a:graphic>
              </wp:inline>
            </w:drawing>
          </mc:Choice>
          <mc:Fallback>
            <w:pict>
              <v:group w14:anchorId="62D3E53A" id="Group 26" o:spid="_x0000_s1061" style="width:335.25pt;height:157.55pt;mso-position-horizontal-relative:char;mso-position-vertical-relative:line" coordorigin="27815,24034" coordsize="51288,275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BQABgAIAAAAIQDmjsH73QAAAAUBAAAPAAAA&#10;ZHJzL2Rvd25yZXYueG1sTI9BS8NAEIXvgv9hGcGb3awltcRsSinqqQi2gvQ2zU6T0OxsyG6T9N+7&#10;etHLwOM93vsmX022FQP1vnGsQc0SEMSlMw1XGj73rw9LED4gG2wdk4YreVgVtzc5ZsaN/EHDLlQi&#10;lrDPUEMdQpdJ6cuaLPqZ64ijd3K9xRBlX0nT4xjLbSsfk2QhLTYcF2rsaFNTed5drIa3Ecf1XL0M&#10;2/Npcz3s0/evrSKt7++m9TOIQFP4C8MPfkSHIjId3YWNF62G+Ej4vdFbPCUpiKOGuUoVyCKX/+mL&#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">
                <v:group id="Group 33" o:spid="_x0000_s1062" style="position:absolute;left:27815;top:24034;width:51289;height:27531" coordorigin="884,1524" coordsize="45537,2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4" o:spid="_x0000_s1063" style="position:absolute;left:884;top:1524;width:45538;height:24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470CA7F1" w14:textId="77777777" w:rsidR="005227DD" w:rsidRDefault="005227DD" w:rsidP="00F66882">
                          <w:pPr>
                            <w:spacing w:after="0" w:line="240" w:lineRule="auto"/>
                            <w:jc w:val="center"/>
                            <w:textDirection w:val="btLr"/>
                          </w:pPr>
                        </w:p>
                      </w:txbxContent>
                    </v:textbox>
                  </v:rect>
                  <v:shape id="Shape 33" o:spid="_x0000_s1064" type="#_x0000_t75" alt="16_16pic4.jpg" style="position:absolute;left:1524;top:1524;width:27389;height:157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">
                    <v:imagedata r:id="rId34" o:title="16_16pic4" cropbottom="39520f" cropright="38145f"/>
                  </v:shape>
                  <v:rect id="Rectangle 36" o:spid="_x0000_s1065" style="position:absolute;left:8654;top:4720;width:20259;height:1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" filled="f" strokecolor="red" strokeweight="3pt">
                    <v:stroke startarrowwidth="narrow" startarrowlength="short" endarrowwidth="narrow" endarrowlength="short" joinstyle="round"/>
                    <v:textbox inset="2.53958mm,2.53958mm,2.53958mm,2.53958mm">
                      <w:txbxContent>
                        <w:p w14:paraId="782BBA9F" w14:textId="77777777" w:rsidR="005227DD" w:rsidRDefault="005227DD" w:rsidP="00C1548A">
                          <w:pPr>
                            <w:spacing w:after="0" w:line="240" w:lineRule="auto"/>
                            <w:jc w:val="center"/>
                            <w:textDirection w:val="btLr"/>
                          </w:pPr>
                        </w:p>
                      </w:txbxContent>
                    </v:textbox>
                  </v:rect>
                  <v:rect id="Rectangle 37" o:spid="_x0000_s1066" style="position:absolute;left:4755;top:4719;width:3506;height:1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" filled="f" strokecolor="lime" strokeweight="2.25pt">
                    <v:stroke startarrowwidth="narrow" startarrowlength="short" endarrowwidth="narrow" endarrowlength="short" joinstyle="round"/>
                    <v:textbox inset="2.53958mm,2.53958mm,2.53958mm,2.53958mm">
                      <w:txbxContent>
                        <w:p w14:paraId="546C6A6E" w14:textId="77777777" w:rsidR="005227DD" w:rsidRDefault="005227DD">
                          <w:pPr>
                            <w:spacing w:after="0" w:line="240" w:lineRule="auto"/>
                            <w:textDirection w:val="btLr"/>
                          </w:pPr>
                        </w:p>
                      </w:txbxContent>
                    </v:textbox>
                  </v:rect>
                  <v:rect id="Rectangle 38" o:spid="_x0000_s1067" style="position:absolute;left:23799;top:4917;width:4230;height:1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" filled="f" strokecolor="yellow" strokeweight="3pt">
                    <v:stroke startarrowwidth="narrow" startarrowlength="short" endarrowwidth="narrow" endarrowlength="short" joinstyle="round"/>
                    <v:textbox inset="2.53958mm,2.53958mm,2.53958mm,2.53958mm">
                      <w:txbxContent>
                        <w:p w14:paraId="390382F2" w14:textId="77777777" w:rsidR="005227DD" w:rsidRDefault="005227DD">
                          <w:pPr>
                            <w:spacing w:after="0" w:line="240" w:lineRule="auto"/>
                            <w:textDirection w:val="btLr"/>
                          </w:pPr>
                        </w:p>
                      </w:txbxContent>
                    </v:textbox>
                  </v:rect>
                  <v:rect id="Rectangle 39" o:spid="_x0000_s1068" style="position:absolute;left:884;top:19634;width:9621;height:4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" filled="f" stroked="f">
                    <v:textbox inset="2.53958mm,2.53958mm,2.53958mm,2.53958mm">
                      <w:txbxContent>
                        <w:p w14:paraId="1FF8EE0E"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Exclude</w:t>
                          </w:r>
                        </w:p>
                      </w:txbxContent>
                    </v:textbox>
                  </v:rect>
                  <v:rect id="Rectangle 40" o:spid="_x0000_s1069" style="position:absolute;left:20849;top:21537;width:8754;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" filled="f" stroked="f">
                    <v:textbox inset="2.53958mm,2.53958mm,2.53958mm,2.53958mm">
                      <w:txbxContent>
                        <w:p w14:paraId="165DBB34" w14:textId="77777777" w:rsidR="005227DD" w:rsidRDefault="005227DD">
                          <w:pPr>
                            <w:spacing w:after="0" w:line="240" w:lineRule="auto"/>
                            <w:textDirection w:val="btLr"/>
                          </w:pPr>
                        </w:p>
                      </w:txbxContent>
                    </v:textbox>
                  </v:rect>
                  <v:rect id="Rectangle 41" o:spid="_x0000_s1070" style="position:absolute;left:24722;top:20717;width:876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" filled="f" stroked="f">
                    <v:textbox inset="2.53958mm,2.53958mm,2.53958mm,2.53958mm">
                      <w:txbxContent>
                        <w:p w14:paraId="43FB9FEA"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Include</w:t>
                          </w:r>
                        </w:p>
                      </w:txbxContent>
                    </v:textbox>
                  </v:rect>
                  <v:rect id="Rectangle 42" o:spid="_x0000_s1071" style="position:absolute;left:11146;top:20290;width:1207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" filled="f" stroked="f">
                    <v:textbox inset="2.53958mm,2.53958mm,2.53958mm,2.53958mm">
                      <w:txbxContent>
                        <w:p w14:paraId="5F9FFFDB"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Center Value</w:t>
                          </w:r>
                        </w:p>
                      </w:txbxContent>
                    </v:textbox>
                  </v:rect>
                  <v:shape id="Straight Arrow Connector 43" o:spid="_x0000_s1072" type="#_x0000_t32" style="position:absolute;left:5015;top:17012;width:1770;height:35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" strokecolor="lime" strokeweight="2.25pt">
                    <v:stroke startarrowwidth="narrow" startarrowlength="short" endarrow="block"/>
                  </v:shape>
                  <v:shape id="Straight Arrow Connector 45" o:spid="_x0000_s1073" type="#_x0000_t32" style="position:absolute;left:25865;top:16817;width:639;height:3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" strokecolor="yellow" strokeweight="2.25pt">
                    <v:stroke startarrowwidth="narrow" startarrowlength="short" endarrow="block"/>
                  </v:shape>
                  <v:shape id="Straight Arrow Connector 46" o:spid="_x0000_s1074" type="#_x0000_t32" style="position:absolute;left:16717;top:11827;width:1527;height:7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" strokecolor="blue" strokeweight="2.25pt">
                    <v:stroke startarrowwidth="narrow" startarrowlength="short" endarrow="block"/>
                  </v:shape>
                  <v:oval id="Oval 47" o:spid="_x0000_s1075" style="position:absolute;left:16325;top:8875;width:383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" filled="f" strokecolor="blue" strokeweight="3pt">
                    <v:stroke startarrowwidth="narrow" startarrowlength="short" endarrowwidth="narrow" endarrowlength="short"/>
                    <v:textbox inset="2.53958mm,2.53958mm,2.53958mm,2.53958mm">
                      <w:txbxContent>
                        <w:p w14:paraId="36E91160" w14:textId="77777777" w:rsidR="005227DD" w:rsidRDefault="005227DD">
                          <w:pPr>
                            <w:spacing w:after="0" w:line="240" w:lineRule="auto"/>
                            <w:textDirection w:val="btLr"/>
                          </w:pPr>
                        </w:p>
                      </w:txbxContent>
                    </v:textbox>
                  </v:oval>
                  <v:shape id="Straight Arrow Connector 48" o:spid="_x0000_s1076" type="#_x0000_t32" style="position:absolute;left:28913;top:10429;width:5607;height:19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" strokecolor="red" strokeweight="2.25pt">
                    <v:stroke startarrowwidth="narrow" startarrowlength="short" endarrow="block"/>
                  </v:shape>
                  <v:rect id="Rectangle 49" o:spid="_x0000_s1077" style="position:absolute;left:34290;top:8524;width:12132;height:4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" filled="f" stroked="f">
                    <v:textbox inset="2.53958mm,2.53958mm,2.53958mm,2.53958mm">
                      <w:txbxContent>
                        <w:p w14:paraId="59C5E294"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Kernel Box</w:t>
                          </w:r>
                        </w:p>
                      </w:txbxContent>
                    </v:textbox>
                  </v:rect>
                </v:group>
                <w10:anchorlock/>
              </v:group>
            </w:pict>
          </mc:Fallback>
        </mc:AlternateContent>
      </w:r>
    </w:p>
    <w:p w14:paraId="3F2BDB46" w14:textId="050420F3" w:rsidR="003D1C72" w:rsidRDefault="00A21498" w:rsidP="002666B1">
      <w:pPr>
        <w:pStyle w:val="Caption"/>
        <w:spacing w:line="276" w:lineRule="auto"/>
        <w:jc w:val="center"/>
      </w:pPr>
      <w:bookmarkStart w:id="101" w:name="_Toc75971816"/>
      <w:bookmarkStart w:id="102" w:name="_Toc77101298"/>
      <w:r>
        <w:t xml:space="preserve">Figure </w:t>
      </w:r>
      <w:r w:rsidR="005E2D18">
        <w:fldChar w:fldCharType="begin"/>
      </w:r>
      <w:r w:rsidR="005E2D18">
        <w:instrText xml:space="preserve"> SEQ Figure \* ARABIC </w:instrText>
      </w:r>
      <w:r w:rsidR="005E2D18">
        <w:fldChar w:fldCharType="separate"/>
      </w:r>
      <w:r w:rsidR="0040490A">
        <w:rPr>
          <w:noProof/>
        </w:rPr>
        <w:t>18</w:t>
      </w:r>
      <w:r w:rsidR="005E2D18">
        <w:rPr>
          <w:noProof/>
        </w:rPr>
        <w:fldChar w:fldCharType="end"/>
      </w:r>
      <w:r w:rsidRPr="00034890">
        <w:t>: Explanation of differances Between pixels</w:t>
      </w:r>
      <w:bookmarkEnd w:id="101"/>
      <w:bookmarkEnd w:id="102"/>
    </w:p>
    <w:p w14:paraId="26C60202" w14:textId="77777777" w:rsidR="00BA27F8" w:rsidRDefault="00BA27F8" w:rsidP="002666B1">
      <w:pPr>
        <w:rPr>
          <w:rFonts w:ascii="Times New Roman" w:hAnsi="Times New Roman" w:cs="Times New Roman"/>
          <w:sz w:val="24"/>
          <w:szCs w:val="24"/>
        </w:rPr>
      </w:pPr>
    </w:p>
    <w:p w14:paraId="336F9041" w14:textId="151B5ADE" w:rsidR="00A21498" w:rsidRPr="009E3AA2" w:rsidRDefault="00E554DD" w:rsidP="00D04035">
      <w:pPr>
        <w:ind w:firstLine="720"/>
        <w:rPr>
          <w:rFonts w:ascii="Times New Roman" w:hAnsi="Times New Roman" w:cs="Times New Roman"/>
          <w:sz w:val="24"/>
          <w:szCs w:val="24"/>
        </w:rPr>
      </w:pPr>
      <w:r w:rsidRPr="009E3AA2">
        <w:rPr>
          <w:rFonts w:ascii="Times New Roman" w:hAnsi="Times New Roman" w:cs="Times New Roman"/>
          <w:sz w:val="24"/>
          <w:szCs w:val="24"/>
        </w:rPr>
        <w:t>This is our new image:</w:t>
      </w:r>
    </w:p>
    <w:p w14:paraId="132921B7" w14:textId="77777777" w:rsidR="00A21498" w:rsidRDefault="00E554DD" w:rsidP="002666B1">
      <w:pPr>
        <w:keepNext/>
        <w:jc w:val="center"/>
      </w:pPr>
      <w:r>
        <w:rPr>
          <w:noProof/>
          <w:lang w:val="en-GB" w:eastAsia="en-GB"/>
        </w:rPr>
        <w:drawing>
          <wp:inline distT="114300" distB="114300" distL="114300" distR="114300" wp14:anchorId="09EB746E" wp14:editId="00B6D4D7">
            <wp:extent cx="3096228" cy="2141317"/>
            <wp:effectExtent l="0" t="0" r="9525" b="0"/>
            <wp:docPr id="6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8"/>
                    <a:srcRect/>
                    <a:stretch>
                      <a:fillRect/>
                    </a:stretch>
                  </pic:blipFill>
                  <pic:spPr>
                    <a:xfrm>
                      <a:off x="0" y="0"/>
                      <a:ext cx="3105217" cy="2147534"/>
                    </a:xfrm>
                    <a:prstGeom prst="rect">
                      <a:avLst/>
                    </a:prstGeom>
                    <a:ln/>
                  </pic:spPr>
                </pic:pic>
              </a:graphicData>
            </a:graphic>
          </wp:inline>
        </w:drawing>
      </w:r>
    </w:p>
    <w:p w14:paraId="5513AC8C" w14:textId="6E772686" w:rsidR="003D1C72" w:rsidRPr="000A0D5E" w:rsidRDefault="00A21498" w:rsidP="002666B1">
      <w:pPr>
        <w:pStyle w:val="Caption"/>
        <w:spacing w:line="276" w:lineRule="auto"/>
        <w:jc w:val="center"/>
      </w:pPr>
      <w:bookmarkStart w:id="103" w:name="_Toc75971817"/>
      <w:bookmarkStart w:id="104" w:name="_Toc77101299"/>
      <w:r>
        <w:t xml:space="preserve">Figure </w:t>
      </w:r>
      <w:r w:rsidR="005E2D18">
        <w:fldChar w:fldCharType="begin"/>
      </w:r>
      <w:r w:rsidR="005E2D18">
        <w:instrText xml:space="preserve"> SEQ Figure \* ARABIC </w:instrText>
      </w:r>
      <w:r w:rsidR="005E2D18">
        <w:fldChar w:fldCharType="separate"/>
      </w:r>
      <w:r w:rsidR="0040490A">
        <w:rPr>
          <w:noProof/>
        </w:rPr>
        <w:t>19</w:t>
      </w:r>
      <w:r w:rsidR="005E2D18">
        <w:rPr>
          <w:noProof/>
        </w:rPr>
        <w:fldChar w:fldCharType="end"/>
      </w:r>
      <w:r w:rsidRPr="00FD7C56">
        <w:t>: First and Second Pixels of New image</w:t>
      </w:r>
      <w:bookmarkEnd w:id="103"/>
      <w:bookmarkEnd w:id="104"/>
    </w:p>
    <w:p w14:paraId="6ECF57D0" w14:textId="6E8F8E33" w:rsidR="003D1C72" w:rsidRPr="009E3AA2" w:rsidRDefault="00E554DD" w:rsidP="002666B1">
      <w:pPr>
        <w:rPr>
          <w:rFonts w:ascii="Times New Roman" w:hAnsi="Times New Roman" w:cs="Times New Roman"/>
          <w:sz w:val="24"/>
          <w:szCs w:val="24"/>
        </w:rPr>
      </w:pPr>
      <w:r w:rsidRPr="009E3AA2">
        <w:rPr>
          <w:rFonts w:ascii="Times New Roman" w:hAnsi="Times New Roman" w:cs="Times New Roman"/>
          <w:sz w:val="24"/>
          <w:szCs w:val="24"/>
        </w:rPr>
        <w:t>Here is the visualization of our new picture with new value</w:t>
      </w:r>
      <w:r w:rsidR="00F343CB">
        <w:rPr>
          <w:rFonts w:ascii="Times New Roman" w:hAnsi="Times New Roman" w:cs="Times New Roman"/>
          <w:sz w:val="24"/>
          <w:szCs w:val="24"/>
        </w:rPr>
        <w:t>s</w:t>
      </w:r>
      <w:r w:rsidRPr="009E3AA2">
        <w:rPr>
          <w:rFonts w:ascii="Times New Roman" w:hAnsi="Times New Roman" w:cs="Times New Roman"/>
          <w:sz w:val="24"/>
          <w:szCs w:val="24"/>
        </w:rPr>
        <w:t>. Now we had 2 pixel values;</w:t>
      </w:r>
    </w:p>
    <w:p w14:paraId="5A16CF6C" w14:textId="77777777" w:rsidR="00A21498" w:rsidRDefault="00BA27F8" w:rsidP="002666B1">
      <w:pPr>
        <w:keepNext/>
      </w:pPr>
      <w:r>
        <w:t xml:space="preserve">                                            </w:t>
      </w:r>
      <w:r w:rsidR="00E554DD">
        <w:rPr>
          <w:noProof/>
          <w:lang w:val="en-GB" w:eastAsia="en-GB"/>
        </w:rPr>
        <w:drawing>
          <wp:inline distT="114300" distB="114300" distL="114300" distR="114300" wp14:anchorId="741142E9" wp14:editId="4B018A16">
            <wp:extent cx="2262851" cy="1823013"/>
            <wp:effectExtent l="0" t="0" r="4445" b="6350"/>
            <wp:docPr id="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2275538" cy="1833234"/>
                    </a:xfrm>
                    <a:prstGeom prst="rect">
                      <a:avLst/>
                    </a:prstGeom>
                    <a:ln/>
                  </pic:spPr>
                </pic:pic>
              </a:graphicData>
            </a:graphic>
          </wp:inline>
        </w:drawing>
      </w:r>
    </w:p>
    <w:p w14:paraId="2368C86A" w14:textId="5579A733" w:rsidR="00B038E4" w:rsidRDefault="00A21498" w:rsidP="002666B1">
      <w:pPr>
        <w:pStyle w:val="Caption"/>
        <w:spacing w:line="276" w:lineRule="auto"/>
        <w:jc w:val="center"/>
      </w:pPr>
      <w:bookmarkStart w:id="105" w:name="_Toc75971818"/>
      <w:bookmarkStart w:id="106" w:name="_Toc77101300"/>
      <w:r>
        <w:t xml:space="preserve">Figure </w:t>
      </w:r>
      <w:r w:rsidR="005E2D18">
        <w:fldChar w:fldCharType="begin"/>
      </w:r>
      <w:r w:rsidR="005E2D18">
        <w:instrText xml:space="preserve"> SEQ Figure \* ARABIC </w:instrText>
      </w:r>
      <w:r w:rsidR="005E2D18">
        <w:fldChar w:fldCharType="separate"/>
      </w:r>
      <w:r w:rsidR="0040490A">
        <w:rPr>
          <w:noProof/>
        </w:rPr>
        <w:t>20</w:t>
      </w:r>
      <w:r w:rsidR="005E2D18">
        <w:rPr>
          <w:noProof/>
        </w:rPr>
        <w:fldChar w:fldCharType="end"/>
      </w:r>
      <w:r w:rsidRPr="00D232C9">
        <w:t>: Visualization of New İmage’s First and Second Pixels</w:t>
      </w:r>
      <w:bookmarkEnd w:id="105"/>
      <w:bookmarkEnd w:id="106"/>
    </w:p>
    <w:p w14:paraId="37104457" w14:textId="77777777" w:rsidR="00D04035" w:rsidRPr="00D04035" w:rsidRDefault="00D04035" w:rsidP="00D04035"/>
    <w:p w14:paraId="3FCDDED9" w14:textId="77777777" w:rsidR="002F5016" w:rsidRPr="002F5016" w:rsidRDefault="002F5016" w:rsidP="002666B1"/>
    <w:p w14:paraId="1CE38BC8" w14:textId="55B547C0" w:rsidR="003D1C72" w:rsidRDefault="00E554DD" w:rsidP="002666B1">
      <w:pPr>
        <w:numPr>
          <w:ilvl w:val="2"/>
          <w:numId w:val="8"/>
        </w:numPr>
        <w:spacing w:after="0"/>
        <w:rPr>
          <w:b/>
        </w:rPr>
      </w:pPr>
      <w:r w:rsidRPr="009E3AA2">
        <w:rPr>
          <w:b/>
        </w:rPr>
        <w:lastRenderedPageBreak/>
        <w:t>Calculati</w:t>
      </w:r>
      <w:r w:rsidR="002F5016">
        <w:rPr>
          <w:b/>
        </w:rPr>
        <w:t>ons</w:t>
      </w:r>
      <w:r w:rsidRPr="009E3AA2">
        <w:rPr>
          <w:b/>
        </w:rPr>
        <w:t xml:space="preserve"> </w:t>
      </w:r>
      <w:r w:rsidR="00E81F7B">
        <w:rPr>
          <w:b/>
        </w:rPr>
        <w:t>T</w:t>
      </w:r>
      <w:r w:rsidRPr="009E3AA2">
        <w:rPr>
          <w:b/>
        </w:rPr>
        <w:t xml:space="preserve">he </w:t>
      </w:r>
      <w:r w:rsidR="00E81F7B">
        <w:rPr>
          <w:b/>
        </w:rPr>
        <w:t>O</w:t>
      </w:r>
      <w:r w:rsidRPr="009E3AA2">
        <w:rPr>
          <w:b/>
        </w:rPr>
        <w:t xml:space="preserve">ther </w:t>
      </w:r>
      <w:r w:rsidR="00E81F7B">
        <w:rPr>
          <w:b/>
        </w:rPr>
        <w:t>P</w:t>
      </w:r>
      <w:r w:rsidRPr="009E3AA2">
        <w:rPr>
          <w:b/>
        </w:rPr>
        <w:t xml:space="preserve">ixels of </w:t>
      </w:r>
      <w:r w:rsidR="00E81F7B">
        <w:rPr>
          <w:b/>
        </w:rPr>
        <w:t>O</w:t>
      </w:r>
      <w:r w:rsidRPr="009E3AA2">
        <w:rPr>
          <w:b/>
        </w:rPr>
        <w:t xml:space="preserve">ur </w:t>
      </w:r>
      <w:r w:rsidR="009E3AA2">
        <w:rPr>
          <w:b/>
        </w:rPr>
        <w:t>Picture</w:t>
      </w:r>
      <w:r w:rsidR="00E81F7B">
        <w:rPr>
          <w:b/>
        </w:rPr>
        <w:t>:</w:t>
      </w:r>
    </w:p>
    <w:p w14:paraId="2B84CE39" w14:textId="77777777" w:rsidR="009E3AA2" w:rsidRPr="009E3AA2" w:rsidRDefault="009E3AA2" w:rsidP="002666B1">
      <w:pPr>
        <w:spacing w:after="0"/>
        <w:ind w:left="1980"/>
        <w:rPr>
          <w:b/>
        </w:rPr>
      </w:pPr>
    </w:p>
    <w:p w14:paraId="33F67FC5" w14:textId="3E41734F" w:rsidR="003D1C72" w:rsidRDefault="00E554DD" w:rsidP="002666B1">
      <w:pPr>
        <w:spacing w:after="0"/>
        <w:ind w:firstLine="720"/>
        <w:jc w:val="both"/>
        <w:rPr>
          <w:rFonts w:ascii="Times New Roman" w:hAnsi="Times New Roman" w:cs="Times New Roman"/>
          <w:sz w:val="24"/>
          <w:szCs w:val="24"/>
        </w:rPr>
      </w:pPr>
      <w:r w:rsidRPr="009E3AA2">
        <w:rPr>
          <w:rFonts w:ascii="Times New Roman" w:hAnsi="Times New Roman" w:cs="Times New Roman"/>
          <w:sz w:val="24"/>
          <w:szCs w:val="24"/>
        </w:rPr>
        <w:t xml:space="preserve">Calculating the other pixels is the same as above. The thing is I just need to shift the kernel box pixel by pixel. There are </w:t>
      </w:r>
      <w:r w:rsidR="00C8164B">
        <w:rPr>
          <w:rFonts w:ascii="Times New Roman" w:hAnsi="Times New Roman" w:cs="Times New Roman"/>
          <w:sz w:val="24"/>
          <w:szCs w:val="24"/>
        </w:rPr>
        <w:t xml:space="preserve">65536 </w:t>
      </w:r>
      <w:r w:rsidRPr="009E3AA2">
        <w:rPr>
          <w:rFonts w:ascii="Times New Roman" w:hAnsi="Times New Roman" w:cs="Times New Roman"/>
          <w:sz w:val="24"/>
          <w:szCs w:val="24"/>
        </w:rPr>
        <w:t>pixels in my picture.</w:t>
      </w:r>
      <w:r w:rsidR="00C8164B">
        <w:rPr>
          <w:rFonts w:ascii="Times New Roman" w:hAnsi="Times New Roman" w:cs="Times New Roman"/>
          <w:sz w:val="24"/>
          <w:szCs w:val="24"/>
        </w:rPr>
        <w:t xml:space="preserve"> So far I calculated 2 pixel. There are 65534 more.</w:t>
      </w:r>
      <w:r w:rsidR="002F5016">
        <w:rPr>
          <w:rFonts w:ascii="Times New Roman" w:hAnsi="Times New Roman" w:cs="Times New Roman"/>
          <w:sz w:val="24"/>
          <w:szCs w:val="24"/>
        </w:rPr>
        <w:t xml:space="preserve"> </w:t>
      </w:r>
      <w:r w:rsidRPr="009E3AA2">
        <w:rPr>
          <w:rFonts w:ascii="Times New Roman" w:hAnsi="Times New Roman" w:cs="Times New Roman"/>
          <w:sz w:val="24"/>
          <w:szCs w:val="24"/>
        </w:rPr>
        <w:t xml:space="preserve">Therefore I </w:t>
      </w:r>
      <w:r w:rsidR="00C8164B">
        <w:rPr>
          <w:rFonts w:ascii="Times New Roman" w:hAnsi="Times New Roman" w:cs="Times New Roman"/>
          <w:sz w:val="24"/>
          <w:szCs w:val="24"/>
        </w:rPr>
        <w:t>need use computer to finish calculations.</w:t>
      </w:r>
      <w:r w:rsidRPr="009E3AA2">
        <w:rPr>
          <w:rFonts w:ascii="Times New Roman" w:hAnsi="Times New Roman" w:cs="Times New Roman"/>
          <w:sz w:val="24"/>
          <w:szCs w:val="24"/>
        </w:rPr>
        <w:t xml:space="preserve"> </w:t>
      </w:r>
      <w:r w:rsidR="00C8164B">
        <w:rPr>
          <w:rFonts w:ascii="Times New Roman" w:hAnsi="Times New Roman" w:cs="Times New Roman"/>
          <w:sz w:val="24"/>
          <w:szCs w:val="24"/>
        </w:rPr>
        <w:t>P</w:t>
      </w:r>
      <w:r w:rsidRPr="009E3AA2">
        <w:rPr>
          <w:rFonts w:ascii="Times New Roman" w:hAnsi="Times New Roman" w:cs="Times New Roman"/>
          <w:sz w:val="24"/>
          <w:szCs w:val="24"/>
        </w:rPr>
        <w:t xml:space="preserve">ython </w:t>
      </w:r>
      <w:r w:rsidR="00C8164B">
        <w:rPr>
          <w:rFonts w:ascii="Times New Roman" w:hAnsi="Times New Roman" w:cs="Times New Roman"/>
          <w:sz w:val="24"/>
          <w:szCs w:val="24"/>
        </w:rPr>
        <w:t>P</w:t>
      </w:r>
      <w:r w:rsidRPr="009E3AA2">
        <w:rPr>
          <w:rFonts w:ascii="Times New Roman" w:hAnsi="Times New Roman" w:cs="Times New Roman"/>
          <w:sz w:val="24"/>
          <w:szCs w:val="24"/>
        </w:rPr>
        <w:t xml:space="preserve">rogramming </w:t>
      </w:r>
      <w:r w:rsidR="00C8164B">
        <w:rPr>
          <w:rFonts w:ascii="Times New Roman" w:hAnsi="Times New Roman" w:cs="Times New Roman"/>
          <w:sz w:val="24"/>
          <w:szCs w:val="24"/>
        </w:rPr>
        <w:t>L</w:t>
      </w:r>
      <w:r w:rsidRPr="009E3AA2">
        <w:rPr>
          <w:rFonts w:ascii="Times New Roman" w:hAnsi="Times New Roman" w:cs="Times New Roman"/>
          <w:sz w:val="24"/>
          <w:szCs w:val="24"/>
        </w:rPr>
        <w:t xml:space="preserve">anguage to calculate the rest of the values. The code that </w:t>
      </w:r>
      <w:r w:rsidR="0037033F">
        <w:rPr>
          <w:rFonts w:ascii="Times New Roman" w:hAnsi="Times New Roman" w:cs="Times New Roman"/>
          <w:sz w:val="24"/>
          <w:szCs w:val="24"/>
        </w:rPr>
        <w:t>I</w:t>
      </w:r>
      <w:r w:rsidRPr="009E3AA2">
        <w:rPr>
          <w:rFonts w:ascii="Times New Roman" w:hAnsi="Times New Roman" w:cs="Times New Roman"/>
          <w:sz w:val="24"/>
          <w:szCs w:val="24"/>
        </w:rPr>
        <w:t xml:space="preserve"> used is as follows;</w:t>
      </w:r>
    </w:p>
    <w:p w14:paraId="64548132" w14:textId="77777777" w:rsidR="00664CC8" w:rsidRPr="002767E5" w:rsidRDefault="00664CC8" w:rsidP="002666B1">
      <w:pPr>
        <w:spacing w:after="0"/>
        <w:ind w:firstLine="720"/>
        <w:rPr>
          <w:rFonts w:ascii="Times New Roman" w:hAnsi="Times New Roman" w:cs="Times New Roman"/>
          <w:sz w:val="24"/>
          <w:szCs w:val="24"/>
        </w:rPr>
      </w:pPr>
    </w:p>
    <w:p w14:paraId="20122082" w14:textId="77777777" w:rsidR="002F5016" w:rsidRDefault="002F5016" w:rsidP="002666B1">
      <w:pPr>
        <w:shd w:val="clear" w:color="auto" w:fill="FFFFFE"/>
        <w:spacing w:after="0"/>
        <w:ind w:firstLine="720"/>
        <w:rPr>
          <w:rFonts w:ascii="Courier New" w:eastAsia="Courier New" w:hAnsi="Courier New" w:cs="Courier New"/>
          <w:sz w:val="21"/>
          <w:szCs w:val="21"/>
        </w:rPr>
      </w:pPr>
      <w:r>
        <w:rPr>
          <w:rFonts w:ascii="Courier New" w:eastAsia="Courier New" w:hAnsi="Courier New" w:cs="Courier New"/>
          <w:sz w:val="21"/>
          <w:szCs w:val="21"/>
        </w:rPr>
        <w:t>new_picture=np.zeros((</w:t>
      </w:r>
      <w:r>
        <w:rPr>
          <w:rFonts w:ascii="Courier New" w:eastAsia="Courier New" w:hAnsi="Courier New" w:cs="Courier New"/>
          <w:color w:val="09885A"/>
          <w:sz w:val="21"/>
          <w:szCs w:val="21"/>
        </w:rPr>
        <w:t>252</w:t>
      </w:r>
      <w:r>
        <w:rPr>
          <w:rFonts w:ascii="Courier New" w:eastAsia="Courier New" w:hAnsi="Courier New" w:cs="Courier New"/>
          <w:sz w:val="21"/>
          <w:szCs w:val="21"/>
        </w:rPr>
        <w:t>,</w:t>
      </w:r>
      <w:r>
        <w:rPr>
          <w:rFonts w:ascii="Courier New" w:eastAsia="Courier New" w:hAnsi="Courier New" w:cs="Courier New"/>
          <w:color w:val="09885A"/>
          <w:sz w:val="21"/>
          <w:szCs w:val="21"/>
        </w:rPr>
        <w:t>252</w:t>
      </w:r>
      <w:r>
        <w:rPr>
          <w:rFonts w:ascii="Courier New" w:eastAsia="Courier New" w:hAnsi="Courier New" w:cs="Courier New"/>
          <w:sz w:val="21"/>
          <w:szCs w:val="21"/>
        </w:rPr>
        <w:t>))</w:t>
      </w:r>
    </w:p>
    <w:p w14:paraId="7275E82D" w14:textId="77777777" w:rsidR="002F5016" w:rsidRDefault="002F5016" w:rsidP="002666B1">
      <w:pPr>
        <w:shd w:val="clear" w:color="auto" w:fill="FFFFFE"/>
        <w:spacing w:after="0"/>
        <w:ind w:firstLine="720"/>
        <w:rPr>
          <w:rFonts w:ascii="Courier New" w:eastAsia="Courier New" w:hAnsi="Courier New" w:cs="Courier New"/>
          <w:sz w:val="21"/>
          <w:szCs w:val="21"/>
        </w:rPr>
      </w:pP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row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 (</w:t>
      </w:r>
      <w:r>
        <w:rPr>
          <w:rFonts w:ascii="Courier New" w:eastAsia="Courier New" w:hAnsi="Courier New" w:cs="Courier New"/>
          <w:color w:val="09885A"/>
          <w:sz w:val="21"/>
          <w:szCs w:val="21"/>
        </w:rPr>
        <w:t>252</w:t>
      </w:r>
      <w:r>
        <w:rPr>
          <w:rFonts w:ascii="Courier New" w:eastAsia="Courier New" w:hAnsi="Courier New" w:cs="Courier New"/>
          <w:sz w:val="21"/>
          <w:szCs w:val="21"/>
        </w:rPr>
        <w:t>):</w:t>
      </w:r>
    </w:p>
    <w:p w14:paraId="3058F518" w14:textId="77777777" w:rsidR="002F5016" w:rsidRDefault="002F5016" w:rsidP="002666B1">
      <w:pPr>
        <w:shd w:val="clear" w:color="auto" w:fill="FFFFFE"/>
        <w:spacing w:after="0"/>
        <w:ind w:firstLine="72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column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 (</w:t>
      </w:r>
      <w:r>
        <w:rPr>
          <w:rFonts w:ascii="Courier New" w:eastAsia="Courier New" w:hAnsi="Courier New" w:cs="Courier New"/>
          <w:color w:val="09885A"/>
          <w:sz w:val="21"/>
          <w:szCs w:val="21"/>
        </w:rPr>
        <w:t>252</w:t>
      </w:r>
      <w:r>
        <w:rPr>
          <w:rFonts w:ascii="Courier New" w:eastAsia="Courier New" w:hAnsi="Courier New" w:cs="Courier New"/>
          <w:sz w:val="21"/>
          <w:szCs w:val="21"/>
        </w:rPr>
        <w:t>):</w:t>
      </w:r>
    </w:p>
    <w:p w14:paraId="5FBF5F2D" w14:textId="77777777" w:rsidR="002F5016" w:rsidRDefault="002F5016" w:rsidP="002666B1">
      <w:pPr>
        <w:shd w:val="clear" w:color="auto" w:fill="FFFFFE"/>
        <w:spacing w:after="0"/>
        <w:ind w:firstLine="720"/>
        <w:rPr>
          <w:rFonts w:ascii="Courier New" w:eastAsia="Courier New" w:hAnsi="Courier New" w:cs="Courier New"/>
          <w:color w:val="09885A"/>
          <w:sz w:val="21"/>
          <w:szCs w:val="21"/>
        </w:rPr>
      </w:pPr>
      <w:r>
        <w:rPr>
          <w:rFonts w:ascii="Courier New" w:eastAsia="Courier New" w:hAnsi="Courier New" w:cs="Courier New"/>
          <w:sz w:val="21"/>
          <w:szCs w:val="21"/>
        </w:rPr>
        <w:t xml:space="preserve">    sum=</w:t>
      </w:r>
      <w:r>
        <w:rPr>
          <w:rFonts w:ascii="Courier New" w:eastAsia="Courier New" w:hAnsi="Courier New" w:cs="Courier New"/>
          <w:color w:val="09885A"/>
          <w:sz w:val="21"/>
          <w:szCs w:val="21"/>
        </w:rPr>
        <w:t>0</w:t>
      </w:r>
    </w:p>
    <w:p w14:paraId="4BB329CC" w14:textId="77777777" w:rsidR="002F5016" w:rsidRDefault="002F5016" w:rsidP="002666B1">
      <w:pPr>
        <w:shd w:val="clear" w:color="auto" w:fill="FFFFFE"/>
        <w:spacing w:after="0"/>
        <w:ind w:firstLine="72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range</w:t>
      </w:r>
      <w:r>
        <w:rPr>
          <w:rFonts w:ascii="Courier New" w:eastAsia="Courier New" w:hAnsi="Courier New" w:cs="Courier New"/>
          <w:sz w:val="21"/>
          <w:szCs w:val="21"/>
        </w:rPr>
        <w:t>(</w:t>
      </w:r>
      <w:r>
        <w:rPr>
          <w:rFonts w:ascii="Courier New" w:eastAsia="Courier New" w:hAnsi="Courier New" w:cs="Courier New"/>
          <w:color w:val="09885A"/>
          <w:sz w:val="21"/>
          <w:szCs w:val="21"/>
        </w:rPr>
        <w:t>5</w:t>
      </w:r>
      <w:r>
        <w:rPr>
          <w:rFonts w:ascii="Courier New" w:eastAsia="Courier New" w:hAnsi="Courier New" w:cs="Courier New"/>
          <w:sz w:val="21"/>
          <w:szCs w:val="21"/>
        </w:rPr>
        <w:t>):</w:t>
      </w:r>
    </w:p>
    <w:p w14:paraId="335758E4" w14:textId="77777777" w:rsidR="002F5016" w:rsidRDefault="002F5016" w:rsidP="002666B1">
      <w:pPr>
        <w:shd w:val="clear" w:color="auto" w:fill="FFFFFE"/>
        <w:spacing w:after="0"/>
        <w:ind w:firstLine="72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range</w:t>
      </w:r>
      <w:r>
        <w:rPr>
          <w:rFonts w:ascii="Courier New" w:eastAsia="Courier New" w:hAnsi="Courier New" w:cs="Courier New"/>
          <w:sz w:val="21"/>
          <w:szCs w:val="21"/>
        </w:rPr>
        <w:t>(</w:t>
      </w:r>
      <w:r>
        <w:rPr>
          <w:rFonts w:ascii="Courier New" w:eastAsia="Courier New" w:hAnsi="Courier New" w:cs="Courier New"/>
          <w:color w:val="09885A"/>
          <w:sz w:val="21"/>
          <w:szCs w:val="21"/>
        </w:rPr>
        <w:t>5</w:t>
      </w:r>
      <w:r>
        <w:rPr>
          <w:rFonts w:ascii="Courier New" w:eastAsia="Courier New" w:hAnsi="Courier New" w:cs="Courier New"/>
          <w:sz w:val="21"/>
          <w:szCs w:val="21"/>
        </w:rPr>
        <w:t>):</w:t>
      </w:r>
    </w:p>
    <w:p w14:paraId="38F9FE3E" w14:textId="77777777" w:rsidR="002F5016" w:rsidRDefault="002F5016" w:rsidP="002666B1">
      <w:pPr>
        <w:shd w:val="clear" w:color="auto" w:fill="FFFFFE"/>
        <w:spacing w:after="0"/>
        <w:ind w:firstLine="720"/>
        <w:rPr>
          <w:rFonts w:ascii="Courier New" w:eastAsia="Courier New" w:hAnsi="Courier New" w:cs="Courier New"/>
          <w:sz w:val="21"/>
          <w:szCs w:val="21"/>
        </w:rPr>
      </w:pPr>
      <w:r>
        <w:rPr>
          <w:rFonts w:ascii="Courier New" w:eastAsia="Courier New" w:hAnsi="Courier New" w:cs="Courier New"/>
          <w:sz w:val="21"/>
          <w:szCs w:val="21"/>
        </w:rPr>
        <w:t xml:space="preserve">        conv=kernel[i,j]*pix_val[i+row,j+column]</w:t>
      </w:r>
    </w:p>
    <w:p w14:paraId="699B5B13" w14:textId="77777777" w:rsidR="002F5016" w:rsidRDefault="002F5016" w:rsidP="002666B1">
      <w:pPr>
        <w:shd w:val="clear" w:color="auto" w:fill="FFFFFE"/>
        <w:spacing w:after="0"/>
        <w:ind w:firstLine="720"/>
        <w:rPr>
          <w:rFonts w:ascii="Courier New" w:eastAsia="Courier New" w:hAnsi="Courier New" w:cs="Courier New"/>
          <w:sz w:val="21"/>
          <w:szCs w:val="21"/>
        </w:rPr>
      </w:pPr>
      <w:r>
        <w:rPr>
          <w:rFonts w:ascii="Courier New" w:eastAsia="Courier New" w:hAnsi="Courier New" w:cs="Courier New"/>
          <w:sz w:val="21"/>
          <w:szCs w:val="21"/>
        </w:rPr>
        <w:t xml:space="preserve">        sum+=conv</w:t>
      </w:r>
    </w:p>
    <w:p w14:paraId="0801DDD8" w14:textId="77777777" w:rsidR="002F5016" w:rsidRDefault="002F5016" w:rsidP="002666B1">
      <w:pPr>
        <w:shd w:val="clear" w:color="auto" w:fill="FFFFFE"/>
        <w:spacing w:after="0"/>
        <w:ind w:firstLine="720"/>
        <w:rPr>
          <w:rFonts w:ascii="Courier New" w:eastAsia="Courier New" w:hAnsi="Courier New" w:cs="Courier New"/>
          <w:sz w:val="21"/>
          <w:szCs w:val="21"/>
        </w:rPr>
      </w:pPr>
      <w:r>
        <w:rPr>
          <w:rFonts w:ascii="Courier New" w:eastAsia="Courier New" w:hAnsi="Courier New" w:cs="Courier New"/>
          <w:sz w:val="21"/>
          <w:szCs w:val="21"/>
        </w:rPr>
        <w:t xml:space="preserve">    new_picture[row,column]=sum/(</w:t>
      </w:r>
      <w:r>
        <w:rPr>
          <w:rFonts w:ascii="Courier New" w:eastAsia="Courier New" w:hAnsi="Courier New" w:cs="Courier New"/>
          <w:color w:val="09885A"/>
          <w:sz w:val="21"/>
          <w:szCs w:val="21"/>
        </w:rPr>
        <w:t>0.98179</w:t>
      </w:r>
      <w:r>
        <w:rPr>
          <w:rFonts w:ascii="Courier New" w:eastAsia="Courier New" w:hAnsi="Courier New" w:cs="Courier New"/>
          <w:sz w:val="21"/>
          <w:szCs w:val="21"/>
        </w:rPr>
        <w:t>)</w:t>
      </w:r>
    </w:p>
    <w:p w14:paraId="646C9B9A" w14:textId="77777777" w:rsidR="00664CC8" w:rsidRPr="00D16CC9" w:rsidRDefault="00664CC8" w:rsidP="002666B1">
      <w:pPr>
        <w:shd w:val="clear" w:color="auto" w:fill="FFFFFE"/>
        <w:spacing w:after="0"/>
        <w:rPr>
          <w:rFonts w:ascii="Courier New" w:eastAsia="Courier New" w:hAnsi="Courier New" w:cs="Courier New"/>
          <w:sz w:val="21"/>
          <w:szCs w:val="21"/>
        </w:rPr>
      </w:pPr>
    </w:p>
    <w:p w14:paraId="584DF710" w14:textId="272F0026" w:rsidR="002F5016" w:rsidRDefault="002F5016" w:rsidP="002666B1">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This code does the same thing with we did in previus section. I simply wrote 3 “For loop” and calculate results. </w:t>
      </w:r>
      <w:r w:rsidR="00F343CB">
        <w:rPr>
          <w:rFonts w:ascii="Times New Roman" w:hAnsi="Times New Roman" w:cs="Times New Roman"/>
          <w:sz w:val="24"/>
          <w:szCs w:val="24"/>
        </w:rPr>
        <w:t>As a result, computer calculated all pixels for me.</w:t>
      </w:r>
    </w:p>
    <w:p w14:paraId="602E6F41" w14:textId="77777777" w:rsidR="002F5016" w:rsidRDefault="002F5016" w:rsidP="002666B1">
      <w:pPr>
        <w:spacing w:after="0"/>
        <w:ind w:firstLine="720"/>
        <w:rPr>
          <w:rFonts w:ascii="Times New Roman" w:hAnsi="Times New Roman" w:cs="Times New Roman"/>
          <w:sz w:val="24"/>
          <w:szCs w:val="24"/>
        </w:rPr>
      </w:pPr>
    </w:p>
    <w:p w14:paraId="2664ED41" w14:textId="34A85C29" w:rsidR="003D1C72" w:rsidRDefault="00E554DD" w:rsidP="002666B1">
      <w:pPr>
        <w:spacing w:after="0"/>
        <w:ind w:firstLine="720"/>
        <w:rPr>
          <w:rFonts w:ascii="Times New Roman" w:hAnsi="Times New Roman" w:cs="Times New Roman"/>
          <w:sz w:val="24"/>
          <w:szCs w:val="24"/>
        </w:rPr>
      </w:pPr>
      <w:r w:rsidRPr="009E3AA2">
        <w:rPr>
          <w:rFonts w:ascii="Times New Roman" w:hAnsi="Times New Roman" w:cs="Times New Roman"/>
          <w:sz w:val="24"/>
          <w:szCs w:val="24"/>
        </w:rPr>
        <w:t>This is the first 16 rows and columns of our</w:t>
      </w:r>
      <w:r w:rsidR="00C8164B">
        <w:rPr>
          <w:rFonts w:ascii="Times New Roman" w:hAnsi="Times New Roman" w:cs="Times New Roman"/>
          <w:sz w:val="24"/>
          <w:szCs w:val="24"/>
        </w:rPr>
        <w:t xml:space="preserve"> result, And now it is our</w:t>
      </w:r>
      <w:r w:rsidRPr="009E3AA2">
        <w:rPr>
          <w:rFonts w:ascii="Times New Roman" w:hAnsi="Times New Roman" w:cs="Times New Roman"/>
          <w:sz w:val="24"/>
          <w:szCs w:val="24"/>
        </w:rPr>
        <w:t xml:space="preserve"> new filtered image;</w:t>
      </w:r>
    </w:p>
    <w:p w14:paraId="32819B76" w14:textId="77777777" w:rsidR="00B26B99" w:rsidRDefault="00B26B99" w:rsidP="002666B1">
      <w:pPr>
        <w:spacing w:after="0"/>
        <w:rPr>
          <w:rFonts w:ascii="Times New Roman" w:hAnsi="Times New Roman" w:cs="Times New Roman"/>
          <w:sz w:val="24"/>
          <w:szCs w:val="24"/>
        </w:rPr>
      </w:pPr>
    </w:p>
    <w:p w14:paraId="1A7997B3" w14:textId="7B07C26A" w:rsidR="00E81F7B" w:rsidRPr="006579DC" w:rsidRDefault="000A0D5E" w:rsidP="002666B1">
      <w:pPr>
        <w:spacing w:after="0"/>
        <w:rPr>
          <w:rFonts w:ascii="Times New Roman" w:hAnsi="Times New Roman" w:cs="Times New Roman"/>
          <w:sz w:val="24"/>
          <w:szCs w:val="24"/>
        </w:rPr>
      </w:pPr>
      <w:r>
        <w:rPr>
          <w:noProof/>
          <w:lang w:val="en-GB" w:eastAsia="en-GB"/>
        </w:rPr>
        <w:drawing>
          <wp:inline distT="114300" distB="114300" distL="114300" distR="114300" wp14:anchorId="73BA664C" wp14:editId="33DC9E52">
            <wp:extent cx="4780344" cy="3287210"/>
            <wp:effectExtent l="0" t="0" r="1270" b="8890"/>
            <wp:docPr id="6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srcRect/>
                    <a:stretch>
                      <a:fillRect/>
                    </a:stretch>
                  </pic:blipFill>
                  <pic:spPr>
                    <a:xfrm>
                      <a:off x="0" y="0"/>
                      <a:ext cx="4796593" cy="3298384"/>
                    </a:xfrm>
                    <a:prstGeom prst="rect">
                      <a:avLst/>
                    </a:prstGeom>
                    <a:ln/>
                  </pic:spPr>
                </pic:pic>
              </a:graphicData>
            </a:graphic>
          </wp:inline>
        </w:drawing>
      </w:r>
    </w:p>
    <w:p w14:paraId="480E8CB2" w14:textId="603CE55A" w:rsidR="00A21498" w:rsidRDefault="00A21498" w:rsidP="002666B1">
      <w:pPr>
        <w:keepNext/>
        <w:spacing w:after="0"/>
        <w:ind w:firstLine="90"/>
      </w:pPr>
    </w:p>
    <w:p w14:paraId="08EE8EF7" w14:textId="01829264" w:rsidR="00B038E4" w:rsidRDefault="00A21498" w:rsidP="002666B1">
      <w:pPr>
        <w:pStyle w:val="Caption"/>
        <w:spacing w:line="276" w:lineRule="auto"/>
        <w:jc w:val="center"/>
      </w:pPr>
      <w:bookmarkStart w:id="107" w:name="_Toc75971819"/>
      <w:bookmarkStart w:id="108" w:name="_Toc77101301"/>
      <w:r>
        <w:t xml:space="preserve">Figure </w:t>
      </w:r>
      <w:r w:rsidR="005E2D18">
        <w:fldChar w:fldCharType="begin"/>
      </w:r>
      <w:r w:rsidR="005E2D18">
        <w:instrText xml:space="preserve"> SEQ Figure \* ARABIC </w:instrText>
      </w:r>
      <w:r w:rsidR="005E2D18">
        <w:fldChar w:fldCharType="separate"/>
      </w:r>
      <w:r w:rsidR="0040490A">
        <w:rPr>
          <w:noProof/>
        </w:rPr>
        <w:t>21</w:t>
      </w:r>
      <w:r w:rsidR="005E2D18">
        <w:rPr>
          <w:noProof/>
        </w:rPr>
        <w:fldChar w:fldCharType="end"/>
      </w:r>
      <w:r>
        <w:t>:</w:t>
      </w:r>
      <w:r w:rsidRPr="00B038E4">
        <w:t xml:space="preserve"> </w:t>
      </w:r>
      <w:r>
        <w:t>First 16 rows and 16 columns of Blurred(filtered) New Data</w:t>
      </w:r>
      <w:bookmarkEnd w:id="107"/>
      <w:bookmarkEnd w:id="108"/>
    </w:p>
    <w:p w14:paraId="058BBA7A" w14:textId="5B48256F" w:rsidR="00BA27F8" w:rsidRDefault="00BA27F8" w:rsidP="002666B1">
      <w:pPr>
        <w:pStyle w:val="ListParagraph"/>
        <w:spacing w:after="0"/>
        <w:ind w:left="1980"/>
        <w:rPr>
          <w:b/>
        </w:rPr>
      </w:pPr>
    </w:p>
    <w:p w14:paraId="51268E4A" w14:textId="1552AD9C" w:rsidR="00B26B99" w:rsidRDefault="00B26B99" w:rsidP="002666B1">
      <w:pPr>
        <w:pStyle w:val="ListParagraph"/>
        <w:spacing w:after="0"/>
        <w:ind w:left="1980"/>
        <w:rPr>
          <w:b/>
        </w:rPr>
      </w:pPr>
    </w:p>
    <w:p w14:paraId="184AEC9F" w14:textId="77777777" w:rsidR="00B26B99" w:rsidRDefault="00B26B99" w:rsidP="002666B1">
      <w:pPr>
        <w:pStyle w:val="ListParagraph"/>
        <w:spacing w:after="0"/>
        <w:ind w:left="1980"/>
        <w:rPr>
          <w:b/>
        </w:rPr>
      </w:pPr>
    </w:p>
    <w:p w14:paraId="7EE5D27E" w14:textId="00EE9924" w:rsidR="003D1C72" w:rsidRPr="00B26B99" w:rsidRDefault="00E554DD" w:rsidP="002666B1">
      <w:pPr>
        <w:pStyle w:val="ListParagraph"/>
        <w:numPr>
          <w:ilvl w:val="2"/>
          <w:numId w:val="8"/>
        </w:numPr>
        <w:spacing w:after="0"/>
        <w:rPr>
          <w:rFonts w:ascii="Times New Roman" w:hAnsi="Times New Roman" w:cs="Times New Roman"/>
          <w:b/>
          <w:sz w:val="24"/>
          <w:szCs w:val="24"/>
        </w:rPr>
      </w:pPr>
      <w:r w:rsidRPr="00B26B99">
        <w:rPr>
          <w:rFonts w:ascii="Times New Roman" w:hAnsi="Times New Roman" w:cs="Times New Roman"/>
          <w:b/>
          <w:sz w:val="24"/>
          <w:szCs w:val="24"/>
        </w:rPr>
        <w:lastRenderedPageBreak/>
        <w:t xml:space="preserve">Creating </w:t>
      </w:r>
      <w:r w:rsidR="00E81F7B" w:rsidRPr="00B26B99">
        <w:rPr>
          <w:rFonts w:ascii="Times New Roman" w:hAnsi="Times New Roman" w:cs="Times New Roman"/>
          <w:b/>
          <w:sz w:val="24"/>
          <w:szCs w:val="24"/>
        </w:rPr>
        <w:t>A N</w:t>
      </w:r>
      <w:r w:rsidRPr="00B26B99">
        <w:rPr>
          <w:rFonts w:ascii="Times New Roman" w:hAnsi="Times New Roman" w:cs="Times New Roman"/>
          <w:b/>
          <w:sz w:val="24"/>
          <w:szCs w:val="24"/>
        </w:rPr>
        <w:t>ew Picture</w:t>
      </w:r>
    </w:p>
    <w:p w14:paraId="5C759B1F" w14:textId="77777777" w:rsidR="00B26B99" w:rsidRPr="00BA27F8" w:rsidRDefault="00B26B99" w:rsidP="002666B1">
      <w:pPr>
        <w:pStyle w:val="ListParagraph"/>
        <w:spacing w:after="0"/>
        <w:ind w:left="2563"/>
        <w:rPr>
          <w:b/>
        </w:rPr>
      </w:pPr>
    </w:p>
    <w:p w14:paraId="51C9351E" w14:textId="3E9707DF" w:rsidR="003D1C72" w:rsidRPr="00B26B99" w:rsidRDefault="00C8164B" w:rsidP="002666B1">
      <w:pPr>
        <w:ind w:firstLine="720"/>
        <w:rPr>
          <w:rFonts w:ascii="Times New Roman" w:hAnsi="Times New Roman" w:cs="Times New Roman"/>
          <w:sz w:val="24"/>
          <w:szCs w:val="24"/>
        </w:rPr>
      </w:pPr>
      <w:r>
        <w:rPr>
          <w:rFonts w:ascii="Times New Roman" w:hAnsi="Times New Roman" w:cs="Times New Roman"/>
          <w:sz w:val="24"/>
          <w:szCs w:val="24"/>
        </w:rPr>
        <w:t xml:space="preserve">We finished convolution process and calculated our filtered image pixel values. Now we need to create new image from new pixels. In other words we need to visiulize the new calculated pixel previus section. I used Python programming language same as before for this operation. </w:t>
      </w:r>
      <w:r w:rsidR="00E554DD" w:rsidRPr="00B26B99">
        <w:rPr>
          <w:rFonts w:ascii="Times New Roman" w:hAnsi="Times New Roman" w:cs="Times New Roman"/>
          <w:sz w:val="24"/>
          <w:szCs w:val="24"/>
        </w:rPr>
        <w:t xml:space="preserve">Here is the visualization of our new picture with new values and original picture. Now we had </w:t>
      </w:r>
      <w:r>
        <w:rPr>
          <w:rFonts w:ascii="Times New Roman" w:hAnsi="Times New Roman" w:cs="Times New Roman"/>
          <w:sz w:val="24"/>
          <w:szCs w:val="24"/>
        </w:rPr>
        <w:t xml:space="preserve">65536 </w:t>
      </w:r>
      <w:r w:rsidR="00E554DD" w:rsidRPr="00B26B99">
        <w:rPr>
          <w:rFonts w:ascii="Times New Roman" w:hAnsi="Times New Roman" w:cs="Times New Roman"/>
          <w:sz w:val="24"/>
          <w:szCs w:val="24"/>
        </w:rPr>
        <w:t>pixel values</w:t>
      </w:r>
      <w:r>
        <w:rPr>
          <w:rFonts w:ascii="Times New Roman" w:hAnsi="Times New Roman" w:cs="Times New Roman"/>
          <w:sz w:val="24"/>
          <w:szCs w:val="24"/>
        </w:rPr>
        <w:t xml:space="preserve"> and first 256 is like this</w:t>
      </w:r>
      <w:r w:rsidR="00E554DD" w:rsidRPr="00B26B99">
        <w:rPr>
          <w:rFonts w:ascii="Times New Roman" w:hAnsi="Times New Roman" w:cs="Times New Roman"/>
          <w:sz w:val="24"/>
          <w:szCs w:val="24"/>
        </w:rPr>
        <w:t>.</w:t>
      </w:r>
    </w:p>
    <w:p w14:paraId="29CDD698" w14:textId="77777777" w:rsidR="00A21498" w:rsidRDefault="00E554DD" w:rsidP="002666B1">
      <w:pPr>
        <w:keepNext/>
      </w:pPr>
      <w:r>
        <w:rPr>
          <w:noProof/>
          <w:lang w:val="en-GB" w:eastAsia="en-GB"/>
        </w:rPr>
        <mc:AlternateContent>
          <mc:Choice Requires="wpg">
            <w:drawing>
              <wp:inline distT="114300" distB="114300" distL="114300" distR="114300" wp14:anchorId="2810BAB5" wp14:editId="67206B6F">
                <wp:extent cx="5981700" cy="2981325"/>
                <wp:effectExtent l="0" t="0" r="0" b="0"/>
                <wp:docPr id="64" name="Group 64"/>
                <wp:cNvGraphicFramePr/>
                <a:graphic xmlns:a="http://schemas.openxmlformats.org/drawingml/2006/main">
                  <a:graphicData uri="http://schemas.microsoft.com/office/word/2010/wordprocessingGroup">
                    <wpg:wgp>
                      <wpg:cNvGrpSpPr/>
                      <wpg:grpSpPr>
                        <a:xfrm>
                          <a:off x="0" y="0"/>
                          <a:ext cx="5981700" cy="2981325"/>
                          <a:chOff x="2465795" y="1995857"/>
                          <a:chExt cx="5981700" cy="3233113"/>
                        </a:xfrm>
                      </wpg:grpSpPr>
                      <wpg:grpSp>
                        <wpg:cNvPr id="65" name="Group 51"/>
                        <wpg:cNvGrpSpPr/>
                        <wpg:grpSpPr>
                          <a:xfrm>
                            <a:off x="2465795" y="1995857"/>
                            <a:ext cx="5981700" cy="3233113"/>
                            <a:chOff x="368750" y="-2229"/>
                            <a:chExt cx="6208869" cy="3356200"/>
                          </a:xfrm>
                        </wpg:grpSpPr>
                        <wps:wsp>
                          <wps:cNvPr id="66" name="Rectangle 53"/>
                          <wps:cNvSpPr/>
                          <wps:spPr>
                            <a:xfrm>
                              <a:off x="368750" y="-2229"/>
                              <a:ext cx="6208869" cy="3288489"/>
                            </a:xfrm>
                            <a:prstGeom prst="rect">
                              <a:avLst/>
                            </a:prstGeom>
                            <a:noFill/>
                            <a:ln>
                              <a:noFill/>
                            </a:ln>
                          </wps:spPr>
                          <wps:txbx>
                            <w:txbxContent>
                              <w:p w14:paraId="5CA722E7" w14:textId="77777777" w:rsidR="005227DD" w:rsidRDefault="005227DD" w:rsidP="00B038E4">
                                <w:pPr>
                                  <w:spacing w:after="0"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70" name="Shape 28"/>
                            <pic:cNvPicPr preferRelativeResize="0"/>
                          </pic:nvPicPr>
                          <pic:blipFill rotWithShape="1">
                            <a:blip r:embed="rId41">
                              <a:alphaModFix/>
                            </a:blip>
                            <a:srcRect/>
                            <a:stretch/>
                          </pic:blipFill>
                          <pic:spPr>
                            <a:xfrm>
                              <a:off x="3441750" y="142575"/>
                              <a:ext cx="2906175" cy="2826389"/>
                            </a:xfrm>
                            <a:prstGeom prst="rect">
                              <a:avLst/>
                            </a:prstGeom>
                            <a:noFill/>
                            <a:ln>
                              <a:noFill/>
                            </a:ln>
                          </pic:spPr>
                        </pic:pic>
                        <pic:pic xmlns:pic="http://schemas.openxmlformats.org/drawingml/2006/picture">
                          <pic:nvPicPr>
                            <pic:cNvPr id="71" name="Shape 29"/>
                            <pic:cNvPicPr preferRelativeResize="0"/>
                          </pic:nvPicPr>
                          <pic:blipFill rotWithShape="1">
                            <a:blip r:embed="rId25">
                              <a:alphaModFix/>
                            </a:blip>
                            <a:srcRect/>
                            <a:stretch/>
                          </pic:blipFill>
                          <pic:spPr>
                            <a:xfrm>
                              <a:off x="368750" y="142575"/>
                              <a:ext cx="2906175" cy="2826400"/>
                            </a:xfrm>
                            <a:prstGeom prst="rect">
                              <a:avLst/>
                            </a:prstGeom>
                            <a:noFill/>
                            <a:ln>
                              <a:noFill/>
                            </a:ln>
                          </pic:spPr>
                        </pic:pic>
                        <wps:wsp>
                          <wps:cNvPr id="72" name="Rectangle 58"/>
                          <wps:cNvSpPr/>
                          <wps:spPr>
                            <a:xfrm>
                              <a:off x="1133163" y="2947710"/>
                              <a:ext cx="1377000" cy="406261"/>
                            </a:xfrm>
                            <a:prstGeom prst="rect">
                              <a:avLst/>
                            </a:prstGeom>
                            <a:noFill/>
                            <a:ln>
                              <a:noFill/>
                            </a:ln>
                          </wps:spPr>
                          <wps:txbx>
                            <w:txbxContent>
                              <w:p w14:paraId="080CB529" w14:textId="77777777" w:rsidR="005227DD" w:rsidRPr="00C57117" w:rsidRDefault="005227DD">
                                <w:pPr>
                                  <w:spacing w:after="0" w:line="240" w:lineRule="auto"/>
                                  <w:textDirection w:val="btLr"/>
                                  <w:rPr>
                                    <w:sz w:val="20"/>
                                    <w:szCs w:val="20"/>
                                  </w:rPr>
                                </w:pPr>
                                <w:r w:rsidRPr="00C57117">
                                  <w:rPr>
                                    <w:rFonts w:ascii="Arial" w:eastAsia="Arial" w:hAnsi="Arial" w:cs="Arial"/>
                                    <w:color w:val="000000"/>
                                    <w:sz w:val="20"/>
                                    <w:szCs w:val="20"/>
                                  </w:rPr>
                                  <w:t>Orginal Image</w:t>
                                </w:r>
                              </w:p>
                            </w:txbxContent>
                          </wps:txbx>
                          <wps:bodyPr spcFirstLastPara="1" wrap="square" lIns="91425" tIns="91425" rIns="91425" bIns="91425" anchor="t" anchorCtr="0">
                            <a:noAutofit/>
                          </wps:bodyPr>
                        </wps:wsp>
                        <wps:wsp>
                          <wps:cNvPr id="73" name="Rectangle 59"/>
                          <wps:cNvSpPr/>
                          <wps:spPr>
                            <a:xfrm>
                              <a:off x="4205253" y="2918200"/>
                              <a:ext cx="1377000" cy="368060"/>
                            </a:xfrm>
                            <a:prstGeom prst="rect">
                              <a:avLst/>
                            </a:prstGeom>
                            <a:noFill/>
                            <a:ln>
                              <a:noFill/>
                            </a:ln>
                          </wps:spPr>
                          <wps:txbx>
                            <w:txbxContent>
                              <w:p w14:paraId="7D732E1A" w14:textId="77777777" w:rsidR="005227DD" w:rsidRPr="00C57117" w:rsidRDefault="005227DD">
                                <w:pPr>
                                  <w:spacing w:after="0" w:line="240" w:lineRule="auto"/>
                                  <w:textDirection w:val="btLr"/>
                                  <w:rPr>
                                    <w:sz w:val="20"/>
                                    <w:szCs w:val="20"/>
                                  </w:rPr>
                                </w:pPr>
                                <w:r w:rsidRPr="00C57117">
                                  <w:rPr>
                                    <w:rFonts w:ascii="Arial" w:eastAsia="Arial" w:hAnsi="Arial" w:cs="Arial"/>
                                    <w:color w:val="000000"/>
                                    <w:sz w:val="20"/>
                                    <w:szCs w:val="20"/>
                                  </w:rPr>
                                  <w:t>Filtered Image</w:t>
                                </w:r>
                              </w:p>
                            </w:txbxContent>
                          </wps:txbx>
                          <wps:bodyPr spcFirstLastPara="1" wrap="square" lIns="91425" tIns="91425" rIns="91425" bIns="91425" anchor="t" anchorCtr="0">
                            <a:noAutofit/>
                          </wps:bodyPr>
                        </wps:wsp>
                      </wpg:grpSp>
                    </wpg:wgp>
                  </a:graphicData>
                </a:graphic>
              </wp:inline>
            </w:drawing>
          </mc:Choice>
          <mc:Fallback>
            <w:pict>
              <v:group w14:anchorId="2810BAB5" id="Group 64" o:spid="_x0000_s1078" style="width:471pt;height:234.75pt;mso-position-horizontal-relative:char;mso-position-vertical-relative:line" coordorigin="24657,19958" coordsize="59817,3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">
                <v:group id="Group 51" o:spid="_x0000_s1079" style="position:absolute;left:24657;top:19958;width:59817;height:32331" coordorigin="3687,-22" coordsize="62088,3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53" o:spid="_x0000_s1080" style="position:absolute;left:3687;top:-22;width:62089;height:3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14:paraId="5CA722E7" w14:textId="77777777" w:rsidR="005227DD" w:rsidRDefault="005227DD" w:rsidP="00B038E4">
                          <w:pPr>
                            <w:spacing w:after="0" w:line="240" w:lineRule="auto"/>
                            <w:jc w:val="center"/>
                            <w:textDirection w:val="btLr"/>
                          </w:pPr>
                        </w:p>
                      </w:txbxContent>
                    </v:textbox>
                  </v:rect>
                  <v:shape id="Shape 28" o:spid="_x0000_s1081" type="#_x0000_t75" style="position:absolute;left:34417;top:1425;width:29062;height:282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">
                    <v:imagedata r:id="rId42" o:title=""/>
                  </v:shape>
                  <v:shape id="Shape 29" o:spid="_x0000_s1082" type="#_x0000_t75" style="position:absolute;left:3687;top:1425;width:29062;height:282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">
                    <v:imagedata r:id="rId28" o:title=""/>
                  </v:shape>
                  <v:rect id="Rectangle 58" o:spid="_x0000_s1083" style="position:absolute;left:11331;top:29477;width:13770;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" filled="f" stroked="f">
                    <v:textbox inset="2.53958mm,2.53958mm,2.53958mm,2.53958mm">
                      <w:txbxContent>
                        <w:p w14:paraId="080CB529" w14:textId="77777777" w:rsidR="005227DD" w:rsidRPr="00C57117" w:rsidRDefault="005227DD">
                          <w:pPr>
                            <w:spacing w:after="0" w:line="240" w:lineRule="auto"/>
                            <w:textDirection w:val="btLr"/>
                            <w:rPr>
                              <w:sz w:val="20"/>
                              <w:szCs w:val="20"/>
                            </w:rPr>
                          </w:pPr>
                          <w:r w:rsidRPr="00C57117">
                            <w:rPr>
                              <w:rFonts w:ascii="Arial" w:eastAsia="Arial" w:hAnsi="Arial" w:cs="Arial"/>
                              <w:color w:val="000000"/>
                              <w:sz w:val="20"/>
                              <w:szCs w:val="20"/>
                            </w:rPr>
                            <w:t>Orginal Image</w:t>
                          </w:r>
                        </w:p>
                      </w:txbxContent>
                    </v:textbox>
                  </v:rect>
                  <v:rect id="Rectangle 59" o:spid="_x0000_s1084" style="position:absolute;left:42052;top:29182;width:13770;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" filled="f" stroked="f">
                    <v:textbox inset="2.53958mm,2.53958mm,2.53958mm,2.53958mm">
                      <w:txbxContent>
                        <w:p w14:paraId="7D732E1A" w14:textId="77777777" w:rsidR="005227DD" w:rsidRPr="00C57117" w:rsidRDefault="005227DD">
                          <w:pPr>
                            <w:spacing w:after="0" w:line="240" w:lineRule="auto"/>
                            <w:textDirection w:val="btLr"/>
                            <w:rPr>
                              <w:sz w:val="20"/>
                              <w:szCs w:val="20"/>
                            </w:rPr>
                          </w:pPr>
                          <w:r w:rsidRPr="00C57117">
                            <w:rPr>
                              <w:rFonts w:ascii="Arial" w:eastAsia="Arial" w:hAnsi="Arial" w:cs="Arial"/>
                              <w:color w:val="000000"/>
                              <w:sz w:val="20"/>
                              <w:szCs w:val="20"/>
                            </w:rPr>
                            <w:t>Filtered Image</w:t>
                          </w:r>
                        </w:p>
                      </w:txbxContent>
                    </v:textbox>
                  </v:rect>
                </v:group>
                <w10:anchorlock/>
              </v:group>
            </w:pict>
          </mc:Fallback>
        </mc:AlternateContent>
      </w:r>
    </w:p>
    <w:p w14:paraId="12EC1847" w14:textId="30F9A2B1" w:rsidR="00A21498" w:rsidRDefault="00A21498" w:rsidP="002666B1">
      <w:pPr>
        <w:pStyle w:val="Caption"/>
        <w:spacing w:line="276" w:lineRule="auto"/>
        <w:jc w:val="center"/>
      </w:pPr>
      <w:bookmarkStart w:id="109" w:name="_Toc75971820"/>
      <w:bookmarkStart w:id="110" w:name="_Toc77101302"/>
      <w:r>
        <w:t xml:space="preserve">Figure </w:t>
      </w:r>
      <w:r w:rsidR="005E2D18">
        <w:fldChar w:fldCharType="begin"/>
      </w:r>
      <w:r w:rsidR="005E2D18">
        <w:instrText xml:space="preserve"> SEQ Figure \* ARABIC </w:instrText>
      </w:r>
      <w:r w:rsidR="005E2D18">
        <w:fldChar w:fldCharType="separate"/>
      </w:r>
      <w:r w:rsidR="0040490A">
        <w:rPr>
          <w:noProof/>
        </w:rPr>
        <w:t>22</w:t>
      </w:r>
      <w:r w:rsidR="005E2D18">
        <w:rPr>
          <w:noProof/>
        </w:rPr>
        <w:fldChar w:fldCharType="end"/>
      </w:r>
      <w:r>
        <w:t>: First 16 rows and 16 colums of Orginal and Filtered Image</w:t>
      </w:r>
      <w:bookmarkEnd w:id="109"/>
      <w:bookmarkEnd w:id="110"/>
    </w:p>
    <w:p w14:paraId="11290A1D" w14:textId="77777777" w:rsidR="003D1C72" w:rsidRDefault="003D1C72" w:rsidP="002666B1"/>
    <w:p w14:paraId="362DFD68" w14:textId="6142C016" w:rsidR="003D1C72" w:rsidRPr="00CD1D05" w:rsidRDefault="00E554DD" w:rsidP="002666B1">
      <w:pPr>
        <w:ind w:firstLine="720"/>
        <w:rPr>
          <w:rFonts w:ascii="Times New Roman" w:hAnsi="Times New Roman" w:cs="Times New Roman"/>
          <w:sz w:val="24"/>
          <w:szCs w:val="24"/>
        </w:rPr>
      </w:pPr>
      <w:r w:rsidRPr="00CD1D05">
        <w:rPr>
          <w:rFonts w:ascii="Times New Roman" w:hAnsi="Times New Roman" w:cs="Times New Roman"/>
          <w:sz w:val="24"/>
          <w:szCs w:val="24"/>
        </w:rPr>
        <w:t xml:space="preserve">Here is the </w:t>
      </w:r>
      <w:r w:rsidR="00CD1D05" w:rsidRPr="00CD1D05">
        <w:rPr>
          <w:rFonts w:ascii="Times New Roman" w:hAnsi="Times New Roman" w:cs="Times New Roman"/>
          <w:sz w:val="24"/>
          <w:szCs w:val="24"/>
        </w:rPr>
        <w:t>f</w:t>
      </w:r>
      <w:r w:rsidRPr="00CD1D05">
        <w:rPr>
          <w:rFonts w:ascii="Times New Roman" w:hAnsi="Times New Roman" w:cs="Times New Roman"/>
          <w:sz w:val="24"/>
          <w:szCs w:val="24"/>
        </w:rPr>
        <w:t xml:space="preserve">iltered image and </w:t>
      </w:r>
      <w:r w:rsidR="00CD1D05" w:rsidRPr="00CD1D05">
        <w:rPr>
          <w:rFonts w:ascii="Times New Roman" w:hAnsi="Times New Roman" w:cs="Times New Roman"/>
          <w:sz w:val="24"/>
          <w:szCs w:val="24"/>
        </w:rPr>
        <w:t>o</w:t>
      </w:r>
      <w:r w:rsidRPr="00CD1D05">
        <w:rPr>
          <w:rFonts w:ascii="Times New Roman" w:hAnsi="Times New Roman" w:cs="Times New Roman"/>
          <w:sz w:val="24"/>
          <w:szCs w:val="24"/>
        </w:rPr>
        <w:t>rginal image with all</w:t>
      </w:r>
      <w:r w:rsidR="005455F6">
        <w:rPr>
          <w:rFonts w:ascii="Times New Roman" w:hAnsi="Times New Roman" w:cs="Times New Roman"/>
          <w:sz w:val="24"/>
          <w:szCs w:val="24"/>
        </w:rPr>
        <w:t xml:space="preserve"> 65536</w:t>
      </w:r>
      <w:r w:rsidRPr="00CD1D05">
        <w:rPr>
          <w:rFonts w:ascii="Times New Roman" w:hAnsi="Times New Roman" w:cs="Times New Roman"/>
          <w:sz w:val="24"/>
          <w:szCs w:val="24"/>
        </w:rPr>
        <w:t xml:space="preserve"> pixels;</w:t>
      </w:r>
    </w:p>
    <w:p w14:paraId="3AD42913" w14:textId="58D00141" w:rsidR="00A21498" w:rsidRDefault="00D04035" w:rsidP="002666B1">
      <w:pPr>
        <w:keepNext/>
      </w:pPr>
      <w:r>
        <w:rPr>
          <w:noProof/>
          <w:lang w:val="en-GB" w:eastAsia="en-GB"/>
        </w:rPr>
        <mc:AlternateContent>
          <mc:Choice Requires="wpg">
            <w:drawing>
              <wp:anchor distT="0" distB="0" distL="114300" distR="114300" simplePos="0" relativeHeight="251670528" behindDoc="0" locked="0" layoutInCell="1" allowOverlap="1" wp14:anchorId="79D151E2" wp14:editId="66EE3A86">
                <wp:simplePos x="0" y="0"/>
                <wp:positionH relativeFrom="column">
                  <wp:posOffset>491490</wp:posOffset>
                </wp:positionH>
                <wp:positionV relativeFrom="paragraph">
                  <wp:posOffset>38735</wp:posOffset>
                </wp:positionV>
                <wp:extent cx="5351145" cy="2814320"/>
                <wp:effectExtent l="0" t="0" r="0" b="0"/>
                <wp:wrapSquare wrapText="bothSides"/>
                <wp:docPr id="74" name="Group 74"/>
                <wp:cNvGraphicFramePr/>
                <a:graphic xmlns:a="http://schemas.openxmlformats.org/drawingml/2006/main">
                  <a:graphicData uri="http://schemas.microsoft.com/office/word/2010/wordprocessingGroup">
                    <wpg:wgp>
                      <wpg:cNvGrpSpPr/>
                      <wpg:grpSpPr>
                        <a:xfrm>
                          <a:off x="0" y="0"/>
                          <a:ext cx="5351145" cy="2814320"/>
                          <a:chOff x="2465795" y="2202839"/>
                          <a:chExt cx="6083945" cy="3151922"/>
                        </a:xfrm>
                      </wpg:grpSpPr>
                      <wpg:grpSp>
                        <wpg:cNvPr id="75" name="Group 61"/>
                        <wpg:cNvGrpSpPr/>
                        <wpg:grpSpPr>
                          <a:xfrm>
                            <a:off x="2465795" y="2202839"/>
                            <a:ext cx="6083945" cy="3151922"/>
                            <a:chOff x="152400" y="-9041"/>
                            <a:chExt cx="6914925" cy="3589275"/>
                          </a:xfrm>
                        </wpg:grpSpPr>
                        <wps:wsp>
                          <wps:cNvPr id="76" name="Rectangle 62"/>
                          <wps:cNvSpPr/>
                          <wps:spPr>
                            <a:xfrm>
                              <a:off x="520125" y="-9041"/>
                              <a:ext cx="6547200" cy="3589275"/>
                            </a:xfrm>
                            <a:prstGeom prst="rect">
                              <a:avLst/>
                            </a:prstGeom>
                            <a:noFill/>
                            <a:ln>
                              <a:noFill/>
                            </a:ln>
                          </wps:spPr>
                          <wps:txbx>
                            <w:txbxContent>
                              <w:p w14:paraId="49AC8382"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7" name="Shape 48"/>
                            <pic:cNvPicPr preferRelativeResize="0"/>
                          </pic:nvPicPr>
                          <pic:blipFill rotWithShape="1">
                            <a:blip r:embed="rId43">
                              <a:alphaModFix/>
                            </a:blip>
                            <a:srcRect/>
                            <a:stretch/>
                          </pic:blipFill>
                          <pic:spPr>
                            <a:xfrm>
                              <a:off x="152400" y="152400"/>
                              <a:ext cx="2778325" cy="2778325"/>
                            </a:xfrm>
                            <a:prstGeom prst="rect">
                              <a:avLst/>
                            </a:prstGeom>
                            <a:noFill/>
                            <a:ln>
                              <a:noFill/>
                            </a:ln>
                          </pic:spPr>
                        </pic:pic>
                        <pic:pic xmlns:pic="http://schemas.openxmlformats.org/drawingml/2006/picture">
                          <pic:nvPicPr>
                            <pic:cNvPr id="78" name="Shape 49"/>
                            <pic:cNvPicPr preferRelativeResize="0"/>
                          </pic:nvPicPr>
                          <pic:blipFill rotWithShape="1">
                            <a:blip r:embed="rId44">
                              <a:alphaModFix/>
                            </a:blip>
                            <a:srcRect/>
                            <a:stretch/>
                          </pic:blipFill>
                          <pic:spPr>
                            <a:xfrm>
                              <a:off x="3255425" y="-7675"/>
                              <a:ext cx="3444175" cy="3262925"/>
                            </a:xfrm>
                            <a:prstGeom prst="rect">
                              <a:avLst/>
                            </a:prstGeom>
                            <a:noFill/>
                            <a:ln>
                              <a:noFill/>
                            </a:ln>
                          </pic:spPr>
                        </pic:pic>
                        <wps:wsp>
                          <wps:cNvPr id="79" name="Rectangle 65"/>
                          <wps:cNvSpPr/>
                          <wps:spPr>
                            <a:xfrm>
                              <a:off x="769407" y="3137442"/>
                              <a:ext cx="1544099" cy="442792"/>
                            </a:xfrm>
                            <a:prstGeom prst="rect">
                              <a:avLst/>
                            </a:prstGeom>
                            <a:noFill/>
                            <a:ln>
                              <a:noFill/>
                            </a:ln>
                          </wps:spPr>
                          <wps:txbx>
                            <w:txbxContent>
                              <w:p w14:paraId="32B04FB4" w14:textId="0BD86AF0" w:rsidR="005227DD" w:rsidRPr="00C57117" w:rsidRDefault="005227DD">
                                <w:pPr>
                                  <w:spacing w:after="0" w:line="240" w:lineRule="auto"/>
                                  <w:textDirection w:val="btLr"/>
                                  <w:rPr>
                                    <w:rFonts w:ascii="Times New Roman" w:hAnsi="Times New Roman" w:cs="Times New Roman"/>
                                    <w:sz w:val="20"/>
                                    <w:szCs w:val="20"/>
                                  </w:rPr>
                                </w:pPr>
                                <w:r w:rsidRPr="00C57117">
                                  <w:rPr>
                                    <w:rFonts w:ascii="Times New Roman" w:eastAsia="Arial" w:hAnsi="Times New Roman" w:cs="Times New Roman"/>
                                    <w:color w:val="000000"/>
                                    <w:sz w:val="20"/>
                                    <w:szCs w:val="20"/>
                                  </w:rPr>
                                  <w:t>Orginal Image</w:t>
                                </w:r>
                                <w:r>
                                  <w:rPr>
                                    <w:rFonts w:ascii="Times New Roman" w:eastAsia="Arial" w:hAnsi="Times New Roman" w:cs="Times New Roman"/>
                                    <w:color w:val="000000"/>
                                    <w:sz w:val="20"/>
                                    <w:szCs w:val="20"/>
                                  </w:rPr>
                                  <w:t xml:space="preserve"> </w:t>
                                </w:r>
                              </w:p>
                            </w:txbxContent>
                          </wps:txbx>
                          <wps:bodyPr spcFirstLastPara="1" wrap="square" lIns="91425" tIns="91425" rIns="91425" bIns="91425" anchor="t" anchorCtr="0">
                            <a:noAutofit/>
                          </wps:bodyPr>
                        </wps:wsp>
                        <wps:wsp>
                          <wps:cNvPr id="80" name="Rectangle 66"/>
                          <wps:cNvSpPr/>
                          <wps:spPr>
                            <a:xfrm>
                              <a:off x="4215460" y="3159551"/>
                              <a:ext cx="1544099" cy="400854"/>
                            </a:xfrm>
                            <a:prstGeom prst="rect">
                              <a:avLst/>
                            </a:prstGeom>
                            <a:noFill/>
                            <a:ln>
                              <a:noFill/>
                            </a:ln>
                          </wps:spPr>
                          <wps:txbx>
                            <w:txbxContent>
                              <w:p w14:paraId="4A750D89" w14:textId="77777777" w:rsidR="005227DD" w:rsidRPr="00C57117" w:rsidRDefault="005227DD" w:rsidP="00F54BAD">
                                <w:pPr>
                                  <w:spacing w:after="0" w:line="240" w:lineRule="auto"/>
                                  <w:jc w:val="center"/>
                                  <w:textDirection w:val="btLr"/>
                                  <w:rPr>
                                    <w:rFonts w:ascii="Times New Roman" w:hAnsi="Times New Roman" w:cs="Times New Roman"/>
                                    <w:sz w:val="20"/>
                                    <w:szCs w:val="20"/>
                                  </w:rPr>
                                </w:pPr>
                                <w:r w:rsidRPr="00C57117">
                                  <w:rPr>
                                    <w:rFonts w:ascii="Times New Roman" w:eastAsia="Arial" w:hAnsi="Times New Roman" w:cs="Times New Roman"/>
                                    <w:color w:val="000000"/>
                                    <w:sz w:val="20"/>
                                    <w:szCs w:val="20"/>
                                  </w:rPr>
                                  <w:t>Filtered Image</w:t>
                                </w:r>
                              </w:p>
                            </w:txbxContent>
                          </wps:txbx>
                          <wps:bodyPr spcFirstLastPara="1" wrap="square" lIns="91425" tIns="91425" rIns="91425" bIns="91425"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9D151E2" id="Group 74" o:spid="_x0000_s1085" style="position:absolute;margin-left:38.7pt;margin-top:3.05pt;width:421.35pt;height:221.6pt;z-index:251670528;mso-position-horizontal-relative:text;mso-position-vertical-relative:text;mso-width-relative:margin;mso-height-relative:margin" coordorigin="24657,22028" coordsize="60839,315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">
                <v:group id="Group 61" o:spid="_x0000_s1086" style="position:absolute;left:24657;top:22028;width:60840;height:31519" coordorigin="1524,-90" coordsize="69149,3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62" o:spid="_x0000_s1087" style="position:absolute;left:5201;top:-90;width:65472;height:35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" filled="f" stroked="f">
                    <v:textbox inset="2.53958mm,2.53958mm,2.53958mm,2.53958mm">
                      <w:txbxContent>
                        <w:p w14:paraId="49AC8382" w14:textId="77777777" w:rsidR="005227DD" w:rsidRDefault="005227DD">
                          <w:pPr>
                            <w:spacing w:after="0" w:line="240" w:lineRule="auto"/>
                            <w:textDirection w:val="btLr"/>
                          </w:pPr>
                        </w:p>
                      </w:txbxContent>
                    </v:textbox>
                  </v:rect>
                  <v:shape id="Shape 48" o:spid="_x0000_s1088" type="#_x0000_t75" style="position:absolute;left:1524;top:1524;width:27783;height:277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">
                    <v:imagedata r:id="rId45" o:title=""/>
                  </v:shape>
                  <v:shape id="Shape 49" o:spid="_x0000_s1089" type="#_x0000_t75" style="position:absolute;left:32554;top:-76;width:34442;height:326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">
                    <v:imagedata r:id="rId46" o:title=""/>
                  </v:shape>
                  <v:rect id="Rectangle 65" o:spid="_x0000_s1090" style="position:absolute;left:7694;top:31374;width:15441;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" filled="f" stroked="f">
                    <v:textbox inset="2.53958mm,2.53958mm,2.53958mm,2.53958mm">
                      <w:txbxContent>
                        <w:p w14:paraId="32B04FB4" w14:textId="0BD86AF0" w:rsidR="005227DD" w:rsidRPr="00C57117" w:rsidRDefault="005227DD">
                          <w:pPr>
                            <w:spacing w:after="0" w:line="240" w:lineRule="auto"/>
                            <w:textDirection w:val="btLr"/>
                            <w:rPr>
                              <w:rFonts w:ascii="Times New Roman" w:hAnsi="Times New Roman" w:cs="Times New Roman"/>
                              <w:sz w:val="20"/>
                              <w:szCs w:val="20"/>
                            </w:rPr>
                          </w:pPr>
                          <w:r w:rsidRPr="00C57117">
                            <w:rPr>
                              <w:rFonts w:ascii="Times New Roman" w:eastAsia="Arial" w:hAnsi="Times New Roman" w:cs="Times New Roman"/>
                              <w:color w:val="000000"/>
                              <w:sz w:val="20"/>
                              <w:szCs w:val="20"/>
                            </w:rPr>
                            <w:t>Orginal Image</w:t>
                          </w:r>
                          <w:r>
                            <w:rPr>
                              <w:rFonts w:ascii="Times New Roman" w:eastAsia="Arial" w:hAnsi="Times New Roman" w:cs="Times New Roman"/>
                              <w:color w:val="000000"/>
                              <w:sz w:val="20"/>
                              <w:szCs w:val="20"/>
                            </w:rPr>
                            <w:t xml:space="preserve"> </w:t>
                          </w:r>
                        </w:p>
                      </w:txbxContent>
                    </v:textbox>
                  </v:rect>
                  <v:rect id="Rectangle 66" o:spid="_x0000_s1091" style="position:absolute;left:42154;top:31595;width:15441;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" filled="f" stroked="f">
                    <v:textbox inset="2.53958mm,2.53958mm,2.53958mm,2.53958mm">
                      <w:txbxContent>
                        <w:p w14:paraId="4A750D89" w14:textId="77777777" w:rsidR="005227DD" w:rsidRPr="00C57117" w:rsidRDefault="005227DD" w:rsidP="00F54BAD">
                          <w:pPr>
                            <w:spacing w:after="0" w:line="240" w:lineRule="auto"/>
                            <w:jc w:val="center"/>
                            <w:textDirection w:val="btLr"/>
                            <w:rPr>
                              <w:rFonts w:ascii="Times New Roman" w:hAnsi="Times New Roman" w:cs="Times New Roman"/>
                              <w:sz w:val="20"/>
                              <w:szCs w:val="20"/>
                            </w:rPr>
                          </w:pPr>
                          <w:r w:rsidRPr="00C57117">
                            <w:rPr>
                              <w:rFonts w:ascii="Times New Roman" w:eastAsia="Arial" w:hAnsi="Times New Roman" w:cs="Times New Roman"/>
                              <w:color w:val="000000"/>
                              <w:sz w:val="20"/>
                              <w:szCs w:val="20"/>
                            </w:rPr>
                            <w:t>Filtered Image</w:t>
                          </w:r>
                        </w:p>
                      </w:txbxContent>
                    </v:textbox>
                  </v:rect>
                </v:group>
                <w10:wrap type="square"/>
              </v:group>
            </w:pict>
          </mc:Fallback>
        </mc:AlternateContent>
      </w:r>
    </w:p>
    <w:p w14:paraId="5954A618" w14:textId="77777777" w:rsidR="00D04035" w:rsidRDefault="00D04035" w:rsidP="002666B1">
      <w:pPr>
        <w:pStyle w:val="Caption"/>
        <w:spacing w:line="276" w:lineRule="auto"/>
        <w:jc w:val="center"/>
      </w:pPr>
      <w:bookmarkStart w:id="111" w:name="_Ref75971686"/>
      <w:bookmarkStart w:id="112" w:name="_Toc75971821"/>
      <w:bookmarkStart w:id="113" w:name="_Toc77101303"/>
    </w:p>
    <w:p w14:paraId="5E9B8DA5" w14:textId="77777777" w:rsidR="00D04035" w:rsidRDefault="00D04035" w:rsidP="002666B1">
      <w:pPr>
        <w:pStyle w:val="Caption"/>
        <w:spacing w:line="276" w:lineRule="auto"/>
        <w:jc w:val="center"/>
      </w:pPr>
    </w:p>
    <w:p w14:paraId="5E314293" w14:textId="77777777" w:rsidR="00D04035" w:rsidRDefault="00D04035" w:rsidP="002666B1">
      <w:pPr>
        <w:pStyle w:val="Caption"/>
        <w:spacing w:line="276" w:lineRule="auto"/>
        <w:jc w:val="center"/>
      </w:pPr>
    </w:p>
    <w:p w14:paraId="39939163" w14:textId="77777777" w:rsidR="00D04035" w:rsidRDefault="00D04035" w:rsidP="002666B1">
      <w:pPr>
        <w:pStyle w:val="Caption"/>
        <w:spacing w:line="276" w:lineRule="auto"/>
        <w:jc w:val="center"/>
      </w:pPr>
    </w:p>
    <w:p w14:paraId="65F2FE72" w14:textId="77777777" w:rsidR="00D04035" w:rsidRDefault="00D04035" w:rsidP="002666B1">
      <w:pPr>
        <w:pStyle w:val="Caption"/>
        <w:spacing w:line="276" w:lineRule="auto"/>
        <w:jc w:val="center"/>
      </w:pPr>
    </w:p>
    <w:p w14:paraId="5D352874" w14:textId="77777777" w:rsidR="00D04035" w:rsidRDefault="00D04035" w:rsidP="002666B1">
      <w:pPr>
        <w:pStyle w:val="Caption"/>
        <w:spacing w:line="276" w:lineRule="auto"/>
        <w:jc w:val="center"/>
      </w:pPr>
    </w:p>
    <w:p w14:paraId="36A48C53" w14:textId="77777777" w:rsidR="00D04035" w:rsidRDefault="00D04035" w:rsidP="002666B1">
      <w:pPr>
        <w:pStyle w:val="Caption"/>
        <w:spacing w:line="276" w:lineRule="auto"/>
        <w:jc w:val="center"/>
      </w:pPr>
    </w:p>
    <w:p w14:paraId="07177D5E" w14:textId="77777777" w:rsidR="00D04035" w:rsidRDefault="00D04035" w:rsidP="002666B1">
      <w:pPr>
        <w:pStyle w:val="Caption"/>
        <w:spacing w:line="276" w:lineRule="auto"/>
        <w:jc w:val="center"/>
      </w:pPr>
    </w:p>
    <w:p w14:paraId="1AB7A70E" w14:textId="77777777" w:rsidR="00D04035" w:rsidRDefault="00D04035" w:rsidP="002666B1">
      <w:pPr>
        <w:pStyle w:val="Caption"/>
        <w:spacing w:line="276" w:lineRule="auto"/>
        <w:jc w:val="center"/>
      </w:pPr>
    </w:p>
    <w:p w14:paraId="78920A6A" w14:textId="5C4820E3" w:rsidR="006579DC" w:rsidRPr="00D04035" w:rsidRDefault="00A21498" w:rsidP="00D04035">
      <w:pPr>
        <w:pStyle w:val="Caption"/>
        <w:spacing w:line="276" w:lineRule="auto"/>
        <w:jc w:val="center"/>
        <w:rPr>
          <w:rFonts w:ascii="Times New Roman" w:hAnsi="Times New Roman" w:cs="Times New Roman"/>
        </w:rPr>
      </w:pPr>
      <w:r>
        <w:t xml:space="preserve">Figure </w:t>
      </w:r>
      <w:r w:rsidR="005E2D18">
        <w:fldChar w:fldCharType="begin"/>
      </w:r>
      <w:r w:rsidR="005E2D18">
        <w:instrText xml:space="preserve"> SEQ Figure \* ARABIC </w:instrText>
      </w:r>
      <w:r w:rsidR="005E2D18">
        <w:fldChar w:fldCharType="separate"/>
      </w:r>
      <w:r w:rsidR="0040490A">
        <w:rPr>
          <w:noProof/>
        </w:rPr>
        <w:t>23</w:t>
      </w:r>
      <w:r w:rsidR="005E2D18">
        <w:rPr>
          <w:noProof/>
        </w:rPr>
        <w:fldChar w:fldCharType="end"/>
      </w:r>
      <w:r>
        <w:t>:</w:t>
      </w:r>
      <w:r w:rsidRPr="00A21498">
        <w:rPr>
          <w:rFonts w:ascii="Times New Roman" w:hAnsi="Times New Roman" w:cs="Times New Roman"/>
        </w:rPr>
        <w:t xml:space="preserve"> </w:t>
      </w:r>
      <w:r w:rsidRPr="00F54BAD">
        <w:rPr>
          <w:rFonts w:ascii="Times New Roman" w:hAnsi="Times New Roman" w:cs="Times New Roman"/>
        </w:rPr>
        <w:t>Orginal Image and Filtired Image(result)</w:t>
      </w:r>
      <w:bookmarkEnd w:id="111"/>
      <w:bookmarkEnd w:id="112"/>
      <w:bookmarkEnd w:id="113"/>
    </w:p>
    <w:p w14:paraId="3E545FDC" w14:textId="26007367" w:rsidR="006D2C61" w:rsidRPr="0037033F" w:rsidRDefault="006D2C61" w:rsidP="002666B1">
      <w:pPr>
        <w:numPr>
          <w:ilvl w:val="0"/>
          <w:numId w:val="8"/>
        </w:numPr>
        <w:pBdr>
          <w:top w:val="nil"/>
          <w:left w:val="nil"/>
          <w:bottom w:val="nil"/>
          <w:right w:val="nil"/>
          <w:between w:val="nil"/>
        </w:pBdr>
        <w:spacing w:after="0"/>
        <w:rPr>
          <w:rFonts w:ascii="Times New Roman" w:hAnsi="Times New Roman" w:cs="Times New Roman"/>
          <w:b/>
          <w:sz w:val="24"/>
          <w:szCs w:val="24"/>
          <w:lang w:val="en-US"/>
        </w:rPr>
      </w:pPr>
      <w:bookmarkStart w:id="114" w:name="_Ref77101012"/>
      <w:r w:rsidRPr="0037033F">
        <w:rPr>
          <w:rFonts w:ascii="Times New Roman" w:hAnsi="Times New Roman" w:cs="Times New Roman"/>
          <w:b/>
          <w:sz w:val="24"/>
          <w:szCs w:val="24"/>
          <w:u w:val="single"/>
          <w:lang w:val="en-US"/>
        </w:rPr>
        <w:lastRenderedPageBreak/>
        <w:t>C</w:t>
      </w:r>
      <w:r w:rsidR="00E82E5E" w:rsidRPr="0037033F">
        <w:rPr>
          <w:rFonts w:ascii="Times New Roman" w:hAnsi="Times New Roman" w:cs="Times New Roman"/>
          <w:b/>
          <w:sz w:val="24"/>
          <w:szCs w:val="24"/>
          <w:u w:val="single"/>
          <w:lang w:val="en-US"/>
        </w:rPr>
        <w:t>ONCLUSION</w:t>
      </w:r>
      <w:r w:rsidR="00083B33" w:rsidRPr="0037033F">
        <w:rPr>
          <w:rFonts w:ascii="Times New Roman" w:hAnsi="Times New Roman" w:cs="Times New Roman"/>
          <w:b/>
          <w:sz w:val="24"/>
          <w:szCs w:val="24"/>
          <w:lang w:val="en-US"/>
        </w:rPr>
        <w:t>:</w:t>
      </w:r>
      <w:bookmarkEnd w:id="114"/>
      <w:r w:rsidR="00E82E5E" w:rsidRPr="0037033F">
        <w:rPr>
          <w:rFonts w:ascii="Times New Roman" w:hAnsi="Times New Roman" w:cs="Times New Roman"/>
          <w:b/>
          <w:sz w:val="24"/>
          <w:szCs w:val="24"/>
          <w:lang w:val="en-US"/>
        </w:rPr>
        <w:t xml:space="preserve"> </w:t>
      </w:r>
    </w:p>
    <w:p w14:paraId="2FC25F23" w14:textId="77777777" w:rsidR="001964B8" w:rsidRPr="0037033F" w:rsidRDefault="001964B8" w:rsidP="002666B1">
      <w:pPr>
        <w:pBdr>
          <w:top w:val="nil"/>
          <w:left w:val="nil"/>
          <w:bottom w:val="nil"/>
          <w:right w:val="nil"/>
          <w:between w:val="nil"/>
        </w:pBdr>
        <w:spacing w:after="0"/>
        <w:ind w:left="720"/>
        <w:rPr>
          <w:rFonts w:ascii="Times New Roman" w:hAnsi="Times New Roman" w:cs="Times New Roman"/>
          <w:b/>
          <w:sz w:val="24"/>
          <w:szCs w:val="24"/>
          <w:lang w:val="en-US"/>
        </w:rPr>
      </w:pPr>
    </w:p>
    <w:p w14:paraId="45EE5F7A" w14:textId="47B1AD02" w:rsidR="006D2C61" w:rsidRPr="0037033F" w:rsidRDefault="006D2C61" w:rsidP="002666B1">
      <w:pPr>
        <w:pBdr>
          <w:top w:val="nil"/>
          <w:left w:val="nil"/>
          <w:bottom w:val="nil"/>
          <w:right w:val="nil"/>
          <w:between w:val="nil"/>
        </w:pBdr>
        <w:spacing w:after="0"/>
        <w:ind w:firstLine="720"/>
        <w:jc w:val="both"/>
        <w:rPr>
          <w:rFonts w:ascii="Times New Roman" w:hAnsi="Times New Roman" w:cs="Times New Roman"/>
          <w:sz w:val="24"/>
          <w:szCs w:val="24"/>
          <w:lang w:val="en-US"/>
        </w:rPr>
      </w:pPr>
      <w:r w:rsidRPr="0037033F">
        <w:rPr>
          <w:rFonts w:ascii="Times New Roman" w:hAnsi="Times New Roman" w:cs="Times New Roman"/>
          <w:sz w:val="24"/>
          <w:szCs w:val="24"/>
          <w:lang w:val="en-US"/>
        </w:rPr>
        <w:t xml:space="preserve">Digital image processing is a very common concept to make calculations and analyze images. Gaussian blur is one of the key techniques of digital image processing. In this </w:t>
      </w:r>
      <w:r w:rsidR="005227DD" w:rsidRPr="0037033F">
        <w:rPr>
          <w:rFonts w:ascii="Times New Roman" w:hAnsi="Times New Roman" w:cs="Times New Roman"/>
          <w:sz w:val="24"/>
          <w:szCs w:val="24"/>
          <w:lang w:val="en-US"/>
        </w:rPr>
        <w:t>assessment,</w:t>
      </w:r>
      <w:r w:rsidRPr="0037033F">
        <w:rPr>
          <w:rFonts w:ascii="Times New Roman" w:hAnsi="Times New Roman" w:cs="Times New Roman"/>
          <w:sz w:val="24"/>
          <w:szCs w:val="24"/>
          <w:lang w:val="en-US"/>
        </w:rPr>
        <w:t xml:space="preserve"> we tried to understand this technique</w:t>
      </w:r>
      <w:r w:rsidR="000B6EC0" w:rsidRPr="0037033F">
        <w:rPr>
          <w:rFonts w:ascii="Times New Roman" w:hAnsi="Times New Roman" w:cs="Times New Roman"/>
          <w:sz w:val="24"/>
          <w:szCs w:val="24"/>
          <w:lang w:val="en-US"/>
        </w:rPr>
        <w:t xml:space="preserve"> step by step and</w:t>
      </w:r>
      <w:r w:rsidRPr="0037033F">
        <w:rPr>
          <w:rFonts w:ascii="Times New Roman" w:hAnsi="Times New Roman" w:cs="Times New Roman"/>
          <w:sz w:val="24"/>
          <w:szCs w:val="24"/>
          <w:lang w:val="en-US"/>
        </w:rPr>
        <w:t xml:space="preserve"> to discover mathematics behind it</w:t>
      </w:r>
      <w:r w:rsidR="000B6EC0" w:rsidRPr="0037033F">
        <w:rPr>
          <w:rFonts w:ascii="Times New Roman" w:hAnsi="Times New Roman" w:cs="Times New Roman"/>
          <w:sz w:val="24"/>
          <w:szCs w:val="24"/>
          <w:lang w:val="en-US"/>
        </w:rPr>
        <w:t>.</w:t>
      </w:r>
      <w:r w:rsidRPr="0037033F">
        <w:rPr>
          <w:rFonts w:ascii="Times New Roman" w:hAnsi="Times New Roman" w:cs="Times New Roman"/>
          <w:sz w:val="24"/>
          <w:szCs w:val="24"/>
          <w:lang w:val="en-US"/>
        </w:rPr>
        <w:t xml:space="preserve"> </w:t>
      </w:r>
    </w:p>
    <w:p w14:paraId="41962284" w14:textId="77777777" w:rsidR="00A21498" w:rsidRPr="0037033F" w:rsidRDefault="00A21498" w:rsidP="002666B1">
      <w:pPr>
        <w:pBdr>
          <w:top w:val="nil"/>
          <w:left w:val="nil"/>
          <w:bottom w:val="nil"/>
          <w:right w:val="nil"/>
          <w:between w:val="nil"/>
        </w:pBdr>
        <w:spacing w:after="0"/>
        <w:ind w:left="810" w:firstLine="900"/>
        <w:rPr>
          <w:rFonts w:ascii="Times New Roman" w:hAnsi="Times New Roman" w:cs="Times New Roman"/>
          <w:sz w:val="24"/>
          <w:szCs w:val="24"/>
          <w:lang w:val="en-US"/>
        </w:rPr>
      </w:pPr>
    </w:p>
    <w:p w14:paraId="7A0FB515" w14:textId="1E637DCC" w:rsidR="007D5B7A" w:rsidRDefault="00700507" w:rsidP="002666B1">
      <w:pPr>
        <w:pBdr>
          <w:top w:val="nil"/>
          <w:left w:val="nil"/>
          <w:bottom w:val="nil"/>
          <w:right w:val="nil"/>
          <w:between w:val="nil"/>
        </w:pBdr>
        <w:ind w:firstLine="720"/>
        <w:jc w:val="both"/>
        <w:rPr>
          <w:rFonts w:ascii="Times New Roman" w:hAnsi="Times New Roman" w:cs="Times New Roman"/>
          <w:sz w:val="24"/>
          <w:szCs w:val="24"/>
          <w:lang w:val="en-US"/>
        </w:rPr>
      </w:pPr>
      <w:r w:rsidRPr="00E149BC">
        <w:rPr>
          <w:rFonts w:ascii="Times New Roman" w:hAnsi="Times New Roman" w:cs="Times New Roman"/>
          <w:sz w:val="24"/>
          <w:szCs w:val="24"/>
          <w:lang w:val="en-US"/>
        </w:rPr>
        <w:t xml:space="preserve">We investigated each pixel in the picture one by one, and </w:t>
      </w:r>
      <w:r w:rsidR="00664CC8" w:rsidRPr="00E149BC">
        <w:rPr>
          <w:rFonts w:ascii="Times New Roman" w:hAnsi="Times New Roman" w:cs="Times New Roman"/>
          <w:sz w:val="24"/>
          <w:szCs w:val="24"/>
          <w:lang w:val="en-US"/>
        </w:rPr>
        <w:t>we changed it by looking at the values ​​in the neighboring cells. Since we used 5x5 Kernel, we take into account 24 neighboring cells (1 is the original pixel) while calculating new pixel.</w:t>
      </w:r>
      <w:r w:rsidR="007C4A03" w:rsidRPr="00E149BC">
        <w:rPr>
          <w:rFonts w:ascii="Times New Roman" w:hAnsi="Times New Roman" w:cs="Times New Roman"/>
          <w:sz w:val="24"/>
          <w:szCs w:val="24"/>
          <w:lang w:val="en-US"/>
        </w:rPr>
        <w:t xml:space="preserve"> Then we used </w:t>
      </w:r>
      <w:r w:rsidR="00E118A8" w:rsidRPr="00E149BC">
        <w:rPr>
          <w:rFonts w:ascii="Times New Roman" w:hAnsi="Times New Roman" w:cs="Times New Roman"/>
          <w:sz w:val="24"/>
          <w:szCs w:val="24"/>
          <w:lang w:val="en-US"/>
        </w:rPr>
        <w:t xml:space="preserve">Gaussian equation and several </w:t>
      </w:r>
      <w:proofErr w:type="spellStart"/>
      <w:r w:rsidR="00E118A8" w:rsidRPr="00E149BC">
        <w:rPr>
          <w:rFonts w:ascii="Times New Roman" w:hAnsi="Times New Roman" w:cs="Times New Roman"/>
          <w:sz w:val="24"/>
          <w:szCs w:val="24"/>
          <w:lang w:val="en-US"/>
        </w:rPr>
        <w:t>methots</w:t>
      </w:r>
      <w:proofErr w:type="spellEnd"/>
      <w:r w:rsidR="00E118A8" w:rsidRPr="00E149BC">
        <w:rPr>
          <w:rFonts w:ascii="Times New Roman" w:hAnsi="Times New Roman" w:cs="Times New Roman"/>
          <w:sz w:val="24"/>
          <w:szCs w:val="24"/>
          <w:lang w:val="en-US"/>
        </w:rPr>
        <w:t xml:space="preserve"> to make this calculation</w:t>
      </w:r>
      <w:r w:rsidR="007C4A03" w:rsidRPr="00E149BC">
        <w:rPr>
          <w:rFonts w:ascii="Times New Roman" w:hAnsi="Times New Roman" w:cs="Times New Roman"/>
          <w:sz w:val="24"/>
          <w:szCs w:val="24"/>
          <w:lang w:val="en-US"/>
        </w:rPr>
        <w:t>.</w:t>
      </w:r>
      <w:r w:rsidR="00E118A8" w:rsidRPr="00E149BC">
        <w:rPr>
          <w:rFonts w:ascii="Times New Roman" w:hAnsi="Times New Roman" w:cs="Times New Roman"/>
          <w:sz w:val="24"/>
          <w:szCs w:val="24"/>
          <w:lang w:val="en-US"/>
        </w:rPr>
        <w:t xml:space="preserve"> </w:t>
      </w:r>
      <w:r w:rsidR="005B2D32" w:rsidRPr="00E149BC">
        <w:rPr>
          <w:rFonts w:ascii="Times New Roman" w:hAnsi="Times New Roman" w:cs="Times New Roman"/>
          <w:sz w:val="24"/>
          <w:szCs w:val="24"/>
          <w:lang w:val="en-US"/>
        </w:rPr>
        <w:t xml:space="preserve">There </w:t>
      </w:r>
      <w:r w:rsidR="001E32F0" w:rsidRPr="00E149BC">
        <w:rPr>
          <w:rFonts w:ascii="Times New Roman" w:hAnsi="Times New Roman" w:cs="Times New Roman"/>
          <w:sz w:val="24"/>
          <w:szCs w:val="24"/>
          <w:lang w:val="en-US"/>
        </w:rPr>
        <w:t>were</w:t>
      </w:r>
      <w:r w:rsidR="005B2D32" w:rsidRPr="00E149BC">
        <w:rPr>
          <w:rFonts w:ascii="Times New Roman" w:hAnsi="Times New Roman" w:cs="Times New Roman"/>
          <w:sz w:val="24"/>
          <w:szCs w:val="24"/>
          <w:lang w:val="en-US"/>
        </w:rPr>
        <w:t xml:space="preserve"> some important operations while we bl</w:t>
      </w:r>
      <w:r w:rsidR="009C13BE" w:rsidRPr="00E149BC">
        <w:rPr>
          <w:rFonts w:ascii="Times New Roman" w:hAnsi="Times New Roman" w:cs="Times New Roman"/>
          <w:sz w:val="24"/>
          <w:szCs w:val="24"/>
          <w:lang w:val="en-US"/>
        </w:rPr>
        <w:t>ur</w:t>
      </w:r>
      <w:r w:rsidR="005B2D32" w:rsidRPr="00E149BC">
        <w:rPr>
          <w:rFonts w:ascii="Times New Roman" w:hAnsi="Times New Roman" w:cs="Times New Roman"/>
          <w:sz w:val="24"/>
          <w:szCs w:val="24"/>
          <w:lang w:val="en-US"/>
        </w:rPr>
        <w:t xml:space="preserve">. I will explain them in several ways. </w:t>
      </w:r>
      <w:r w:rsidR="001B34AD" w:rsidRPr="00E149BC">
        <w:rPr>
          <w:rFonts w:ascii="Times New Roman" w:hAnsi="Times New Roman" w:cs="Times New Roman"/>
          <w:sz w:val="24"/>
          <w:szCs w:val="24"/>
          <w:lang w:val="en-US"/>
        </w:rPr>
        <w:t>First,</w:t>
      </w:r>
      <w:r w:rsidR="005B2D32" w:rsidRPr="00E149BC">
        <w:rPr>
          <w:rFonts w:ascii="Times New Roman" w:hAnsi="Times New Roman" w:cs="Times New Roman"/>
          <w:sz w:val="24"/>
          <w:szCs w:val="24"/>
          <w:lang w:val="en-US"/>
        </w:rPr>
        <w:t xml:space="preserve"> </w:t>
      </w:r>
      <w:r w:rsidR="0088038A" w:rsidRPr="00E149BC">
        <w:rPr>
          <w:rFonts w:ascii="Times New Roman" w:hAnsi="Times New Roman" w:cs="Times New Roman"/>
          <w:sz w:val="24"/>
          <w:szCs w:val="24"/>
          <w:lang w:val="en-US"/>
        </w:rPr>
        <w:t xml:space="preserve">we use Gauss </w:t>
      </w:r>
      <w:proofErr w:type="spellStart"/>
      <w:r w:rsidR="0088038A" w:rsidRPr="00E149BC">
        <w:rPr>
          <w:rFonts w:ascii="Times New Roman" w:hAnsi="Times New Roman" w:cs="Times New Roman"/>
          <w:sz w:val="24"/>
          <w:szCs w:val="24"/>
          <w:lang w:val="en-US"/>
        </w:rPr>
        <w:t>distrubution</w:t>
      </w:r>
      <w:proofErr w:type="spellEnd"/>
      <w:r w:rsidR="0088038A" w:rsidRPr="00E149BC">
        <w:rPr>
          <w:rFonts w:ascii="Times New Roman" w:hAnsi="Times New Roman" w:cs="Times New Roman"/>
          <w:sz w:val="24"/>
          <w:szCs w:val="24"/>
          <w:lang w:val="en-US"/>
        </w:rPr>
        <w:t xml:space="preserve"> function to calculate kernel.</w:t>
      </w:r>
      <w:r w:rsidR="005B2D32" w:rsidRPr="00E149BC">
        <w:rPr>
          <w:rFonts w:ascii="Times New Roman" w:hAnsi="Times New Roman" w:cs="Times New Roman"/>
          <w:sz w:val="24"/>
          <w:szCs w:val="24"/>
          <w:lang w:val="en-US"/>
        </w:rPr>
        <w:t xml:space="preserve"> </w:t>
      </w:r>
      <w:r w:rsidR="00271D71" w:rsidRPr="00E149BC">
        <w:rPr>
          <w:rFonts w:ascii="Times New Roman" w:hAnsi="Times New Roman" w:cs="Times New Roman"/>
          <w:sz w:val="24"/>
          <w:szCs w:val="24"/>
          <w:lang w:val="en-US"/>
        </w:rPr>
        <w:t>Sigma</w:t>
      </w:r>
      <m:oMath>
        <m:r>
          <w:rPr>
            <w:rFonts w:ascii="Cambria Math" w:hAnsi="Cambria Math" w:cs="Times New Roman"/>
            <w:sz w:val="24"/>
            <w:szCs w:val="24"/>
            <w:lang w:val="en-US"/>
          </w:rPr>
          <m:t>(</m:t>
        </m:r>
        <m:r>
          <m:rPr>
            <m:sty m:val="p"/>
          </m:rPr>
          <w:rPr>
            <w:rFonts w:ascii="Cambria Math" w:hAnsi="Cambria Math" w:cs="Times New Roman"/>
            <w:sz w:val="24"/>
            <w:szCs w:val="24"/>
            <w:lang w:val="en-US"/>
          </w:rPr>
          <m:t>σ</m:t>
        </m:r>
      </m:oMath>
      <w:r w:rsidR="00271D71" w:rsidRPr="00E149BC">
        <w:rPr>
          <w:rFonts w:ascii="Times New Roman" w:hAnsi="Times New Roman" w:cs="Times New Roman"/>
          <w:bCs/>
          <w:iCs/>
          <w:sz w:val="24"/>
          <w:szCs w:val="24"/>
          <w:lang w:val="en-US"/>
        </w:rPr>
        <w:t xml:space="preserve">) value </w:t>
      </w:r>
      <w:r w:rsidR="00271D71" w:rsidRPr="00E149BC">
        <w:rPr>
          <w:rFonts w:ascii="Times New Roman" w:hAnsi="Times New Roman" w:cs="Times New Roman"/>
          <w:sz w:val="24"/>
          <w:szCs w:val="24"/>
          <w:lang w:val="en-US"/>
        </w:rPr>
        <w:t xml:space="preserve">in </w:t>
      </w:r>
      <w:r w:rsidR="00271D71" w:rsidRPr="00E149BC">
        <w:rPr>
          <w:rFonts w:ascii="Times New Roman" w:hAnsi="Times New Roman" w:cs="Times New Roman"/>
          <w:i/>
          <w:iCs/>
          <w:color w:val="4F81BD" w:themeColor="accent1"/>
          <w:sz w:val="24"/>
          <w:szCs w:val="24"/>
          <w:u w:val="single"/>
          <w:lang w:val="en-US"/>
        </w:rPr>
        <w:fldChar w:fldCharType="begin"/>
      </w:r>
      <w:r w:rsidR="00271D71" w:rsidRPr="00E149BC">
        <w:rPr>
          <w:rFonts w:ascii="Times New Roman" w:hAnsi="Times New Roman" w:cs="Times New Roman"/>
          <w:i/>
          <w:iCs/>
          <w:color w:val="4F81BD" w:themeColor="accent1"/>
          <w:sz w:val="24"/>
          <w:szCs w:val="24"/>
          <w:u w:val="single"/>
          <w:lang w:val="en-US"/>
        </w:rPr>
        <w:instrText xml:space="preserve"> REF _Ref75972567 \h  \* MERGEFORMAT </w:instrText>
      </w:r>
      <w:r w:rsidR="00271D71" w:rsidRPr="00E149BC">
        <w:rPr>
          <w:rFonts w:ascii="Times New Roman" w:hAnsi="Times New Roman" w:cs="Times New Roman"/>
          <w:i/>
          <w:iCs/>
          <w:color w:val="4F81BD" w:themeColor="accent1"/>
          <w:sz w:val="24"/>
          <w:szCs w:val="24"/>
          <w:u w:val="single"/>
          <w:lang w:val="en-US"/>
        </w:rPr>
      </w:r>
      <w:r w:rsidR="00271D71" w:rsidRPr="00E149BC">
        <w:rPr>
          <w:rFonts w:ascii="Times New Roman" w:hAnsi="Times New Roman" w:cs="Times New Roman"/>
          <w:i/>
          <w:iCs/>
          <w:color w:val="4F81BD" w:themeColor="accent1"/>
          <w:sz w:val="24"/>
          <w:szCs w:val="24"/>
          <w:u w:val="single"/>
          <w:lang w:val="en-US"/>
        </w:rPr>
        <w:fldChar w:fldCharType="separate"/>
      </w:r>
      <w:r w:rsidR="000D0933" w:rsidRPr="00E149BC">
        <w:rPr>
          <w:rFonts w:ascii="Times New Roman" w:hAnsi="Times New Roman" w:cs="Times New Roman"/>
          <w:i/>
          <w:iCs/>
          <w:color w:val="4F81BD" w:themeColor="accent1"/>
          <w:sz w:val="24"/>
          <w:szCs w:val="24"/>
          <w:u w:val="single"/>
          <w:lang w:val="en-US"/>
        </w:rPr>
        <w:t xml:space="preserve">Equation </w:t>
      </w:r>
      <w:r w:rsidR="000D0933" w:rsidRPr="00E149BC">
        <w:rPr>
          <w:rFonts w:ascii="Times New Roman" w:hAnsi="Times New Roman" w:cs="Times New Roman"/>
          <w:i/>
          <w:iCs/>
          <w:noProof/>
          <w:color w:val="4F81BD" w:themeColor="accent1"/>
          <w:sz w:val="24"/>
          <w:szCs w:val="24"/>
          <w:u w:val="single"/>
          <w:lang w:val="en-US"/>
        </w:rPr>
        <w:t>3</w:t>
      </w:r>
      <w:r w:rsidR="000D0933" w:rsidRPr="00E149BC">
        <w:rPr>
          <w:rFonts w:ascii="Times New Roman" w:hAnsi="Times New Roman" w:cs="Times New Roman"/>
          <w:sz w:val="24"/>
          <w:szCs w:val="24"/>
        </w:rPr>
        <w:t xml:space="preserve"> 2D Gaussian Kernel Function</w:t>
      </w:r>
      <w:r w:rsidR="00271D71" w:rsidRPr="00E149BC">
        <w:rPr>
          <w:rFonts w:ascii="Times New Roman" w:hAnsi="Times New Roman" w:cs="Times New Roman"/>
          <w:color w:val="4F81BD" w:themeColor="accent1"/>
          <w:sz w:val="24"/>
          <w:szCs w:val="24"/>
          <w:lang w:val="en-US"/>
        </w:rPr>
        <w:fldChar w:fldCharType="end"/>
      </w:r>
      <w:r w:rsidR="001E32F0" w:rsidRPr="00E149BC">
        <w:rPr>
          <w:rFonts w:ascii="Times New Roman" w:hAnsi="Times New Roman" w:cs="Times New Roman"/>
          <w:color w:val="4F81BD" w:themeColor="accent1"/>
          <w:sz w:val="24"/>
          <w:szCs w:val="24"/>
          <w:lang w:val="en-US"/>
        </w:rPr>
        <w:t xml:space="preserve"> </w:t>
      </w:r>
      <w:r w:rsidRPr="00E149BC">
        <w:rPr>
          <w:rFonts w:ascii="Times New Roman" w:hAnsi="Times New Roman" w:cs="Times New Roman"/>
          <w:bCs/>
          <w:sz w:val="24"/>
          <w:szCs w:val="24"/>
          <w:lang w:val="en-US"/>
        </w:rPr>
        <w:t>was</w:t>
      </w:r>
      <w:r w:rsidR="00271D71" w:rsidRPr="00E149BC">
        <w:rPr>
          <w:rFonts w:ascii="Times New Roman" w:hAnsi="Times New Roman" w:cs="Times New Roman"/>
          <w:bCs/>
          <w:iCs/>
          <w:sz w:val="24"/>
          <w:szCs w:val="24"/>
          <w:lang w:val="en-US"/>
        </w:rPr>
        <w:t xml:space="preserve"> the </w:t>
      </w:r>
      <w:r w:rsidR="001964B8" w:rsidRPr="00E149BC">
        <w:rPr>
          <w:rFonts w:ascii="Times New Roman" w:hAnsi="Times New Roman" w:cs="Times New Roman"/>
          <w:bCs/>
          <w:iCs/>
          <w:sz w:val="24"/>
          <w:szCs w:val="24"/>
          <w:lang w:val="en-US"/>
        </w:rPr>
        <w:t>significant</w:t>
      </w:r>
      <w:r w:rsidR="00271D71" w:rsidRPr="00E149BC">
        <w:rPr>
          <w:rFonts w:ascii="Times New Roman" w:hAnsi="Times New Roman" w:cs="Times New Roman"/>
          <w:bCs/>
          <w:iCs/>
          <w:sz w:val="24"/>
          <w:szCs w:val="24"/>
          <w:lang w:val="en-US"/>
        </w:rPr>
        <w:t xml:space="preserve"> constant for </w:t>
      </w:r>
      <w:r w:rsidR="001B34AD" w:rsidRPr="00E149BC">
        <w:rPr>
          <w:rFonts w:ascii="Times New Roman" w:hAnsi="Times New Roman" w:cs="Times New Roman"/>
          <w:bCs/>
          <w:iCs/>
          <w:sz w:val="24"/>
          <w:szCs w:val="24"/>
          <w:lang w:val="en-US"/>
        </w:rPr>
        <w:t>these calculations</w:t>
      </w:r>
      <w:r w:rsidR="00271D71" w:rsidRPr="00E149BC">
        <w:rPr>
          <w:rFonts w:ascii="Times New Roman" w:hAnsi="Times New Roman" w:cs="Times New Roman"/>
          <w:sz w:val="24"/>
          <w:szCs w:val="24"/>
          <w:lang w:val="en-US"/>
        </w:rPr>
        <w:t xml:space="preserve">. </w:t>
      </w:r>
      <w:r w:rsidR="006547CE" w:rsidRPr="00E149BC">
        <w:rPr>
          <w:rFonts w:ascii="Times New Roman" w:hAnsi="Times New Roman" w:cs="Times New Roman"/>
          <w:sz w:val="24"/>
          <w:szCs w:val="24"/>
          <w:lang w:val="en-US"/>
        </w:rPr>
        <w:t>We assumed sigma</w:t>
      </w:r>
      <m:oMath>
        <m:r>
          <w:rPr>
            <w:rFonts w:ascii="Cambria Math" w:hAnsi="Cambria Math" w:cs="Times New Roman"/>
            <w:sz w:val="24"/>
            <w:szCs w:val="24"/>
            <w:lang w:val="en-US"/>
          </w:rPr>
          <m:t>(</m:t>
        </m:r>
        <m:r>
          <m:rPr>
            <m:sty m:val="p"/>
          </m:rPr>
          <w:rPr>
            <w:rFonts w:ascii="Cambria Math" w:hAnsi="Cambria Math" w:cs="Times New Roman"/>
            <w:sz w:val="24"/>
            <w:szCs w:val="24"/>
            <w:lang w:val="en-US"/>
          </w:rPr>
          <m:t>σ</m:t>
        </m:r>
      </m:oMath>
      <w:r w:rsidR="006547CE" w:rsidRPr="00E149BC">
        <w:rPr>
          <w:rFonts w:ascii="Times New Roman" w:hAnsi="Times New Roman" w:cs="Times New Roman"/>
          <w:bCs/>
          <w:iCs/>
          <w:sz w:val="24"/>
          <w:szCs w:val="24"/>
          <w:lang w:val="en-US"/>
        </w:rPr>
        <w:t>)</w:t>
      </w:r>
      <w:r w:rsidR="006547CE" w:rsidRPr="00E149BC">
        <w:rPr>
          <w:rFonts w:ascii="Times New Roman" w:hAnsi="Times New Roman" w:cs="Times New Roman"/>
          <w:sz w:val="24"/>
          <w:szCs w:val="24"/>
          <w:lang w:val="en-US"/>
        </w:rPr>
        <w:t xml:space="preserve"> value as “1”</w:t>
      </w:r>
      <w:r w:rsidR="00271D71" w:rsidRPr="00E149BC">
        <w:rPr>
          <w:rFonts w:ascii="Times New Roman" w:hAnsi="Times New Roman" w:cs="Times New Roman"/>
          <w:sz w:val="24"/>
          <w:szCs w:val="24"/>
          <w:lang w:val="en-US"/>
        </w:rPr>
        <w:t xml:space="preserve">. </w:t>
      </w:r>
      <w:r w:rsidR="001B34AD" w:rsidRPr="00E149BC">
        <w:rPr>
          <w:rFonts w:ascii="Times New Roman" w:hAnsi="Times New Roman" w:cs="Times New Roman"/>
          <w:sz w:val="24"/>
          <w:szCs w:val="24"/>
          <w:lang w:val="en-US"/>
        </w:rPr>
        <w:t>Therefore,</w:t>
      </w:r>
      <w:r w:rsidR="00271D71" w:rsidRPr="00E149BC">
        <w:rPr>
          <w:rFonts w:ascii="Times New Roman" w:hAnsi="Times New Roman" w:cs="Times New Roman"/>
          <w:sz w:val="24"/>
          <w:szCs w:val="24"/>
          <w:lang w:val="en-US"/>
        </w:rPr>
        <w:t xml:space="preserve"> we obtain that a fair </w:t>
      </w:r>
      <w:proofErr w:type="spellStart"/>
      <w:r w:rsidR="00271D71" w:rsidRPr="00E149BC">
        <w:rPr>
          <w:rFonts w:ascii="Times New Roman" w:hAnsi="Times New Roman" w:cs="Times New Roman"/>
          <w:sz w:val="24"/>
          <w:szCs w:val="24"/>
          <w:lang w:val="en-US"/>
        </w:rPr>
        <w:t>blurnes</w:t>
      </w:r>
      <w:r w:rsidRPr="00E149BC">
        <w:rPr>
          <w:rFonts w:ascii="Times New Roman" w:hAnsi="Times New Roman" w:cs="Times New Roman"/>
          <w:sz w:val="24"/>
          <w:szCs w:val="24"/>
          <w:lang w:val="en-US"/>
        </w:rPr>
        <w:t>s</w:t>
      </w:r>
      <w:proofErr w:type="spellEnd"/>
      <w:r w:rsidR="00271D71" w:rsidRPr="00E149BC">
        <w:rPr>
          <w:rFonts w:ascii="Times New Roman" w:hAnsi="Times New Roman" w:cs="Times New Roman"/>
          <w:sz w:val="24"/>
          <w:szCs w:val="24"/>
          <w:lang w:val="en-US"/>
        </w:rPr>
        <w:t xml:space="preserve"> on the fin</w:t>
      </w:r>
      <w:r w:rsidR="00637620" w:rsidRPr="00E149BC">
        <w:rPr>
          <w:rFonts w:ascii="Times New Roman" w:hAnsi="Times New Roman" w:cs="Times New Roman"/>
          <w:sz w:val="24"/>
          <w:szCs w:val="24"/>
          <w:lang w:val="en-US"/>
        </w:rPr>
        <w:t>a</w:t>
      </w:r>
      <w:r w:rsidR="00271D71" w:rsidRPr="00E149BC">
        <w:rPr>
          <w:rFonts w:ascii="Times New Roman" w:hAnsi="Times New Roman" w:cs="Times New Roman"/>
          <w:sz w:val="24"/>
          <w:szCs w:val="24"/>
          <w:lang w:val="en-US"/>
        </w:rPr>
        <w:t xml:space="preserve">l picture. </w:t>
      </w:r>
      <w:r w:rsidR="00637620" w:rsidRPr="00E149BC">
        <w:rPr>
          <w:rFonts w:ascii="Times New Roman" w:hAnsi="Times New Roman" w:cs="Times New Roman"/>
          <w:sz w:val="24"/>
          <w:szCs w:val="24"/>
          <w:lang w:val="en-US"/>
        </w:rPr>
        <w:t>I will</w:t>
      </w:r>
      <w:r w:rsidRPr="00E149BC">
        <w:rPr>
          <w:rFonts w:ascii="Times New Roman" w:hAnsi="Times New Roman" w:cs="Times New Roman"/>
          <w:sz w:val="24"/>
          <w:szCs w:val="24"/>
          <w:lang w:val="en-US"/>
        </w:rPr>
        <w:t xml:space="preserve"> give detailed information to</w:t>
      </w:r>
      <w:r w:rsidR="00637620" w:rsidRPr="00E149BC">
        <w:rPr>
          <w:rFonts w:ascii="Times New Roman" w:hAnsi="Times New Roman" w:cs="Times New Roman"/>
          <w:sz w:val="24"/>
          <w:szCs w:val="24"/>
          <w:lang w:val="en-US"/>
        </w:rPr>
        <w:t xml:space="preserve"> this subject </w:t>
      </w:r>
      <w:proofErr w:type="spellStart"/>
      <w:r w:rsidR="00637620" w:rsidRPr="00E149BC">
        <w:rPr>
          <w:rFonts w:ascii="Times New Roman" w:hAnsi="Times New Roman" w:cs="Times New Roman"/>
          <w:sz w:val="24"/>
          <w:szCs w:val="24"/>
          <w:lang w:val="en-US"/>
        </w:rPr>
        <w:t>in</w:t>
      </w:r>
      <w:r w:rsidR="007D5B7A">
        <w:rPr>
          <w:rFonts w:ascii="Times New Roman" w:hAnsi="Times New Roman" w:cs="Times New Roman"/>
          <w:sz w:val="24"/>
          <w:szCs w:val="24"/>
          <w:lang w:val="en-US"/>
        </w:rPr>
        <w:t>limitation</w:t>
      </w:r>
      <w:proofErr w:type="spellEnd"/>
      <w:r w:rsidR="007D5B7A">
        <w:rPr>
          <w:rFonts w:ascii="Times New Roman" w:hAnsi="Times New Roman" w:cs="Times New Roman"/>
          <w:sz w:val="24"/>
          <w:szCs w:val="24"/>
          <w:lang w:val="en-US"/>
        </w:rPr>
        <w:t xml:space="preserve"> and improvement part.</w:t>
      </w:r>
    </w:p>
    <w:p w14:paraId="56F6F418" w14:textId="19B619FD" w:rsidR="00A21498" w:rsidRPr="00E149BC" w:rsidRDefault="00E118A8" w:rsidP="002666B1">
      <w:pPr>
        <w:pBdr>
          <w:top w:val="nil"/>
          <w:left w:val="nil"/>
          <w:bottom w:val="nil"/>
          <w:right w:val="nil"/>
          <w:between w:val="nil"/>
        </w:pBdr>
        <w:ind w:firstLine="720"/>
        <w:jc w:val="both"/>
        <w:rPr>
          <w:rFonts w:ascii="Times New Roman" w:hAnsi="Times New Roman" w:cs="Times New Roman"/>
          <w:sz w:val="24"/>
          <w:szCs w:val="24"/>
          <w:lang w:val="en-US"/>
        </w:rPr>
      </w:pPr>
      <w:r w:rsidRPr="00E149BC">
        <w:rPr>
          <w:rFonts w:ascii="Times New Roman" w:hAnsi="Times New Roman" w:cs="Times New Roman"/>
          <w:sz w:val="24"/>
          <w:szCs w:val="24"/>
          <w:lang w:val="en-US"/>
        </w:rPr>
        <w:t xml:space="preserve">As a </w:t>
      </w:r>
      <w:r w:rsidR="00577EBB" w:rsidRPr="00E149BC">
        <w:rPr>
          <w:rFonts w:ascii="Times New Roman" w:hAnsi="Times New Roman" w:cs="Times New Roman"/>
          <w:sz w:val="24"/>
          <w:szCs w:val="24"/>
          <w:lang w:val="en-US"/>
        </w:rPr>
        <w:t>result, as</w:t>
      </w:r>
      <w:r w:rsidRPr="00E149BC">
        <w:rPr>
          <w:rFonts w:ascii="Times New Roman" w:hAnsi="Times New Roman" w:cs="Times New Roman"/>
          <w:sz w:val="24"/>
          <w:szCs w:val="24"/>
          <w:lang w:val="en-US"/>
        </w:rPr>
        <w:t xml:space="preserve"> we see in </w:t>
      </w:r>
      <w:r w:rsidRPr="00E149BC">
        <w:rPr>
          <w:rFonts w:ascii="Times New Roman" w:hAnsi="Times New Roman" w:cs="Times New Roman"/>
          <w:i/>
          <w:iCs/>
          <w:color w:val="4F81BD" w:themeColor="accent1"/>
          <w:sz w:val="24"/>
          <w:szCs w:val="24"/>
          <w:u w:val="single"/>
          <w:lang w:val="en-US"/>
        </w:rPr>
        <w:fldChar w:fldCharType="begin"/>
      </w:r>
      <w:r w:rsidRPr="00E149BC">
        <w:rPr>
          <w:rFonts w:ascii="Times New Roman" w:hAnsi="Times New Roman" w:cs="Times New Roman"/>
          <w:i/>
          <w:iCs/>
          <w:color w:val="4F81BD" w:themeColor="accent1"/>
          <w:sz w:val="24"/>
          <w:szCs w:val="24"/>
          <w:u w:val="single"/>
          <w:lang w:val="en-US"/>
        </w:rPr>
        <w:instrText xml:space="preserve"> REF _Ref75971686 \h  \* MERGEFORMAT </w:instrText>
      </w:r>
      <w:r w:rsidRPr="00E149BC">
        <w:rPr>
          <w:rFonts w:ascii="Times New Roman" w:hAnsi="Times New Roman" w:cs="Times New Roman"/>
          <w:i/>
          <w:iCs/>
          <w:color w:val="4F81BD" w:themeColor="accent1"/>
          <w:sz w:val="24"/>
          <w:szCs w:val="24"/>
          <w:u w:val="single"/>
          <w:lang w:val="en-US"/>
        </w:rPr>
      </w:r>
      <w:r w:rsidRPr="00E149BC">
        <w:rPr>
          <w:rFonts w:ascii="Times New Roman" w:hAnsi="Times New Roman" w:cs="Times New Roman"/>
          <w:i/>
          <w:iCs/>
          <w:color w:val="4F81BD" w:themeColor="accent1"/>
          <w:sz w:val="24"/>
          <w:szCs w:val="24"/>
          <w:u w:val="single"/>
          <w:lang w:val="en-US"/>
        </w:rPr>
        <w:fldChar w:fldCharType="separate"/>
      </w:r>
      <w:r w:rsidR="000D0933" w:rsidRPr="00E149BC">
        <w:rPr>
          <w:rFonts w:ascii="Times New Roman" w:hAnsi="Times New Roman" w:cs="Times New Roman"/>
          <w:i/>
          <w:iCs/>
          <w:color w:val="4F81BD" w:themeColor="accent1"/>
          <w:sz w:val="24"/>
          <w:szCs w:val="24"/>
          <w:u w:val="single"/>
          <w:lang w:val="en-US"/>
        </w:rPr>
        <w:t xml:space="preserve">Figure </w:t>
      </w:r>
      <w:r w:rsidR="000D0933" w:rsidRPr="00E149BC">
        <w:rPr>
          <w:rFonts w:ascii="Times New Roman" w:hAnsi="Times New Roman" w:cs="Times New Roman"/>
          <w:i/>
          <w:iCs/>
          <w:noProof/>
          <w:color w:val="4F81BD" w:themeColor="accent1"/>
          <w:sz w:val="24"/>
          <w:szCs w:val="24"/>
          <w:u w:val="single"/>
          <w:lang w:val="en-US"/>
        </w:rPr>
        <w:t>22</w:t>
      </w:r>
      <w:r w:rsidR="000D0933" w:rsidRPr="00E149BC">
        <w:rPr>
          <w:rFonts w:ascii="Times New Roman" w:hAnsi="Times New Roman" w:cs="Times New Roman"/>
          <w:sz w:val="24"/>
          <w:szCs w:val="24"/>
        </w:rPr>
        <w:t xml:space="preserve"> Orginal Image and Filtired Image(result)</w:t>
      </w:r>
      <w:r w:rsidRPr="00E149BC">
        <w:rPr>
          <w:rFonts w:ascii="Times New Roman" w:hAnsi="Times New Roman" w:cs="Times New Roman"/>
          <w:i/>
          <w:iCs/>
          <w:color w:val="4F81BD" w:themeColor="accent1"/>
          <w:sz w:val="24"/>
          <w:szCs w:val="24"/>
          <w:u w:val="single"/>
          <w:lang w:val="en-US"/>
        </w:rPr>
        <w:fldChar w:fldCharType="end"/>
      </w:r>
      <w:r w:rsidRPr="00E149BC">
        <w:rPr>
          <w:rFonts w:ascii="Times New Roman" w:hAnsi="Times New Roman" w:cs="Times New Roman"/>
          <w:sz w:val="24"/>
          <w:szCs w:val="24"/>
          <w:lang w:val="en-US"/>
        </w:rPr>
        <w:t xml:space="preserve">, we </w:t>
      </w:r>
      <w:proofErr w:type="spellStart"/>
      <w:r w:rsidRPr="00E149BC">
        <w:rPr>
          <w:rFonts w:ascii="Times New Roman" w:hAnsi="Times New Roman" w:cs="Times New Roman"/>
          <w:sz w:val="24"/>
          <w:szCs w:val="24"/>
          <w:lang w:val="en-US"/>
        </w:rPr>
        <w:t>achived</w:t>
      </w:r>
      <w:proofErr w:type="spellEnd"/>
      <w:r w:rsidRPr="00E149BC">
        <w:rPr>
          <w:rFonts w:ascii="Times New Roman" w:hAnsi="Times New Roman" w:cs="Times New Roman"/>
          <w:sz w:val="24"/>
          <w:szCs w:val="24"/>
          <w:lang w:val="en-US"/>
        </w:rPr>
        <w:t xml:space="preserve"> to blur our picture using the Gaussian blur technique. </w:t>
      </w:r>
      <w:r w:rsidR="00EC5D42" w:rsidRPr="00E149BC">
        <w:rPr>
          <w:rFonts w:ascii="Times New Roman" w:hAnsi="Times New Roman" w:cs="Times New Roman"/>
          <w:sz w:val="24"/>
          <w:szCs w:val="24"/>
          <w:lang w:val="en-US"/>
        </w:rPr>
        <w:t>A painter</w:t>
      </w:r>
      <w:r w:rsidR="002357BB" w:rsidRPr="00E149BC">
        <w:rPr>
          <w:rFonts w:ascii="Times New Roman" w:hAnsi="Times New Roman" w:cs="Times New Roman"/>
          <w:sz w:val="24"/>
          <w:szCs w:val="24"/>
          <w:lang w:val="en-US"/>
        </w:rPr>
        <w:t xml:space="preserve"> </w:t>
      </w:r>
      <w:r w:rsidR="00F343CB" w:rsidRPr="00E149BC">
        <w:rPr>
          <w:rFonts w:ascii="Times New Roman" w:hAnsi="Times New Roman" w:cs="Times New Roman"/>
          <w:sz w:val="24"/>
          <w:szCs w:val="24"/>
          <w:lang w:val="en-US"/>
        </w:rPr>
        <w:t>mixes</w:t>
      </w:r>
      <w:r w:rsidR="002357BB" w:rsidRPr="00E149BC">
        <w:rPr>
          <w:rFonts w:ascii="Times New Roman" w:hAnsi="Times New Roman" w:cs="Times New Roman"/>
          <w:sz w:val="24"/>
          <w:szCs w:val="24"/>
          <w:lang w:val="en-US"/>
        </w:rPr>
        <w:t xml:space="preserve"> the </w:t>
      </w:r>
      <w:proofErr w:type="spellStart"/>
      <w:r w:rsidR="002357BB" w:rsidRPr="00E149BC">
        <w:rPr>
          <w:rFonts w:ascii="Times New Roman" w:hAnsi="Times New Roman" w:cs="Times New Roman"/>
          <w:sz w:val="24"/>
          <w:szCs w:val="24"/>
          <w:lang w:val="en-US"/>
        </w:rPr>
        <w:t>colours</w:t>
      </w:r>
      <w:proofErr w:type="spellEnd"/>
      <w:r w:rsidR="001964B8" w:rsidRPr="00E149BC">
        <w:rPr>
          <w:rFonts w:ascii="Times New Roman" w:hAnsi="Times New Roman" w:cs="Times New Roman"/>
          <w:sz w:val="24"/>
          <w:szCs w:val="24"/>
          <w:lang w:val="en-US"/>
        </w:rPr>
        <w:t xml:space="preserve"> with his brush</w:t>
      </w:r>
      <w:r w:rsidR="002357BB" w:rsidRPr="00E149BC">
        <w:rPr>
          <w:rFonts w:ascii="Times New Roman" w:hAnsi="Times New Roman" w:cs="Times New Roman"/>
          <w:sz w:val="24"/>
          <w:szCs w:val="24"/>
          <w:lang w:val="en-US"/>
        </w:rPr>
        <w:t xml:space="preserve"> in order to blur his paint. We understand that</w:t>
      </w:r>
      <w:r w:rsidR="001B34AD" w:rsidRPr="00E149BC">
        <w:rPr>
          <w:rFonts w:ascii="Times New Roman" w:hAnsi="Times New Roman" w:cs="Times New Roman"/>
          <w:sz w:val="24"/>
          <w:szCs w:val="24"/>
          <w:lang w:val="en-US"/>
        </w:rPr>
        <w:t>, like</w:t>
      </w:r>
      <w:r w:rsidR="002357BB" w:rsidRPr="00E149BC">
        <w:rPr>
          <w:rFonts w:ascii="Times New Roman" w:hAnsi="Times New Roman" w:cs="Times New Roman"/>
          <w:sz w:val="24"/>
          <w:szCs w:val="24"/>
          <w:lang w:val="en-US"/>
        </w:rPr>
        <w:t xml:space="preserve"> a painter, </w:t>
      </w:r>
      <w:r w:rsidR="00902CA9" w:rsidRPr="00E149BC">
        <w:rPr>
          <w:rFonts w:ascii="Times New Roman" w:hAnsi="Times New Roman" w:cs="Times New Roman"/>
          <w:sz w:val="24"/>
          <w:szCs w:val="24"/>
          <w:lang w:val="en-US"/>
        </w:rPr>
        <w:t>i</w:t>
      </w:r>
      <w:r w:rsidR="002357BB" w:rsidRPr="00E149BC">
        <w:rPr>
          <w:rFonts w:ascii="Times New Roman" w:hAnsi="Times New Roman" w:cs="Times New Roman"/>
          <w:sz w:val="24"/>
          <w:szCs w:val="24"/>
          <w:lang w:val="en-US"/>
        </w:rPr>
        <w:t xml:space="preserve">n digital image processing we shuffle the numbers in order to blur the picture. Shuffling methods </w:t>
      </w:r>
      <w:r w:rsidR="001964B8" w:rsidRPr="00E149BC">
        <w:rPr>
          <w:rFonts w:ascii="Times New Roman" w:hAnsi="Times New Roman" w:cs="Times New Roman"/>
          <w:sz w:val="24"/>
          <w:szCs w:val="24"/>
          <w:lang w:val="en-US"/>
        </w:rPr>
        <w:t>can be done</w:t>
      </w:r>
      <w:r w:rsidR="002357BB" w:rsidRPr="00E149BC">
        <w:rPr>
          <w:rFonts w:ascii="Times New Roman" w:hAnsi="Times New Roman" w:cs="Times New Roman"/>
          <w:sz w:val="24"/>
          <w:szCs w:val="24"/>
          <w:lang w:val="en-US"/>
        </w:rPr>
        <w:t xml:space="preserve"> </w:t>
      </w:r>
      <w:r w:rsidR="001964B8" w:rsidRPr="00E149BC">
        <w:rPr>
          <w:rFonts w:ascii="Times New Roman" w:hAnsi="Times New Roman" w:cs="Times New Roman"/>
          <w:sz w:val="24"/>
          <w:szCs w:val="24"/>
          <w:lang w:val="en-US"/>
        </w:rPr>
        <w:t>in many</w:t>
      </w:r>
      <w:r w:rsidR="002357BB" w:rsidRPr="00E149BC">
        <w:rPr>
          <w:rFonts w:ascii="Times New Roman" w:hAnsi="Times New Roman" w:cs="Times New Roman"/>
          <w:sz w:val="24"/>
          <w:szCs w:val="24"/>
          <w:lang w:val="en-US"/>
        </w:rPr>
        <w:t xml:space="preserve"> different</w:t>
      </w:r>
      <w:r w:rsidR="001964B8" w:rsidRPr="00E149BC">
        <w:rPr>
          <w:rFonts w:ascii="Times New Roman" w:hAnsi="Times New Roman" w:cs="Times New Roman"/>
          <w:sz w:val="24"/>
          <w:szCs w:val="24"/>
          <w:lang w:val="en-US"/>
        </w:rPr>
        <w:t xml:space="preserve"> ways</w:t>
      </w:r>
      <w:r w:rsidR="002357BB" w:rsidRPr="00E149BC">
        <w:rPr>
          <w:rFonts w:ascii="Times New Roman" w:hAnsi="Times New Roman" w:cs="Times New Roman"/>
          <w:sz w:val="24"/>
          <w:szCs w:val="24"/>
          <w:lang w:val="en-US"/>
        </w:rPr>
        <w:t xml:space="preserve"> but </w:t>
      </w:r>
      <w:proofErr w:type="spellStart"/>
      <w:r w:rsidR="002357BB" w:rsidRPr="00E149BC">
        <w:rPr>
          <w:rFonts w:ascii="Times New Roman" w:hAnsi="Times New Roman" w:cs="Times New Roman"/>
          <w:sz w:val="24"/>
          <w:szCs w:val="24"/>
          <w:lang w:val="en-US"/>
        </w:rPr>
        <w:t>Gauissan</w:t>
      </w:r>
      <w:proofErr w:type="spellEnd"/>
      <w:r w:rsidR="002357BB" w:rsidRPr="00E149BC">
        <w:rPr>
          <w:rFonts w:ascii="Times New Roman" w:hAnsi="Times New Roman" w:cs="Times New Roman"/>
          <w:sz w:val="24"/>
          <w:szCs w:val="24"/>
          <w:lang w:val="en-US"/>
        </w:rPr>
        <w:t xml:space="preserve"> Blur technique is the one of the best </w:t>
      </w:r>
      <w:r w:rsidR="00F343CB" w:rsidRPr="00E149BC">
        <w:rPr>
          <w:rFonts w:ascii="Times New Roman" w:hAnsi="Times New Roman" w:cs="Times New Roman"/>
          <w:sz w:val="24"/>
          <w:szCs w:val="24"/>
          <w:lang w:val="en-US"/>
        </w:rPr>
        <w:t>option</w:t>
      </w:r>
      <w:r w:rsidR="002357BB" w:rsidRPr="00E149BC">
        <w:rPr>
          <w:rFonts w:ascii="Times New Roman" w:hAnsi="Times New Roman" w:cs="Times New Roman"/>
          <w:sz w:val="24"/>
          <w:szCs w:val="24"/>
          <w:lang w:val="en-US"/>
        </w:rPr>
        <w:t xml:space="preserve"> and</w:t>
      </w:r>
      <w:r w:rsidR="00F343CB" w:rsidRPr="00E149BC">
        <w:rPr>
          <w:rFonts w:ascii="Times New Roman" w:hAnsi="Times New Roman" w:cs="Times New Roman"/>
          <w:sz w:val="24"/>
          <w:szCs w:val="24"/>
          <w:lang w:val="en-US"/>
        </w:rPr>
        <w:t xml:space="preserve"> the</w:t>
      </w:r>
      <w:r w:rsidR="002357BB" w:rsidRPr="00E149BC">
        <w:rPr>
          <w:rFonts w:ascii="Times New Roman" w:hAnsi="Times New Roman" w:cs="Times New Roman"/>
          <w:sz w:val="24"/>
          <w:szCs w:val="24"/>
          <w:lang w:val="en-US"/>
        </w:rPr>
        <w:t xml:space="preserve"> </w:t>
      </w:r>
      <w:r w:rsidR="001964B8" w:rsidRPr="00E149BC">
        <w:rPr>
          <w:rFonts w:ascii="Times New Roman" w:hAnsi="Times New Roman" w:cs="Times New Roman"/>
          <w:sz w:val="24"/>
          <w:szCs w:val="24"/>
          <w:lang w:val="en-US"/>
        </w:rPr>
        <w:t>interesting</w:t>
      </w:r>
      <w:r w:rsidR="002357BB" w:rsidRPr="00E149BC">
        <w:rPr>
          <w:rFonts w:ascii="Times New Roman" w:hAnsi="Times New Roman" w:cs="Times New Roman"/>
          <w:sz w:val="24"/>
          <w:szCs w:val="24"/>
          <w:lang w:val="en-US"/>
        </w:rPr>
        <w:t xml:space="preserve"> one.</w:t>
      </w:r>
    </w:p>
    <w:p w14:paraId="64D19C04" w14:textId="24A6C28D" w:rsidR="006D2C61" w:rsidRPr="0037033F" w:rsidRDefault="007D5B7A" w:rsidP="002666B1">
      <w:pPr>
        <w:pBdr>
          <w:top w:val="nil"/>
          <w:left w:val="nil"/>
          <w:bottom w:val="nil"/>
          <w:right w:val="nil"/>
          <w:between w:val="nil"/>
        </w:pBdr>
        <w:spacing w:after="0"/>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Overall</w:t>
      </w:r>
      <w:r w:rsidR="006D2C61" w:rsidRPr="0037033F">
        <w:rPr>
          <w:rFonts w:ascii="Times New Roman" w:hAnsi="Times New Roman" w:cs="Times New Roman"/>
          <w:sz w:val="24"/>
          <w:szCs w:val="24"/>
          <w:lang w:val="en-US"/>
        </w:rPr>
        <w:t xml:space="preserve">, we can easily say that gaussian blurring is a very easy and useful technique to blur images. It has various options to make different blurring over the given image and it is used in a vast area. </w:t>
      </w:r>
    </w:p>
    <w:p w14:paraId="002FF6CE" w14:textId="5744CF2C" w:rsidR="003D1C72" w:rsidRDefault="003D1C72" w:rsidP="002666B1">
      <w:pPr>
        <w:pBdr>
          <w:top w:val="nil"/>
          <w:left w:val="nil"/>
          <w:bottom w:val="nil"/>
          <w:right w:val="nil"/>
          <w:between w:val="nil"/>
        </w:pBdr>
        <w:spacing w:after="0"/>
        <w:rPr>
          <w:color w:val="000000"/>
        </w:rPr>
      </w:pPr>
    </w:p>
    <w:p w14:paraId="6A3300AC" w14:textId="0407F4F4" w:rsidR="00BA27F8" w:rsidRDefault="00BA27F8" w:rsidP="002666B1">
      <w:pPr>
        <w:pBdr>
          <w:top w:val="nil"/>
          <w:left w:val="nil"/>
          <w:bottom w:val="nil"/>
          <w:right w:val="nil"/>
          <w:between w:val="nil"/>
        </w:pBdr>
        <w:spacing w:after="0"/>
        <w:rPr>
          <w:color w:val="000000"/>
        </w:rPr>
      </w:pPr>
    </w:p>
    <w:p w14:paraId="4B1BE5D2" w14:textId="1E7A35FC" w:rsidR="003D1C72" w:rsidRPr="00574932" w:rsidRDefault="00E554DD" w:rsidP="002666B1">
      <w:pPr>
        <w:pStyle w:val="ListParagraph"/>
        <w:numPr>
          <w:ilvl w:val="0"/>
          <w:numId w:val="8"/>
        </w:numPr>
        <w:pBdr>
          <w:top w:val="nil"/>
          <w:left w:val="nil"/>
          <w:bottom w:val="nil"/>
          <w:right w:val="nil"/>
          <w:between w:val="nil"/>
        </w:pBdr>
        <w:spacing w:after="0"/>
        <w:rPr>
          <w:rFonts w:ascii="Times New Roman" w:hAnsi="Times New Roman" w:cs="Times New Roman"/>
          <w:b/>
          <w:sz w:val="24"/>
          <w:szCs w:val="24"/>
          <w:u w:val="single"/>
        </w:rPr>
      </w:pPr>
      <w:bookmarkStart w:id="115" w:name="_Ref75973120"/>
      <w:r w:rsidRPr="00574932">
        <w:rPr>
          <w:rFonts w:ascii="Times New Roman" w:hAnsi="Times New Roman" w:cs="Times New Roman"/>
          <w:b/>
          <w:color w:val="000000"/>
          <w:sz w:val="24"/>
          <w:szCs w:val="24"/>
          <w:u w:val="single"/>
        </w:rPr>
        <w:t>L</w:t>
      </w:r>
      <w:r w:rsidR="0088256A" w:rsidRPr="00574932">
        <w:rPr>
          <w:rFonts w:ascii="Times New Roman" w:hAnsi="Times New Roman" w:cs="Times New Roman"/>
          <w:b/>
          <w:color w:val="000000"/>
          <w:sz w:val="24"/>
          <w:szCs w:val="24"/>
          <w:u w:val="single"/>
        </w:rPr>
        <w:t>IMITATION</w:t>
      </w:r>
      <w:r w:rsidR="00335CC8">
        <w:rPr>
          <w:rFonts w:ascii="Times New Roman" w:hAnsi="Times New Roman" w:cs="Times New Roman"/>
          <w:b/>
          <w:color w:val="000000"/>
          <w:sz w:val="24"/>
          <w:szCs w:val="24"/>
          <w:u w:val="single"/>
        </w:rPr>
        <w:t>S</w:t>
      </w:r>
      <w:r w:rsidR="0088256A" w:rsidRPr="00574932">
        <w:rPr>
          <w:rFonts w:ascii="Times New Roman" w:hAnsi="Times New Roman" w:cs="Times New Roman"/>
          <w:b/>
          <w:color w:val="000000"/>
          <w:sz w:val="24"/>
          <w:szCs w:val="24"/>
          <w:u w:val="single"/>
        </w:rPr>
        <w:t xml:space="preserve"> AND </w:t>
      </w:r>
      <w:commentRangeStart w:id="116"/>
      <w:r w:rsidR="0088256A" w:rsidRPr="00574932">
        <w:rPr>
          <w:rFonts w:ascii="Times New Roman" w:hAnsi="Times New Roman" w:cs="Times New Roman"/>
          <w:b/>
          <w:color w:val="000000"/>
          <w:sz w:val="24"/>
          <w:szCs w:val="24"/>
          <w:u w:val="single"/>
        </w:rPr>
        <w:t>IMPROVEMEN</w:t>
      </w:r>
      <w:bookmarkEnd w:id="115"/>
      <w:r w:rsidR="0088256A" w:rsidRPr="00574932">
        <w:rPr>
          <w:rFonts w:ascii="Times New Roman" w:hAnsi="Times New Roman" w:cs="Times New Roman"/>
          <w:b/>
          <w:color w:val="000000"/>
          <w:sz w:val="24"/>
          <w:szCs w:val="24"/>
          <w:u w:val="single"/>
        </w:rPr>
        <w:t>T</w:t>
      </w:r>
      <w:commentRangeEnd w:id="116"/>
      <w:r w:rsidR="008A4DB0">
        <w:rPr>
          <w:rStyle w:val="CommentReference"/>
        </w:rPr>
        <w:commentReference w:id="116"/>
      </w:r>
      <w:r w:rsidR="00335CC8">
        <w:rPr>
          <w:rFonts w:ascii="Times New Roman" w:hAnsi="Times New Roman" w:cs="Times New Roman"/>
          <w:b/>
          <w:color w:val="000000"/>
          <w:sz w:val="24"/>
          <w:szCs w:val="24"/>
          <w:u w:val="single"/>
        </w:rPr>
        <w:t>S</w:t>
      </w:r>
      <w:r w:rsidR="00574932">
        <w:rPr>
          <w:rFonts w:ascii="Times New Roman" w:hAnsi="Times New Roman" w:cs="Times New Roman"/>
          <w:b/>
          <w:color w:val="000000"/>
          <w:sz w:val="24"/>
          <w:szCs w:val="24"/>
          <w:u w:val="single"/>
        </w:rPr>
        <w:t>:</w:t>
      </w:r>
    </w:p>
    <w:p w14:paraId="1B40A2FC" w14:textId="33EA957D" w:rsidR="00D04035" w:rsidRDefault="00D04035" w:rsidP="002666B1">
      <w:pPr>
        <w:pBdr>
          <w:top w:val="nil"/>
          <w:left w:val="nil"/>
          <w:bottom w:val="nil"/>
          <w:right w:val="nil"/>
          <w:between w:val="nil"/>
        </w:pBdr>
        <w:spacing w:after="0"/>
      </w:pPr>
    </w:p>
    <w:p w14:paraId="7515CEFC" w14:textId="77777777" w:rsidR="0060241E" w:rsidRDefault="0060241E" w:rsidP="002666B1">
      <w:pPr>
        <w:pBdr>
          <w:top w:val="nil"/>
          <w:left w:val="nil"/>
          <w:bottom w:val="nil"/>
          <w:right w:val="nil"/>
          <w:between w:val="nil"/>
        </w:pBdr>
        <w:spacing w:after="0"/>
      </w:pPr>
    </w:p>
    <w:p w14:paraId="22EE2B53" w14:textId="2FC4E5F4" w:rsidR="0060241E" w:rsidRDefault="0060241E" w:rsidP="0060241E">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Limitation</w:t>
      </w:r>
      <w:r w:rsidR="00335CC8">
        <w:t>s</w:t>
      </w:r>
      <w:r>
        <w:t xml:space="preserve"> and Improvement</w:t>
      </w:r>
      <w:r w:rsidR="00335CC8">
        <w:t>s</w:t>
      </w:r>
    </w:p>
    <w:tbl>
      <w:tblPr>
        <w:tblStyle w:val="TableGrid"/>
        <w:tblW w:w="9136" w:type="dxa"/>
        <w:tblLook w:val="04A0" w:firstRow="1" w:lastRow="0" w:firstColumn="1" w:lastColumn="0" w:noHBand="0" w:noVBand="1"/>
      </w:tblPr>
      <w:tblGrid>
        <w:gridCol w:w="1710"/>
        <w:gridCol w:w="4199"/>
        <w:gridCol w:w="3227"/>
      </w:tblGrid>
      <w:tr w:rsidR="00D04035" w14:paraId="675B44CA" w14:textId="77777777" w:rsidTr="0060241E">
        <w:trPr>
          <w:trHeight w:val="270"/>
        </w:trPr>
        <w:tc>
          <w:tcPr>
            <w:tcW w:w="1710" w:type="dxa"/>
          </w:tcPr>
          <w:p w14:paraId="4B13C687" w14:textId="77777777" w:rsidR="00D04035" w:rsidRDefault="00D04035" w:rsidP="002666B1"/>
        </w:tc>
        <w:tc>
          <w:tcPr>
            <w:tcW w:w="4199" w:type="dxa"/>
          </w:tcPr>
          <w:p w14:paraId="2F42B5A4" w14:textId="3F2E18FA" w:rsidR="00D04035" w:rsidRPr="00E90F7D" w:rsidRDefault="00D04035" w:rsidP="00E90F7D">
            <w:pPr>
              <w:jc w:val="center"/>
              <w:rPr>
                <w:b/>
                <w:bCs/>
              </w:rPr>
            </w:pPr>
            <w:r w:rsidRPr="00E90F7D">
              <w:rPr>
                <w:b/>
                <w:bCs/>
              </w:rPr>
              <w:t>Limitation</w:t>
            </w:r>
          </w:p>
        </w:tc>
        <w:tc>
          <w:tcPr>
            <w:tcW w:w="3227" w:type="dxa"/>
          </w:tcPr>
          <w:p w14:paraId="2D3F1026" w14:textId="0E256862" w:rsidR="00D04035" w:rsidRPr="00E90F7D" w:rsidRDefault="00D04035" w:rsidP="00E90F7D">
            <w:pPr>
              <w:jc w:val="center"/>
              <w:rPr>
                <w:b/>
                <w:bCs/>
              </w:rPr>
            </w:pPr>
            <w:r w:rsidRPr="00E90F7D">
              <w:rPr>
                <w:b/>
                <w:bCs/>
              </w:rPr>
              <w:t>Improvement</w:t>
            </w:r>
          </w:p>
        </w:tc>
      </w:tr>
      <w:tr w:rsidR="00D04035" w14:paraId="11A25FFB" w14:textId="77777777" w:rsidTr="0060241E">
        <w:trPr>
          <w:trHeight w:val="2658"/>
        </w:trPr>
        <w:tc>
          <w:tcPr>
            <w:tcW w:w="1710" w:type="dxa"/>
            <w:vAlign w:val="center"/>
          </w:tcPr>
          <w:p w14:paraId="4950AAB2" w14:textId="77777777" w:rsidR="00D04035" w:rsidRPr="00E90F7D" w:rsidRDefault="00D04035" w:rsidP="00E90F7D">
            <w:pPr>
              <w:pBdr>
                <w:top w:val="nil"/>
                <w:left w:val="nil"/>
                <w:bottom w:val="nil"/>
                <w:right w:val="nil"/>
                <w:between w:val="nil"/>
              </w:pBdr>
              <w:spacing w:line="276" w:lineRule="auto"/>
              <w:jc w:val="center"/>
              <w:rPr>
                <w:rFonts w:ascii="Times New Roman" w:hAnsi="Times New Roman" w:cs="Times New Roman"/>
                <w:b/>
                <w:sz w:val="24"/>
                <w:szCs w:val="24"/>
              </w:rPr>
            </w:pPr>
            <w:r w:rsidRPr="00E90F7D">
              <w:rPr>
                <w:rFonts w:ascii="Times New Roman" w:hAnsi="Times New Roman" w:cs="Times New Roman"/>
                <w:b/>
                <w:sz w:val="24"/>
                <w:szCs w:val="24"/>
              </w:rPr>
              <w:t>Importance Of Sigma(</w:t>
            </w:r>
            <m:oMath>
              <m:r>
                <m:rPr>
                  <m:sty m:val="bi"/>
                </m:rPr>
                <w:rPr>
                  <w:rFonts w:ascii="Cambria Math" w:hAnsi="Cambria Math" w:cs="Times New Roman"/>
                  <w:sz w:val="24"/>
                  <w:szCs w:val="24"/>
                </w:rPr>
                <m:t>σ</m:t>
              </m:r>
            </m:oMath>
            <w:r w:rsidRPr="00E90F7D">
              <w:rPr>
                <w:rFonts w:ascii="Times New Roman" w:hAnsi="Times New Roman" w:cs="Times New Roman"/>
                <w:b/>
                <w:sz w:val="24"/>
                <w:szCs w:val="24"/>
              </w:rPr>
              <w:t>) Value:</w:t>
            </w:r>
          </w:p>
          <w:p w14:paraId="27A849B4" w14:textId="77777777" w:rsidR="00D04035" w:rsidRPr="00E90F7D" w:rsidRDefault="00D04035" w:rsidP="00E90F7D">
            <w:pPr>
              <w:jc w:val="center"/>
              <w:rPr>
                <w:rFonts w:ascii="Times New Roman" w:hAnsi="Times New Roman" w:cs="Times New Roman"/>
                <w:sz w:val="24"/>
                <w:szCs w:val="24"/>
              </w:rPr>
            </w:pPr>
          </w:p>
        </w:tc>
        <w:tc>
          <w:tcPr>
            <w:tcW w:w="4199" w:type="dxa"/>
          </w:tcPr>
          <w:p w14:paraId="336AE20F" w14:textId="48A2D765" w:rsidR="00D04035" w:rsidRPr="00E90F7D" w:rsidRDefault="00737EFE" w:rsidP="002666B1">
            <w:pPr>
              <w:rPr>
                <w:rFonts w:ascii="Times New Roman" w:hAnsi="Times New Roman" w:cs="Times New Roman"/>
                <w:sz w:val="24"/>
                <w:szCs w:val="24"/>
              </w:rPr>
            </w:pPr>
            <w:r w:rsidRPr="00E90F7D">
              <w:rPr>
                <w:rFonts w:ascii="Times New Roman" w:hAnsi="Times New Roman" w:cs="Times New Roman"/>
                <w:sz w:val="24"/>
                <w:szCs w:val="24"/>
              </w:rPr>
              <w:t>Sigma value is an important parameter of calculations. Sigma value changes the shape of gaussian distribution. This causes kernel values are more same like each other. As a result, the sigma value defines how much blur will be on the image. The higher sigma number, the more blur there is on the image.</w:t>
            </w:r>
          </w:p>
        </w:tc>
        <w:tc>
          <w:tcPr>
            <w:tcW w:w="3227" w:type="dxa"/>
          </w:tcPr>
          <w:p w14:paraId="266F29C6" w14:textId="36D471FD" w:rsidR="00D04035" w:rsidRPr="00E90F7D" w:rsidRDefault="00737EFE" w:rsidP="002666B1">
            <w:pPr>
              <w:rPr>
                <w:rFonts w:ascii="Times New Roman" w:hAnsi="Times New Roman" w:cs="Times New Roman"/>
                <w:sz w:val="24"/>
                <w:szCs w:val="24"/>
              </w:rPr>
            </w:pPr>
            <w:r w:rsidRPr="00E90F7D">
              <w:rPr>
                <w:rFonts w:ascii="Times New Roman" w:hAnsi="Times New Roman" w:cs="Times New Roman"/>
                <w:sz w:val="24"/>
                <w:szCs w:val="24"/>
              </w:rPr>
              <w:t>I</w:t>
            </w:r>
            <w:r w:rsidRPr="00E90F7D">
              <w:rPr>
                <w:rFonts w:ascii="Times New Roman" w:hAnsi="Times New Roman" w:cs="Times New Roman"/>
                <w:sz w:val="24"/>
                <w:szCs w:val="24"/>
              </w:rPr>
              <w:t xml:space="preserve"> </w:t>
            </w:r>
            <w:r w:rsidRPr="00E90F7D">
              <w:rPr>
                <w:rFonts w:ascii="Times New Roman" w:hAnsi="Times New Roman" w:cs="Times New Roman"/>
                <w:sz w:val="24"/>
                <w:szCs w:val="24"/>
              </w:rPr>
              <w:t>assumed</w:t>
            </w:r>
            <w:r w:rsidRPr="00E90F7D">
              <w:rPr>
                <w:rFonts w:ascii="Times New Roman" w:hAnsi="Times New Roman" w:cs="Times New Roman"/>
                <w:sz w:val="24"/>
                <w:szCs w:val="24"/>
              </w:rPr>
              <w:t xml:space="preserve"> sigma as “1” and the result is </w:t>
            </w:r>
            <w:r w:rsidRPr="00E90F7D">
              <w:rPr>
                <w:rFonts w:ascii="Times New Roman" w:hAnsi="Times New Roman" w:cs="Times New Roman"/>
                <w:sz w:val="24"/>
                <w:szCs w:val="24"/>
              </w:rPr>
              <w:t>shown</w:t>
            </w:r>
            <w:r w:rsidRPr="00E90F7D">
              <w:rPr>
                <w:rFonts w:ascii="Times New Roman" w:hAnsi="Times New Roman" w:cs="Times New Roman"/>
                <w:sz w:val="24"/>
                <w:szCs w:val="24"/>
              </w:rPr>
              <w:t xml:space="preserve">. if we </w:t>
            </w:r>
            <w:r w:rsidRPr="00E90F7D">
              <w:rPr>
                <w:rFonts w:ascii="Times New Roman" w:hAnsi="Times New Roman" w:cs="Times New Roman"/>
                <w:sz w:val="24"/>
                <w:szCs w:val="24"/>
              </w:rPr>
              <w:t>assumed sigma</w:t>
            </w:r>
            <w:r w:rsidRPr="00E90F7D">
              <w:rPr>
                <w:rFonts w:ascii="Times New Roman" w:hAnsi="Times New Roman" w:cs="Times New Roman"/>
                <w:sz w:val="24"/>
                <w:szCs w:val="24"/>
              </w:rPr>
              <w:t xml:space="preserve"> as “2”, it is obvious that the picture would be more blurred.</w:t>
            </w:r>
            <w:r w:rsidRPr="00E90F7D">
              <w:rPr>
                <w:rFonts w:ascii="Times New Roman" w:hAnsi="Times New Roman" w:cs="Times New Roman"/>
                <w:sz w:val="24"/>
                <w:szCs w:val="24"/>
              </w:rPr>
              <w:t xml:space="preserve"> D</w:t>
            </w:r>
            <w:r w:rsidRPr="00E90F7D">
              <w:rPr>
                <w:rFonts w:ascii="Times New Roman" w:hAnsi="Times New Roman" w:cs="Times New Roman"/>
                <w:sz w:val="24"/>
                <w:szCs w:val="24"/>
              </w:rPr>
              <w:t xml:space="preserve">ifferent values </w:t>
            </w:r>
            <w:r w:rsidRPr="00E90F7D">
              <w:rPr>
                <w:rFonts w:ascii="Times New Roman" w:hAnsi="Times New Roman" w:cs="Times New Roman"/>
                <w:sz w:val="24"/>
                <w:szCs w:val="24"/>
              </w:rPr>
              <w:t xml:space="preserve">of sigma </w:t>
            </w:r>
            <w:r w:rsidRPr="00E90F7D">
              <w:rPr>
                <w:rFonts w:ascii="Times New Roman" w:hAnsi="Times New Roman" w:cs="Times New Roman"/>
                <w:sz w:val="24"/>
                <w:szCs w:val="24"/>
              </w:rPr>
              <w:t>can be tried and the difference between the results can be compared</w:t>
            </w:r>
          </w:p>
        </w:tc>
      </w:tr>
      <w:tr w:rsidR="00D04035" w14:paraId="0A3FE26C" w14:textId="77777777" w:rsidTr="0060241E">
        <w:trPr>
          <w:trHeight w:val="3341"/>
        </w:trPr>
        <w:tc>
          <w:tcPr>
            <w:tcW w:w="1710" w:type="dxa"/>
            <w:vAlign w:val="center"/>
          </w:tcPr>
          <w:p w14:paraId="40CD6907" w14:textId="0E6F6DD7" w:rsidR="00D04035" w:rsidRPr="00E90F7D" w:rsidRDefault="00737EFE" w:rsidP="00E90F7D">
            <w:pPr>
              <w:jc w:val="center"/>
              <w:rPr>
                <w:rFonts w:ascii="Times New Roman" w:hAnsi="Times New Roman" w:cs="Times New Roman"/>
                <w:b/>
                <w:bCs/>
                <w:sz w:val="24"/>
                <w:szCs w:val="24"/>
              </w:rPr>
            </w:pPr>
            <w:r w:rsidRPr="00E90F7D">
              <w:rPr>
                <w:rFonts w:ascii="Times New Roman" w:hAnsi="Times New Roman" w:cs="Times New Roman"/>
                <w:b/>
                <w:bCs/>
                <w:sz w:val="24"/>
                <w:szCs w:val="24"/>
              </w:rPr>
              <w:lastRenderedPageBreak/>
              <w:t>Bokeh Effect</w:t>
            </w:r>
          </w:p>
        </w:tc>
        <w:tc>
          <w:tcPr>
            <w:tcW w:w="4199" w:type="dxa"/>
          </w:tcPr>
          <w:p w14:paraId="234316A0" w14:textId="70535857" w:rsidR="00D04035" w:rsidRPr="00E90F7D" w:rsidRDefault="00737EFE" w:rsidP="002666B1">
            <w:pPr>
              <w:rPr>
                <w:rFonts w:ascii="Times New Roman" w:hAnsi="Times New Roman" w:cs="Times New Roman"/>
                <w:sz w:val="24"/>
                <w:szCs w:val="24"/>
              </w:rPr>
            </w:pPr>
            <w:r w:rsidRPr="00E90F7D">
              <w:rPr>
                <w:rFonts w:ascii="Times New Roman" w:hAnsi="Times New Roman" w:cs="Times New Roman"/>
                <w:sz w:val="24"/>
                <w:szCs w:val="24"/>
              </w:rPr>
              <w:t>In this exploration</w:t>
            </w:r>
            <w:r w:rsidRPr="00E90F7D">
              <w:rPr>
                <w:rFonts w:ascii="Times New Roman" w:hAnsi="Times New Roman" w:cs="Times New Roman"/>
                <w:sz w:val="24"/>
                <w:szCs w:val="24"/>
              </w:rPr>
              <w:t xml:space="preserve"> </w:t>
            </w:r>
            <w:r w:rsidRPr="00E90F7D">
              <w:rPr>
                <w:rFonts w:ascii="Times New Roman" w:hAnsi="Times New Roman" w:cs="Times New Roman"/>
                <w:sz w:val="24"/>
                <w:szCs w:val="24"/>
              </w:rPr>
              <w:t>I blurred all parts of the image, not any specific part.</w:t>
            </w:r>
            <w:r w:rsidRPr="00E90F7D">
              <w:rPr>
                <w:rFonts w:ascii="Times New Roman" w:hAnsi="Times New Roman" w:cs="Times New Roman"/>
                <w:sz w:val="24"/>
                <w:szCs w:val="24"/>
              </w:rPr>
              <w:t xml:space="preserve"> I chose this way </w:t>
            </w:r>
            <w:r w:rsidRPr="00E90F7D">
              <w:rPr>
                <w:rFonts w:ascii="Times New Roman" w:hAnsi="Times New Roman" w:cs="Times New Roman"/>
                <w:sz w:val="24"/>
                <w:szCs w:val="24"/>
              </w:rPr>
              <w:t>Because</w:t>
            </w:r>
            <w:r w:rsidRPr="00E90F7D">
              <w:rPr>
                <w:rFonts w:ascii="Times New Roman" w:hAnsi="Times New Roman" w:cs="Times New Roman"/>
                <w:sz w:val="24"/>
                <w:szCs w:val="24"/>
              </w:rPr>
              <w:t>,</w:t>
            </w:r>
            <w:r w:rsidRPr="00E90F7D">
              <w:rPr>
                <w:rFonts w:ascii="Times New Roman" w:hAnsi="Times New Roman" w:cs="Times New Roman"/>
                <w:sz w:val="24"/>
                <w:szCs w:val="24"/>
              </w:rPr>
              <w:t xml:space="preserve"> face detection is a very hard process and </w:t>
            </w:r>
            <w:r w:rsidRPr="00E90F7D">
              <w:rPr>
                <w:rFonts w:ascii="Times New Roman" w:hAnsi="Times New Roman" w:cs="Times New Roman"/>
                <w:sz w:val="24"/>
                <w:szCs w:val="24"/>
              </w:rPr>
              <w:t xml:space="preserve">it is </w:t>
            </w:r>
            <w:r w:rsidRPr="00E90F7D">
              <w:rPr>
                <w:rFonts w:ascii="Times New Roman" w:hAnsi="Times New Roman" w:cs="Times New Roman"/>
                <w:sz w:val="24"/>
                <w:szCs w:val="24"/>
              </w:rPr>
              <w:t>out of our subject topic.</w:t>
            </w:r>
            <w:r w:rsidR="00E90F7D" w:rsidRPr="00E90F7D">
              <w:rPr>
                <w:rFonts w:ascii="Times New Roman" w:hAnsi="Times New Roman" w:cs="Times New Roman"/>
                <w:sz w:val="24"/>
                <w:szCs w:val="24"/>
              </w:rPr>
              <w:t xml:space="preserve"> </w:t>
            </w:r>
            <w:r w:rsidR="00E90F7D" w:rsidRPr="00E90F7D">
              <w:rPr>
                <w:rFonts w:ascii="Times New Roman" w:hAnsi="Times New Roman" w:cs="Times New Roman"/>
                <w:sz w:val="24"/>
                <w:szCs w:val="24"/>
              </w:rPr>
              <w:t>We basically blur all the image and just think of mathematics behind.</w:t>
            </w:r>
          </w:p>
        </w:tc>
        <w:tc>
          <w:tcPr>
            <w:tcW w:w="3227" w:type="dxa"/>
          </w:tcPr>
          <w:p w14:paraId="5FC7ACDF" w14:textId="30309341" w:rsidR="00D04035" w:rsidRPr="00E90F7D" w:rsidRDefault="00737EFE" w:rsidP="002666B1">
            <w:pPr>
              <w:rPr>
                <w:rFonts w:ascii="Times New Roman" w:hAnsi="Times New Roman" w:cs="Times New Roman"/>
                <w:sz w:val="24"/>
                <w:szCs w:val="24"/>
              </w:rPr>
            </w:pPr>
            <w:r w:rsidRPr="00E90F7D">
              <w:rPr>
                <w:rFonts w:ascii="Times New Roman" w:hAnsi="Times New Roman" w:cs="Times New Roman"/>
                <w:sz w:val="24"/>
                <w:szCs w:val="24"/>
              </w:rPr>
              <w:t xml:space="preserve">In bokeh effect, that </w:t>
            </w:r>
            <w:r w:rsidRPr="00E90F7D">
              <w:rPr>
                <w:rFonts w:ascii="Times New Roman" w:hAnsi="Times New Roman" w:cs="Times New Roman"/>
                <w:sz w:val="24"/>
                <w:szCs w:val="24"/>
              </w:rPr>
              <w:t>your</w:t>
            </w:r>
            <w:r w:rsidRPr="00E90F7D">
              <w:rPr>
                <w:rFonts w:ascii="Times New Roman" w:hAnsi="Times New Roman" w:cs="Times New Roman"/>
                <w:sz w:val="24"/>
                <w:szCs w:val="24"/>
              </w:rPr>
              <w:t xml:space="preserve"> phone has it as a camera mode (portrait mode), picture is blurred around the face. In other words, the face is not blurred but the rest of the image blurred.</w:t>
            </w:r>
            <w:r w:rsidR="00E90F7D" w:rsidRPr="00E90F7D">
              <w:rPr>
                <w:rFonts w:ascii="Times New Roman" w:hAnsi="Times New Roman" w:cs="Times New Roman"/>
                <w:sz w:val="24"/>
                <w:szCs w:val="24"/>
              </w:rPr>
              <w:t xml:space="preserve"> </w:t>
            </w:r>
            <w:r w:rsidR="00E90F7D" w:rsidRPr="00E90F7D">
              <w:rPr>
                <w:rFonts w:ascii="Times New Roman" w:hAnsi="Times New Roman" w:cs="Times New Roman"/>
                <w:sz w:val="24"/>
                <w:szCs w:val="24"/>
              </w:rPr>
              <w:t>Face recognition algorithm can be added to this project and the same formulas can be run again.</w:t>
            </w:r>
          </w:p>
        </w:tc>
      </w:tr>
      <w:tr w:rsidR="00E90F7D" w14:paraId="6986D389" w14:textId="77777777" w:rsidTr="0060241E">
        <w:trPr>
          <w:trHeight w:val="2252"/>
        </w:trPr>
        <w:tc>
          <w:tcPr>
            <w:tcW w:w="1710" w:type="dxa"/>
            <w:vAlign w:val="center"/>
          </w:tcPr>
          <w:p w14:paraId="08A4B125" w14:textId="61F0D726" w:rsidR="00E90F7D" w:rsidRPr="00E90F7D" w:rsidRDefault="00E90F7D" w:rsidP="00E90F7D">
            <w:pPr>
              <w:jc w:val="center"/>
              <w:rPr>
                <w:rFonts w:ascii="Times New Roman" w:hAnsi="Times New Roman" w:cs="Times New Roman"/>
                <w:b/>
                <w:bCs/>
                <w:sz w:val="24"/>
                <w:szCs w:val="24"/>
              </w:rPr>
            </w:pPr>
            <w:r w:rsidRPr="00E90F7D">
              <w:rPr>
                <w:rFonts w:ascii="Times New Roman" w:hAnsi="Times New Roman" w:cs="Times New Roman"/>
                <w:b/>
                <w:bCs/>
                <w:sz w:val="24"/>
                <w:szCs w:val="24"/>
              </w:rPr>
              <w:t>Programming Language and Calculations</w:t>
            </w:r>
          </w:p>
        </w:tc>
        <w:tc>
          <w:tcPr>
            <w:tcW w:w="4199" w:type="dxa"/>
          </w:tcPr>
          <w:p w14:paraId="312CA060" w14:textId="69D87571" w:rsidR="00E90F7D" w:rsidRPr="00E90F7D" w:rsidRDefault="00E90F7D" w:rsidP="002666B1">
            <w:pPr>
              <w:rPr>
                <w:rFonts w:ascii="Times New Roman" w:hAnsi="Times New Roman" w:cs="Times New Roman"/>
                <w:sz w:val="24"/>
                <w:szCs w:val="24"/>
              </w:rPr>
            </w:pPr>
            <w:r w:rsidRPr="00E90F7D">
              <w:rPr>
                <w:rFonts w:ascii="Times New Roman" w:hAnsi="Times New Roman" w:cs="Times New Roman"/>
                <w:sz w:val="24"/>
                <w:szCs w:val="24"/>
              </w:rPr>
              <w:t>I need to use some programming language to make calculations. However, I have limited knowledge background of computer programming. Therefore, I can do only simple calculations and a very limited image process.</w:t>
            </w:r>
          </w:p>
        </w:tc>
        <w:tc>
          <w:tcPr>
            <w:tcW w:w="3227" w:type="dxa"/>
          </w:tcPr>
          <w:p w14:paraId="181144BD" w14:textId="2CA56CC9" w:rsidR="00E90F7D" w:rsidRPr="00E90F7D" w:rsidRDefault="00E90F7D" w:rsidP="002666B1">
            <w:pPr>
              <w:rPr>
                <w:rFonts w:ascii="Times New Roman" w:hAnsi="Times New Roman" w:cs="Times New Roman"/>
                <w:sz w:val="24"/>
                <w:szCs w:val="24"/>
              </w:rPr>
            </w:pPr>
            <w:r w:rsidRPr="00E90F7D">
              <w:rPr>
                <w:rFonts w:ascii="Times New Roman" w:hAnsi="Times New Roman" w:cs="Times New Roman"/>
                <w:sz w:val="24"/>
                <w:szCs w:val="24"/>
              </w:rPr>
              <w:t xml:space="preserve">By using different libraries in python and matlab programming languages, features such as </w:t>
            </w:r>
            <w:r w:rsidRPr="00E90F7D">
              <w:rPr>
                <w:rFonts w:ascii="Times New Roman" w:hAnsi="Times New Roman" w:cs="Times New Roman"/>
                <w:sz w:val="24"/>
                <w:szCs w:val="24"/>
              </w:rPr>
              <w:t>edge detection or</w:t>
            </w:r>
            <w:r w:rsidRPr="00E90F7D">
              <w:rPr>
                <w:rFonts w:ascii="Times New Roman" w:hAnsi="Times New Roman" w:cs="Times New Roman"/>
                <w:sz w:val="24"/>
                <w:szCs w:val="24"/>
              </w:rPr>
              <w:t xml:space="preserve"> </w:t>
            </w:r>
            <w:r w:rsidRPr="00E90F7D">
              <w:rPr>
                <w:rFonts w:ascii="Times New Roman" w:hAnsi="Times New Roman" w:cs="Times New Roman"/>
                <w:sz w:val="24"/>
                <w:szCs w:val="24"/>
              </w:rPr>
              <w:t>background noise cancelation</w:t>
            </w:r>
            <w:r w:rsidRPr="00E90F7D">
              <w:rPr>
                <w:rFonts w:ascii="Times New Roman" w:hAnsi="Times New Roman" w:cs="Times New Roman"/>
                <w:sz w:val="24"/>
                <w:szCs w:val="24"/>
              </w:rPr>
              <w:t xml:space="preserve"> can be added.</w:t>
            </w:r>
          </w:p>
        </w:tc>
      </w:tr>
      <w:tr w:rsidR="00E90F7D" w14:paraId="4C2D838C" w14:textId="77777777" w:rsidTr="0060241E">
        <w:trPr>
          <w:trHeight w:val="2523"/>
        </w:trPr>
        <w:tc>
          <w:tcPr>
            <w:tcW w:w="1710" w:type="dxa"/>
            <w:vAlign w:val="center"/>
          </w:tcPr>
          <w:p w14:paraId="05237746" w14:textId="2ED5A1B0" w:rsidR="00E90F7D" w:rsidRPr="00E90F7D" w:rsidRDefault="00E90F7D" w:rsidP="00E90F7D">
            <w:pPr>
              <w:jc w:val="center"/>
              <w:rPr>
                <w:rFonts w:ascii="Times New Roman" w:hAnsi="Times New Roman" w:cs="Times New Roman"/>
                <w:b/>
                <w:bCs/>
                <w:sz w:val="24"/>
                <w:szCs w:val="24"/>
              </w:rPr>
            </w:pPr>
            <w:r w:rsidRPr="00E90F7D">
              <w:rPr>
                <w:rFonts w:ascii="Times New Roman" w:hAnsi="Times New Roman" w:cs="Times New Roman"/>
                <w:b/>
                <w:bCs/>
                <w:sz w:val="24"/>
                <w:szCs w:val="24"/>
              </w:rPr>
              <w:t>Background Noise Cancelation</w:t>
            </w:r>
          </w:p>
        </w:tc>
        <w:tc>
          <w:tcPr>
            <w:tcW w:w="4199" w:type="dxa"/>
          </w:tcPr>
          <w:p w14:paraId="3CA36EFA" w14:textId="669D3FC7" w:rsidR="00E90F7D" w:rsidRPr="00E90F7D" w:rsidRDefault="0060241E" w:rsidP="002666B1">
            <w:pPr>
              <w:rPr>
                <w:rFonts w:ascii="Times New Roman" w:hAnsi="Times New Roman" w:cs="Times New Roman"/>
                <w:sz w:val="24"/>
                <w:szCs w:val="24"/>
              </w:rPr>
            </w:pPr>
            <w:r>
              <w:rPr>
                <w:rFonts w:ascii="Times New Roman" w:hAnsi="Times New Roman" w:cs="Times New Roman"/>
                <w:sz w:val="24"/>
                <w:szCs w:val="24"/>
              </w:rPr>
              <w:t xml:space="preserve">As mentioned above, </w:t>
            </w:r>
            <w:r w:rsidRPr="0060241E">
              <w:rPr>
                <w:rFonts w:ascii="Times New Roman" w:hAnsi="Times New Roman" w:cs="Times New Roman"/>
                <w:sz w:val="24"/>
                <w:szCs w:val="24"/>
              </w:rPr>
              <w:t xml:space="preserve">I have </w:t>
            </w:r>
            <w:r w:rsidR="00E90F7D" w:rsidRPr="00E90F7D">
              <w:rPr>
                <w:rFonts w:ascii="Times New Roman" w:hAnsi="Times New Roman" w:cs="Times New Roman"/>
                <w:sz w:val="24"/>
                <w:szCs w:val="24"/>
              </w:rPr>
              <w:t>limited knowledge background of computer programming.</w:t>
            </w:r>
          </w:p>
        </w:tc>
        <w:tc>
          <w:tcPr>
            <w:tcW w:w="3227" w:type="dxa"/>
          </w:tcPr>
          <w:p w14:paraId="64E54FA6" w14:textId="65F7F78A" w:rsidR="00E90F7D" w:rsidRPr="00E90F7D" w:rsidRDefault="00E90F7D" w:rsidP="002666B1">
            <w:pPr>
              <w:rPr>
                <w:rFonts w:ascii="Times New Roman" w:hAnsi="Times New Roman" w:cs="Times New Roman"/>
                <w:sz w:val="24"/>
                <w:szCs w:val="24"/>
              </w:rPr>
            </w:pPr>
            <w:r w:rsidRPr="00E90F7D">
              <w:rPr>
                <w:rFonts w:ascii="Times New Roman" w:hAnsi="Times New Roman" w:cs="Times New Roman"/>
                <w:sz w:val="24"/>
                <w:szCs w:val="24"/>
              </w:rPr>
              <w:t xml:space="preserve">Gaussian filtering is widely used for background noise cancellation and smoothing the images. This is commonly used for determine objects more clearly. I can use different kernels to make images more clear.  </w:t>
            </w:r>
          </w:p>
        </w:tc>
      </w:tr>
      <w:tr w:rsidR="00E90F7D" w14:paraId="5F26AB83" w14:textId="77777777" w:rsidTr="0060241E">
        <w:trPr>
          <w:trHeight w:val="2523"/>
        </w:trPr>
        <w:tc>
          <w:tcPr>
            <w:tcW w:w="1710" w:type="dxa"/>
            <w:vAlign w:val="center"/>
          </w:tcPr>
          <w:p w14:paraId="54CF836C" w14:textId="4C5DA274" w:rsidR="00E90F7D" w:rsidRPr="00E90F7D" w:rsidRDefault="00E90F7D" w:rsidP="00E90F7D">
            <w:pPr>
              <w:jc w:val="center"/>
              <w:rPr>
                <w:rFonts w:ascii="Times New Roman" w:hAnsi="Times New Roman" w:cs="Times New Roman"/>
                <w:b/>
                <w:bCs/>
                <w:sz w:val="24"/>
                <w:szCs w:val="24"/>
              </w:rPr>
            </w:pPr>
            <w:r w:rsidRPr="00E90F7D">
              <w:rPr>
                <w:rFonts w:ascii="Times New Roman" w:hAnsi="Times New Roman" w:cs="Times New Roman"/>
                <w:b/>
                <w:bCs/>
                <w:sz w:val="24"/>
                <w:szCs w:val="24"/>
              </w:rPr>
              <w:t>Edge Detection</w:t>
            </w:r>
          </w:p>
        </w:tc>
        <w:tc>
          <w:tcPr>
            <w:tcW w:w="4199" w:type="dxa"/>
          </w:tcPr>
          <w:p w14:paraId="37F1A252" w14:textId="020968C2" w:rsidR="00E90F7D" w:rsidRPr="00E90F7D" w:rsidRDefault="0060241E" w:rsidP="002666B1">
            <w:pPr>
              <w:rPr>
                <w:rFonts w:ascii="Times New Roman" w:hAnsi="Times New Roman" w:cs="Times New Roman"/>
                <w:sz w:val="24"/>
                <w:szCs w:val="24"/>
              </w:rPr>
            </w:pPr>
            <w:r w:rsidRPr="0060241E">
              <w:rPr>
                <w:rFonts w:ascii="Times New Roman" w:hAnsi="Times New Roman" w:cs="Times New Roman"/>
                <w:sz w:val="24"/>
                <w:szCs w:val="24"/>
              </w:rPr>
              <w:t xml:space="preserve">As mentioned above, I have </w:t>
            </w:r>
            <w:r w:rsidR="00E90F7D" w:rsidRPr="00E90F7D">
              <w:rPr>
                <w:rFonts w:ascii="Times New Roman" w:hAnsi="Times New Roman" w:cs="Times New Roman"/>
                <w:sz w:val="24"/>
                <w:szCs w:val="24"/>
              </w:rPr>
              <w:t>limited knowledge background of computer programming.</w:t>
            </w:r>
          </w:p>
        </w:tc>
        <w:tc>
          <w:tcPr>
            <w:tcW w:w="3227" w:type="dxa"/>
          </w:tcPr>
          <w:p w14:paraId="4BED06B2" w14:textId="4FA1CB21" w:rsidR="00E90F7D" w:rsidRPr="00E90F7D" w:rsidRDefault="00E90F7D" w:rsidP="002666B1">
            <w:pPr>
              <w:rPr>
                <w:rFonts w:ascii="Times New Roman" w:hAnsi="Times New Roman" w:cs="Times New Roman"/>
                <w:sz w:val="24"/>
                <w:szCs w:val="24"/>
              </w:rPr>
            </w:pPr>
            <w:r w:rsidRPr="00E90F7D">
              <w:rPr>
                <w:rFonts w:ascii="Times New Roman" w:hAnsi="Times New Roman" w:cs="Times New Roman"/>
                <w:sz w:val="24"/>
                <w:szCs w:val="24"/>
              </w:rPr>
              <w:t>Gaussian filtering is the first step to edge detection. Edge detection is commonly used to understand and analyze the unknown areas. We can use gaussian equations to find edges and use them for different projects.</w:t>
            </w:r>
          </w:p>
        </w:tc>
      </w:tr>
    </w:tbl>
    <w:p w14:paraId="795BBA91" w14:textId="1E1809E7" w:rsidR="00D04035" w:rsidRDefault="00D04035" w:rsidP="0060241E">
      <w:pPr>
        <w:pBdr>
          <w:top w:val="nil"/>
          <w:left w:val="nil"/>
          <w:bottom w:val="nil"/>
          <w:right w:val="nil"/>
          <w:between w:val="nil"/>
        </w:pBdr>
        <w:spacing w:after="0"/>
      </w:pPr>
    </w:p>
    <w:p w14:paraId="646914CC" w14:textId="2E4FCD8C" w:rsidR="00D04035" w:rsidRDefault="00D04035" w:rsidP="0060241E">
      <w:pPr>
        <w:pBdr>
          <w:top w:val="nil"/>
          <w:left w:val="nil"/>
          <w:bottom w:val="nil"/>
          <w:right w:val="nil"/>
          <w:between w:val="nil"/>
        </w:pBdr>
        <w:spacing w:after="0"/>
      </w:pPr>
    </w:p>
    <w:p w14:paraId="468D3BDE" w14:textId="333E7C7B" w:rsidR="00D04035" w:rsidRDefault="00D04035" w:rsidP="0060241E">
      <w:pPr>
        <w:pBdr>
          <w:top w:val="nil"/>
          <w:left w:val="nil"/>
          <w:bottom w:val="nil"/>
          <w:right w:val="nil"/>
          <w:between w:val="nil"/>
        </w:pBdr>
        <w:spacing w:after="0"/>
      </w:pPr>
    </w:p>
    <w:p w14:paraId="7F3A436F" w14:textId="793A07D6" w:rsidR="00D04035" w:rsidRDefault="00D04035" w:rsidP="0060241E">
      <w:pPr>
        <w:pBdr>
          <w:top w:val="nil"/>
          <w:left w:val="nil"/>
          <w:bottom w:val="nil"/>
          <w:right w:val="nil"/>
          <w:between w:val="nil"/>
        </w:pBdr>
        <w:spacing w:after="0"/>
      </w:pPr>
    </w:p>
    <w:p w14:paraId="424B892A" w14:textId="66D9E3CD" w:rsidR="00D04035" w:rsidRDefault="00D04035" w:rsidP="0060241E">
      <w:pPr>
        <w:pBdr>
          <w:top w:val="nil"/>
          <w:left w:val="nil"/>
          <w:bottom w:val="nil"/>
          <w:right w:val="nil"/>
          <w:between w:val="nil"/>
        </w:pBdr>
        <w:spacing w:after="0"/>
      </w:pPr>
    </w:p>
    <w:p w14:paraId="50051D9E" w14:textId="6F4E10AF" w:rsidR="00D04035" w:rsidRDefault="00D04035" w:rsidP="0060241E">
      <w:pPr>
        <w:pBdr>
          <w:top w:val="nil"/>
          <w:left w:val="nil"/>
          <w:bottom w:val="nil"/>
          <w:right w:val="nil"/>
          <w:between w:val="nil"/>
        </w:pBdr>
        <w:spacing w:after="0"/>
      </w:pPr>
    </w:p>
    <w:p w14:paraId="20E3050F" w14:textId="4045D11D" w:rsidR="00D04035" w:rsidRDefault="00D04035" w:rsidP="0060241E">
      <w:pPr>
        <w:pBdr>
          <w:top w:val="nil"/>
          <w:left w:val="nil"/>
          <w:bottom w:val="nil"/>
          <w:right w:val="nil"/>
          <w:between w:val="nil"/>
        </w:pBdr>
        <w:spacing w:after="0"/>
      </w:pPr>
    </w:p>
    <w:p w14:paraId="51741602" w14:textId="6D7D27B6" w:rsidR="00D04035" w:rsidRDefault="00D04035" w:rsidP="0060241E">
      <w:pPr>
        <w:pBdr>
          <w:top w:val="nil"/>
          <w:left w:val="nil"/>
          <w:bottom w:val="nil"/>
          <w:right w:val="nil"/>
          <w:between w:val="nil"/>
        </w:pBdr>
        <w:spacing w:after="0"/>
      </w:pPr>
    </w:p>
    <w:p w14:paraId="75695AEA" w14:textId="65D1AF21" w:rsidR="00D04035" w:rsidRDefault="00D04035" w:rsidP="0060241E">
      <w:pPr>
        <w:pBdr>
          <w:top w:val="nil"/>
          <w:left w:val="nil"/>
          <w:bottom w:val="nil"/>
          <w:right w:val="nil"/>
          <w:between w:val="nil"/>
        </w:pBdr>
        <w:spacing w:after="0"/>
      </w:pPr>
    </w:p>
    <w:p w14:paraId="38386306" w14:textId="663BB571" w:rsidR="00D04035" w:rsidRDefault="00D04035" w:rsidP="0060241E">
      <w:pPr>
        <w:pBdr>
          <w:top w:val="nil"/>
          <w:left w:val="nil"/>
          <w:bottom w:val="nil"/>
          <w:right w:val="nil"/>
          <w:between w:val="nil"/>
        </w:pBdr>
        <w:spacing w:after="0"/>
      </w:pPr>
    </w:p>
    <w:p w14:paraId="1BACAF35" w14:textId="4ACA4118" w:rsidR="00D04035" w:rsidRDefault="00D04035" w:rsidP="0060241E">
      <w:pPr>
        <w:pBdr>
          <w:top w:val="nil"/>
          <w:left w:val="nil"/>
          <w:bottom w:val="nil"/>
          <w:right w:val="nil"/>
          <w:between w:val="nil"/>
        </w:pBdr>
        <w:spacing w:after="0"/>
      </w:pPr>
    </w:p>
    <w:p w14:paraId="4C302270" w14:textId="6DA61207" w:rsidR="00D04035" w:rsidRDefault="00D04035" w:rsidP="0060241E">
      <w:pPr>
        <w:pBdr>
          <w:top w:val="nil"/>
          <w:left w:val="nil"/>
          <w:bottom w:val="nil"/>
          <w:right w:val="nil"/>
          <w:between w:val="nil"/>
        </w:pBdr>
        <w:spacing w:after="0"/>
      </w:pPr>
    </w:p>
    <w:p w14:paraId="170E939A" w14:textId="25413491" w:rsidR="00D04035" w:rsidRDefault="00D04035" w:rsidP="0060241E">
      <w:pPr>
        <w:pBdr>
          <w:top w:val="nil"/>
          <w:left w:val="nil"/>
          <w:bottom w:val="nil"/>
          <w:right w:val="nil"/>
          <w:between w:val="nil"/>
        </w:pBdr>
        <w:spacing w:after="0"/>
      </w:pPr>
    </w:p>
    <w:p w14:paraId="518A6C4D" w14:textId="4669A6B4" w:rsidR="00D04035" w:rsidRDefault="00D04035" w:rsidP="0060241E">
      <w:pPr>
        <w:pBdr>
          <w:top w:val="nil"/>
          <w:left w:val="nil"/>
          <w:bottom w:val="nil"/>
          <w:right w:val="nil"/>
          <w:between w:val="nil"/>
        </w:pBdr>
        <w:spacing w:after="0"/>
      </w:pPr>
    </w:p>
    <w:p w14:paraId="5E2D3456" w14:textId="073DA522" w:rsidR="00D04035" w:rsidRDefault="00D04035" w:rsidP="0060241E">
      <w:pPr>
        <w:pBdr>
          <w:top w:val="nil"/>
          <w:left w:val="nil"/>
          <w:bottom w:val="nil"/>
          <w:right w:val="nil"/>
          <w:between w:val="nil"/>
        </w:pBdr>
        <w:spacing w:after="0"/>
      </w:pPr>
    </w:p>
    <w:p w14:paraId="62F4AD51" w14:textId="5FA9DD75" w:rsidR="00D04035" w:rsidRDefault="00D04035" w:rsidP="0060241E">
      <w:pPr>
        <w:pBdr>
          <w:top w:val="nil"/>
          <w:left w:val="nil"/>
          <w:bottom w:val="nil"/>
          <w:right w:val="nil"/>
          <w:between w:val="nil"/>
        </w:pBdr>
        <w:spacing w:after="0"/>
      </w:pPr>
    </w:p>
    <w:p w14:paraId="12A1B3F6" w14:textId="77777777" w:rsidR="00D04035" w:rsidRDefault="00D04035" w:rsidP="0060241E">
      <w:pPr>
        <w:pBdr>
          <w:top w:val="nil"/>
          <w:left w:val="nil"/>
          <w:bottom w:val="nil"/>
          <w:right w:val="nil"/>
          <w:between w:val="nil"/>
        </w:pBdr>
        <w:spacing w:after="0"/>
      </w:pPr>
    </w:p>
    <w:p w14:paraId="3D02DD12" w14:textId="77777777" w:rsidR="00DE4AD5" w:rsidRDefault="00DE4AD5" w:rsidP="002666B1">
      <w:pPr>
        <w:pBdr>
          <w:top w:val="nil"/>
          <w:left w:val="nil"/>
          <w:bottom w:val="nil"/>
          <w:right w:val="nil"/>
          <w:between w:val="nil"/>
        </w:pBdr>
        <w:spacing w:after="0"/>
        <w:ind w:left="810" w:firstLine="900"/>
      </w:pPr>
    </w:p>
    <w:p w14:paraId="31E7C438" w14:textId="2CBC88E3" w:rsidR="003D1C72" w:rsidRPr="00DE4AD5" w:rsidRDefault="00E554DD" w:rsidP="00D04035">
      <w:pPr>
        <w:numPr>
          <w:ilvl w:val="0"/>
          <w:numId w:val="9"/>
        </w:numPr>
        <w:pBdr>
          <w:top w:val="nil"/>
          <w:left w:val="nil"/>
          <w:bottom w:val="nil"/>
          <w:right w:val="nil"/>
          <w:between w:val="nil"/>
        </w:pBdr>
        <w:spacing w:after="0"/>
        <w:rPr>
          <w:b/>
          <w:bCs/>
          <w:u w:val="single"/>
        </w:rPr>
      </w:pPr>
      <w:r w:rsidRPr="00DE4AD5">
        <w:rPr>
          <w:b/>
          <w:bCs/>
          <w:color w:val="000000"/>
          <w:u w:val="single"/>
        </w:rPr>
        <w:t>B</w:t>
      </w:r>
      <w:r w:rsidR="00574932">
        <w:rPr>
          <w:b/>
          <w:bCs/>
          <w:color w:val="000000"/>
          <w:u w:val="single"/>
        </w:rPr>
        <w:t>IBLIOGRAPHY:</w:t>
      </w:r>
    </w:p>
    <w:bookmarkStart w:id="117" w:name="_Toc77008184" w:displacedByCustomXml="next"/>
    <w:bookmarkStart w:id="118" w:name="_Toc77005716" w:displacedByCustomXml="next"/>
    <w:bookmarkStart w:id="119" w:name="_Toc77005845" w:displacedByCustomXml="next"/>
    <w:sdt>
      <w:sdtPr>
        <w:rPr>
          <w:b w:val="0"/>
          <w:sz w:val="22"/>
          <w:szCs w:val="22"/>
        </w:rPr>
        <w:id w:val="-502581129"/>
        <w:docPartObj>
          <w:docPartGallery w:val="Bibliographies"/>
          <w:docPartUnique/>
        </w:docPartObj>
      </w:sdtPr>
      <w:sdtEndPr/>
      <w:sdtContent>
        <w:bookmarkEnd w:id="119" w:displacedByCustomXml="prev"/>
        <w:bookmarkEnd w:id="118" w:displacedByCustomXml="prev"/>
        <w:bookmarkEnd w:id="117" w:displacedByCustomXml="prev"/>
        <w:p w14:paraId="235F7987" w14:textId="328FCA69" w:rsidR="00B03328" w:rsidRPr="00577EBB" w:rsidRDefault="00B03328" w:rsidP="002666B1">
          <w:pPr>
            <w:pStyle w:val="Heading1"/>
            <w:rPr>
              <w:sz w:val="24"/>
              <w:szCs w:val="24"/>
            </w:rPr>
          </w:pPr>
        </w:p>
        <w:sdt>
          <w:sdtPr>
            <w:id w:val="111145805"/>
            <w:bibliography/>
          </w:sdtPr>
          <w:sdtEndPr/>
          <w:sdtContent>
            <w:p w14:paraId="1CE7C72D" w14:textId="77777777" w:rsidR="000D0933" w:rsidRDefault="00B03328" w:rsidP="002666B1">
              <w:pPr>
                <w:pStyle w:val="Bibliography"/>
                <w:ind w:left="720" w:hanging="720"/>
                <w:rPr>
                  <w:noProof/>
                  <w:sz w:val="24"/>
                  <w:szCs w:val="24"/>
                </w:rPr>
              </w:pPr>
              <w:r>
                <w:fldChar w:fldCharType="begin"/>
              </w:r>
              <w:r>
                <w:instrText xml:space="preserve"> BIBLIOGRAPHY </w:instrText>
              </w:r>
              <w:r>
                <w:fldChar w:fldCharType="separate"/>
              </w:r>
              <w:r w:rsidR="000D0933">
                <w:rPr>
                  <w:noProof/>
                </w:rPr>
                <w:t>(n.d.). Retrieved from Gaussian blur: https://en.wikipedia.org/wiki/Gaussian_blur#:~:text=In%20image%20processing%2C%20a%20Gaussian,image%20noise%20and%20reduce%20detail.</w:t>
              </w:r>
            </w:p>
            <w:p w14:paraId="02D0BFD3" w14:textId="77777777" w:rsidR="000D0933" w:rsidRDefault="000D0933" w:rsidP="002666B1">
              <w:pPr>
                <w:pStyle w:val="Bibliography"/>
                <w:ind w:left="720" w:hanging="720"/>
                <w:rPr>
                  <w:noProof/>
                </w:rPr>
              </w:pPr>
              <w:r>
                <w:rPr>
                  <w:noProof/>
                </w:rPr>
                <w:t>(n.d.). Retrieved from Gaussian Distribution Function: http://hyperphysics.phy-astr.gsu.edu/hbase/Math/gaufcn.html#:~:text=Gaussian%20Distribution%20Function&amp;text=The%20nature%20of%20the%20gaussian,over%20from%20the%20binomial%20distribution%20).</w:t>
              </w:r>
            </w:p>
            <w:p w14:paraId="1D5BB727" w14:textId="77777777" w:rsidR="000D0933" w:rsidRDefault="000D0933" w:rsidP="002666B1">
              <w:pPr>
                <w:pStyle w:val="Bibliography"/>
                <w:ind w:left="720" w:hanging="720"/>
                <w:rPr>
                  <w:noProof/>
                </w:rPr>
              </w:pPr>
              <w:r>
                <w:rPr>
                  <w:noProof/>
                </w:rPr>
                <w:t>(n.d.). Retrieved from digital image: https://northcoastphoto.com/digital-explained/#:~:text=Q%3A%20What%20is%20a%20Pixel,accurate%20representations%20of%20the%20original.</w:t>
              </w:r>
            </w:p>
            <w:p w14:paraId="628E212B" w14:textId="77777777" w:rsidR="000D0933" w:rsidRDefault="000D0933" w:rsidP="002666B1">
              <w:pPr>
                <w:pStyle w:val="Bibliography"/>
                <w:ind w:left="720" w:hanging="720"/>
                <w:rPr>
                  <w:noProof/>
                </w:rPr>
              </w:pPr>
              <w:r>
                <w:rPr>
                  <w:i/>
                  <w:iCs/>
                  <w:noProof/>
                </w:rPr>
                <w:t>Gaussian Filtering</w:t>
              </w:r>
              <w:r>
                <w:rPr>
                  <w:noProof/>
                </w:rPr>
                <w:t>. (n.d.). Retrieved from University of Auckland: https://www.cs.auckland.ac.nz/courses/compsci373s1c/PatricesLectures/Gaussian%20Filtering_1up.pdf</w:t>
              </w:r>
            </w:p>
            <w:p w14:paraId="019B62D7" w14:textId="77777777" w:rsidR="000D0933" w:rsidRDefault="000D0933" w:rsidP="002666B1">
              <w:pPr>
                <w:pStyle w:val="Bibliography"/>
                <w:ind w:left="720" w:hanging="720"/>
                <w:rPr>
                  <w:noProof/>
                </w:rPr>
              </w:pPr>
              <w:r>
                <w:rPr>
                  <w:i/>
                  <w:iCs/>
                  <w:noProof/>
                </w:rPr>
                <w:t>Image Kernels</w:t>
              </w:r>
              <w:r>
                <w:rPr>
                  <w:noProof/>
                </w:rPr>
                <w:t>. (n.d.). Retrieved from https://setosa.io/ev/image-kernels/</w:t>
              </w:r>
            </w:p>
            <w:p w14:paraId="412B7B04" w14:textId="77777777" w:rsidR="000D0933" w:rsidRDefault="000D0933" w:rsidP="002666B1">
              <w:pPr>
                <w:pStyle w:val="Bibliography"/>
                <w:ind w:left="720" w:hanging="720"/>
                <w:rPr>
                  <w:noProof/>
                </w:rPr>
              </w:pPr>
              <w:r>
                <w:rPr>
                  <w:noProof/>
                </w:rPr>
                <w:t>Madhushree, B. (2019, 03 30). Retrieved from 6 basic things to know about Convolution: https://medium.com/@bdhuma/6-basic-things-to-know-about-convolution-daef5e1bc411</w:t>
              </w:r>
            </w:p>
            <w:p w14:paraId="1EFC6F26" w14:textId="425B9FFF" w:rsidR="00C3650B" w:rsidRPr="0060241E" w:rsidRDefault="00B03328" w:rsidP="0060241E">
              <w:r>
                <w:rPr>
                  <w:b/>
                  <w:bCs/>
                  <w:noProof/>
                </w:rPr>
                <w:fldChar w:fldCharType="end"/>
              </w:r>
            </w:p>
          </w:sdtContent>
        </w:sdt>
      </w:sdtContent>
    </w:sdt>
    <w:sectPr w:rsidR="00C3650B" w:rsidRPr="0060241E">
      <w:footerReference w:type="default" r:id="rId47"/>
      <w:type w:val="continuous"/>
      <w:pgSz w:w="11906" w:h="16838"/>
      <w:pgMar w:top="1417" w:right="1417" w:bottom="1417" w:left="1417"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amze Sezgin" w:date="2021-09-16T20:49:00Z" w:initials="GS">
    <w:p w14:paraId="6CF1C179" w14:textId="77777777" w:rsidR="003C52A4" w:rsidRDefault="003C52A4">
      <w:pPr>
        <w:pStyle w:val="CommentText"/>
      </w:pPr>
      <w:r>
        <w:rPr>
          <w:rStyle w:val="CommentReference"/>
        </w:rPr>
        <w:annotationRef/>
      </w:r>
      <w:r>
        <w:t>Buraya kapak çalışmanın başlığı yazalım</w:t>
      </w:r>
    </w:p>
    <w:p w14:paraId="5E9611D3" w14:textId="39C7DEA3" w:rsidR="003C52A4" w:rsidRDefault="003C52A4">
      <w:pPr>
        <w:pStyle w:val="CommentText"/>
      </w:pPr>
      <w:r>
        <w:t xml:space="preserve"> Sayfanın altına doğru da November 2021</w:t>
      </w:r>
    </w:p>
  </w:comment>
  <w:comment w:id="9" w:author="Gamze Sezgin" w:date="2021-09-16T21:33:00Z" w:initials="GS">
    <w:p w14:paraId="53E9195A" w14:textId="6E99D981" w:rsidR="006E513D" w:rsidRDefault="006E513D">
      <w:pPr>
        <w:pStyle w:val="CommentText"/>
      </w:pPr>
      <w:r>
        <w:rPr>
          <w:rStyle w:val="CommentReference"/>
        </w:rPr>
        <w:annotationRef/>
      </w:r>
      <w:r>
        <w:t xml:space="preserve">İntorudcion </w:t>
      </w:r>
      <w:r>
        <w:t>sayfa numarası 1 olmalı sayfa numaralarını öyle ayarlayabilir misin?</w:t>
      </w:r>
    </w:p>
  </w:comment>
  <w:comment w:id="10" w:author="Gamze Sezgin" w:date="2021-09-16T21:39:00Z" w:initials="GS">
    <w:p w14:paraId="1119514E" w14:textId="77777777" w:rsidR="006E513D" w:rsidRDefault="006E513D" w:rsidP="006E513D">
      <w:pPr>
        <w:pStyle w:val="CommentText"/>
      </w:pPr>
      <w:r>
        <w:rPr>
          <w:rStyle w:val="CommentReference"/>
        </w:rPr>
        <w:annotationRef/>
      </w:r>
      <w:r>
        <w:t>Güzel açıklama olmuş</w:t>
      </w:r>
    </w:p>
  </w:comment>
  <w:comment w:id="11" w:author="Gamze Sezgin" w:date="2021-09-16T21:38:00Z" w:initials="GS">
    <w:p w14:paraId="5792242E" w14:textId="77777777" w:rsidR="00736831" w:rsidRDefault="00736831" w:rsidP="00736831">
      <w:pPr>
        <w:pStyle w:val="CommentText"/>
      </w:pPr>
      <w:r>
        <w:rPr>
          <w:rStyle w:val="CommentReference"/>
        </w:rPr>
        <w:annotationRef/>
      </w:r>
      <w:r>
        <w:t>Bu yazının üzerindeki fotoğrafa gerek yok diye düşünüyorum sayfa sayından puan kaybetmemek adına bazı şeyleri çıkarmak lazım bu foto çıkabilir mesela.</w:t>
      </w:r>
    </w:p>
  </w:comment>
  <w:comment w:id="13" w:author="Gamze Sezgin" w:date="2021-09-16T22:11:00Z" w:initials="GS">
    <w:p w14:paraId="08497D4B" w14:textId="75C343AB" w:rsidR="00B14017" w:rsidRDefault="00B14017">
      <w:pPr>
        <w:pStyle w:val="CommentText"/>
      </w:pPr>
      <w:r>
        <w:rPr>
          <w:rStyle w:val="CommentReference"/>
        </w:rPr>
        <w:annotationRef/>
      </w:r>
      <w:r>
        <w:t>Buayı dğier sayfada bitirmeye çalış</w:t>
      </w:r>
    </w:p>
  </w:comment>
  <w:comment w:id="12" w:author="Gamze Sezgin" w:date="2021-09-16T21:48:00Z" w:initials="GS">
    <w:p w14:paraId="5296694D" w14:textId="77777777" w:rsidR="00736831" w:rsidRDefault="00736831">
      <w:pPr>
        <w:pStyle w:val="CommentText"/>
      </w:pPr>
      <w:r>
        <w:rPr>
          <w:rStyle w:val="CommentReference"/>
        </w:rPr>
        <w:annotationRef/>
      </w:r>
      <w:r>
        <w:t xml:space="preserve">Bunları maddeleştirirsen takibi daha kolay olabilir </w:t>
      </w:r>
    </w:p>
    <w:p w14:paraId="53EEBC29" w14:textId="25BB5561" w:rsidR="00736831" w:rsidRDefault="00736831">
      <w:pPr>
        <w:pStyle w:val="CommentText"/>
      </w:pPr>
      <w:r>
        <w:t>Step 1: veya başka türlü</w:t>
      </w:r>
    </w:p>
  </w:comment>
  <w:comment w:id="15" w:author="Gamze Sezgin" w:date="2021-09-16T22:12:00Z" w:initials="GS">
    <w:p w14:paraId="1C7A6EC1" w14:textId="19DC43FE" w:rsidR="00B14017" w:rsidRDefault="00B14017">
      <w:pPr>
        <w:pStyle w:val="CommentText"/>
      </w:pPr>
      <w:r>
        <w:rPr>
          <w:rStyle w:val="CommentReference"/>
        </w:rPr>
        <w:annotationRef/>
      </w:r>
      <w:r>
        <w:t>Aiim apprach başlığı çıkınca diğerlerinin başlık kodları değişiyor ayrca figüre sayları da değişicek sanırım onları da kontrol et</w:t>
      </w:r>
    </w:p>
  </w:comment>
  <w:comment w:id="21" w:author="Gamze Sezgin" w:date="2021-09-16T21:49:00Z" w:initials="GS">
    <w:p w14:paraId="22C80B71" w14:textId="25B82EC2" w:rsidR="007A7137" w:rsidRDefault="007A7137">
      <w:pPr>
        <w:pStyle w:val="CommentText"/>
      </w:pPr>
      <w:r>
        <w:rPr>
          <w:rStyle w:val="CommentReference"/>
        </w:rPr>
        <w:annotationRef/>
      </w:r>
      <w:r>
        <w:t xml:space="preserve">Bu detaya gerek var mı? </w:t>
      </w:r>
      <w:r>
        <w:t>Ya da ir pixeli değiştiriken bu sebepten değiştirdim diyerek bunun referansını verebilirsin. Okuyan için alıntı oranı yüksek durmamalı.</w:t>
      </w:r>
    </w:p>
  </w:comment>
  <w:comment w:id="26" w:author="Gamze Sezgin" w:date="2021-09-16T22:15:00Z" w:initials="GS">
    <w:p w14:paraId="06D30465" w14:textId="7DF31DF2" w:rsidR="00B14017" w:rsidRDefault="00B14017">
      <w:pPr>
        <w:pStyle w:val="CommentText"/>
      </w:pPr>
      <w:r>
        <w:rPr>
          <w:rStyle w:val="CommentReference"/>
        </w:rPr>
        <w:annotationRef/>
      </w:r>
      <w:r>
        <w:t>Figure sayılarını kontrol et!</w:t>
      </w:r>
    </w:p>
  </w:comment>
  <w:comment w:id="34" w:author="Gamze Sezgin" w:date="2021-09-16T22:17:00Z" w:initials="GS">
    <w:p w14:paraId="5FB69890" w14:textId="442CD8FD" w:rsidR="00B14017" w:rsidRDefault="00B14017">
      <w:pPr>
        <w:pStyle w:val="CommentText"/>
      </w:pPr>
      <w:r>
        <w:rPr>
          <w:rStyle w:val="CommentReference"/>
        </w:rPr>
        <w:annotationRef/>
      </w:r>
      <w:r>
        <w:t xml:space="preserve">Figure </w:t>
      </w:r>
      <w:r>
        <w:t>yani fotolara referans ver</w:t>
      </w:r>
    </w:p>
  </w:comment>
  <w:comment w:id="35" w:author="Gamze Sezgin" w:date="2021-09-16T22:22:00Z" w:initials="GS">
    <w:p w14:paraId="006F11C0" w14:textId="12AE283D" w:rsidR="00B91083" w:rsidRDefault="00B91083">
      <w:pPr>
        <w:pStyle w:val="CommentText"/>
      </w:pPr>
      <w:r>
        <w:rPr>
          <w:rStyle w:val="CommentReference"/>
        </w:rPr>
        <w:annotationRef/>
      </w:r>
      <w:r>
        <w:t>Arkadaki tabloyu çekemedim öne bunun altına alsak çok iyi olur.</w:t>
      </w:r>
    </w:p>
  </w:comment>
  <w:comment w:id="46" w:author="Gamze Sezgin" w:date="2021-09-16T22:32:00Z" w:initials="GS">
    <w:p w14:paraId="1F2E0C6A" w14:textId="17CD74FC" w:rsidR="00F04316" w:rsidRDefault="00F04316">
      <w:pPr>
        <w:pStyle w:val="CommentText"/>
      </w:pPr>
      <w:r>
        <w:rPr>
          <w:rStyle w:val="CommentReference"/>
        </w:rPr>
        <w:annotationRef/>
      </w:r>
      <w:r>
        <w:t>Kodlamana gerek yok</w:t>
      </w:r>
    </w:p>
  </w:comment>
  <w:comment w:id="56" w:author="Gamze Sezgin" w:date="2021-09-16T21:56:00Z" w:initials="GS">
    <w:p w14:paraId="3BE092C2" w14:textId="7BBD0E12" w:rsidR="007D5B7A" w:rsidRDefault="007D5B7A">
      <w:pPr>
        <w:pStyle w:val="CommentText"/>
      </w:pPr>
      <w:r>
        <w:rPr>
          <w:rStyle w:val="CommentReference"/>
        </w:rPr>
        <w:annotationRef/>
      </w:r>
      <w:r>
        <w:t>Figure ler ve table yazıları italik olmayacak ve siyah olmalı düzeltmediklerim sende.</w:t>
      </w:r>
    </w:p>
  </w:comment>
  <w:comment w:id="67" w:author="Gamze Sezgin" w:date="2021-09-16T21:57:00Z" w:initials="GS">
    <w:p w14:paraId="2321299D" w14:textId="05C86110" w:rsidR="007D5B7A" w:rsidRDefault="007D5B7A">
      <w:pPr>
        <w:pStyle w:val="CommentText"/>
      </w:pPr>
      <w:r>
        <w:rPr>
          <w:rStyle w:val="CommentReference"/>
        </w:rPr>
        <w:annotationRef/>
      </w:r>
      <w:r>
        <w:t>Kernelin nesi?</w:t>
      </w:r>
    </w:p>
  </w:comment>
  <w:comment w:id="70" w:author="Gamze Sezgin" w:date="2021-09-16T22:06:00Z" w:initials="GS">
    <w:p w14:paraId="23195926" w14:textId="748AFB3C" w:rsidR="003726D6" w:rsidRDefault="003726D6">
      <w:pPr>
        <w:pStyle w:val="CommentText"/>
      </w:pPr>
      <w:r>
        <w:rPr>
          <w:rStyle w:val="CommentReference"/>
        </w:rPr>
        <w:annotationRef/>
      </w:r>
      <w:r>
        <w:t xml:space="preserve">Eğer bir figürden </w:t>
      </w:r>
      <w:r>
        <w:t xml:space="preserve">bahsediyorsan veya eklediysen refer etmeisin Picture değil figüre </w:t>
      </w:r>
    </w:p>
  </w:comment>
  <w:comment w:id="75" w:author="Gamze Sezgin" w:date="2021-09-16T21:58:00Z" w:initials="GS">
    <w:p w14:paraId="0CD6FD1D" w14:textId="58503197" w:rsidR="007D5B7A" w:rsidRDefault="007D5B7A">
      <w:pPr>
        <w:pStyle w:val="CommentText"/>
      </w:pPr>
      <w:r>
        <w:rPr>
          <w:rStyle w:val="CommentReference"/>
        </w:rPr>
        <w:annotationRef/>
      </w:r>
      <w:r>
        <w:t xml:space="preserve">Figure </w:t>
      </w:r>
      <w:r>
        <w:t>deki calculatonlar senşn midir? Senin ise table olarak göstersek coloum ları aynı renklendirsek nasıl olur?</w:t>
      </w:r>
    </w:p>
  </w:comment>
  <w:comment w:id="116" w:author="Gamze Sezgin" w:date="2021-09-16T22:08:00Z" w:initials="GS">
    <w:p w14:paraId="56FF459D" w14:textId="7E683869" w:rsidR="008A4DB0" w:rsidRDefault="008A4DB0">
      <w:pPr>
        <w:pStyle w:val="CommentText"/>
      </w:pPr>
      <w:r>
        <w:rPr>
          <w:rStyle w:val="CommentReference"/>
        </w:rPr>
        <w:annotationRef/>
      </w:r>
      <w:r>
        <w:t xml:space="preserve">Burası aslında senin kendini anlattığın zorlandığın veya geliştirebileceğin noktalar </w:t>
      </w:r>
      <w:r>
        <w:t>o yüzden I kullabilrsin veya daha formal olması için edilgen passive kullanmalısın.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611D3" w15:done="0"/>
  <w15:commentEx w15:paraId="53E9195A" w15:done="0"/>
  <w15:commentEx w15:paraId="1119514E" w15:done="0"/>
  <w15:commentEx w15:paraId="5792242E" w15:done="0"/>
  <w15:commentEx w15:paraId="08497D4B" w15:done="0"/>
  <w15:commentEx w15:paraId="53EEBC29" w15:done="0"/>
  <w15:commentEx w15:paraId="1C7A6EC1" w15:done="0"/>
  <w15:commentEx w15:paraId="22C80B71" w15:done="0"/>
  <w15:commentEx w15:paraId="06D30465" w15:done="0"/>
  <w15:commentEx w15:paraId="5FB69890" w15:done="0"/>
  <w15:commentEx w15:paraId="006F11C0" w15:done="0"/>
  <w15:commentEx w15:paraId="1F2E0C6A" w15:done="0"/>
  <w15:commentEx w15:paraId="3BE092C2" w15:done="0"/>
  <w15:commentEx w15:paraId="2321299D" w15:done="1"/>
  <w15:commentEx w15:paraId="23195926" w15:done="0"/>
  <w15:commentEx w15:paraId="0CD6FD1D" w15:done="0"/>
  <w15:commentEx w15:paraId="56FF459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2C6C" w16cex:dateUtc="2021-09-16T17:49:00Z"/>
  <w16cex:commentExtensible w16cex:durableId="24EE36A3" w16cex:dateUtc="2021-09-16T18:33:00Z"/>
  <w16cex:commentExtensible w16cex:durableId="24EE38F6" w16cex:dateUtc="2021-09-16T18:39:00Z"/>
  <w16cex:commentExtensible w16cex:durableId="24EE3978" w16cex:dateUtc="2021-09-16T18:38:00Z"/>
  <w16cex:commentExtensible w16cex:durableId="24EE3FA9" w16cex:dateUtc="2021-09-16T19:11:00Z"/>
  <w16cex:commentExtensible w16cex:durableId="24EE3A14" w16cex:dateUtc="2021-09-16T18:48:00Z"/>
  <w16cex:commentExtensible w16cex:durableId="24EE3FDC" w16cex:dateUtc="2021-09-16T19:12:00Z"/>
  <w16cex:commentExtensible w16cex:durableId="24EE3A81" w16cex:dateUtc="2021-09-16T18:49:00Z"/>
  <w16cex:commentExtensible w16cex:durableId="24EE4067" w16cex:dateUtc="2021-09-16T19:15:00Z"/>
  <w16cex:commentExtensible w16cex:durableId="24EE410F" w16cex:dateUtc="2021-09-16T19:17:00Z"/>
  <w16cex:commentExtensible w16cex:durableId="24EE4238" w16cex:dateUtc="2021-09-16T19:22:00Z"/>
  <w16cex:commentExtensible w16cex:durableId="24EE4480" w16cex:dateUtc="2021-09-16T19:32:00Z"/>
  <w16cex:commentExtensible w16cex:durableId="24EE3C04" w16cex:dateUtc="2021-09-16T18:56:00Z"/>
  <w16cex:commentExtensible w16cex:durableId="24EE3C59" w16cex:dateUtc="2021-09-16T18:57:00Z"/>
  <w16cex:commentExtensible w16cex:durableId="24EE3E72" w16cex:dateUtc="2021-09-16T19:06:00Z"/>
  <w16cex:commentExtensible w16cex:durableId="24EE3CA3" w16cex:dateUtc="2021-09-16T18:58:00Z"/>
  <w16cex:commentExtensible w16cex:durableId="24EE3EF7" w16cex:dateUtc="2021-09-16T1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611D3" w16cid:durableId="24EE2C6C"/>
  <w16cid:commentId w16cid:paraId="53E9195A" w16cid:durableId="24EE36A3"/>
  <w16cid:commentId w16cid:paraId="1119514E" w16cid:durableId="24EE38F6"/>
  <w16cid:commentId w16cid:paraId="5792242E" w16cid:durableId="24EE3978"/>
  <w16cid:commentId w16cid:paraId="08497D4B" w16cid:durableId="24EE3FA9"/>
  <w16cid:commentId w16cid:paraId="53EEBC29" w16cid:durableId="24EE3A14"/>
  <w16cid:commentId w16cid:paraId="1C7A6EC1" w16cid:durableId="24EE3FDC"/>
  <w16cid:commentId w16cid:paraId="22C80B71" w16cid:durableId="24EE3A81"/>
  <w16cid:commentId w16cid:paraId="06D30465" w16cid:durableId="24EE4067"/>
  <w16cid:commentId w16cid:paraId="5FB69890" w16cid:durableId="24EE410F"/>
  <w16cid:commentId w16cid:paraId="006F11C0" w16cid:durableId="24EE4238"/>
  <w16cid:commentId w16cid:paraId="1F2E0C6A" w16cid:durableId="24EE4480"/>
  <w16cid:commentId w16cid:paraId="3BE092C2" w16cid:durableId="24EE3C04"/>
  <w16cid:commentId w16cid:paraId="2321299D" w16cid:durableId="24EE3C59"/>
  <w16cid:commentId w16cid:paraId="23195926" w16cid:durableId="24EE3E72"/>
  <w16cid:commentId w16cid:paraId="0CD6FD1D" w16cid:durableId="24EE3CA3"/>
  <w16cid:commentId w16cid:paraId="56FF459D" w16cid:durableId="24EE3E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D78D6" w14:textId="77777777" w:rsidR="00C7615D" w:rsidRDefault="00C7615D" w:rsidP="00B87B8D">
      <w:pPr>
        <w:spacing w:after="0" w:line="240" w:lineRule="auto"/>
      </w:pPr>
      <w:r>
        <w:separator/>
      </w:r>
    </w:p>
  </w:endnote>
  <w:endnote w:type="continuationSeparator" w:id="0">
    <w:p w14:paraId="0F7030F6" w14:textId="77777777" w:rsidR="00C7615D" w:rsidRDefault="00C7615D" w:rsidP="00B87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7924"/>
      <w:docPartObj>
        <w:docPartGallery w:val="Page Numbers (Bottom of Page)"/>
        <w:docPartUnique/>
      </w:docPartObj>
    </w:sdtPr>
    <w:sdtEndPr>
      <w:rPr>
        <w:noProof/>
      </w:rPr>
    </w:sdtEndPr>
    <w:sdtContent>
      <w:p w14:paraId="5A0D5C78" w14:textId="7EEEAC8E" w:rsidR="005227DD" w:rsidRDefault="005227DD">
        <w:pPr>
          <w:pStyle w:val="Footer"/>
          <w:jc w:val="center"/>
        </w:pPr>
        <w:r>
          <w:fldChar w:fldCharType="begin"/>
        </w:r>
        <w:r>
          <w:instrText xml:space="preserve"> PAGE   \* MERGEFORMAT </w:instrText>
        </w:r>
        <w:r>
          <w:fldChar w:fldCharType="separate"/>
        </w:r>
        <w:r w:rsidR="00764C67">
          <w:rPr>
            <w:noProof/>
          </w:rPr>
          <w:t>21</w:t>
        </w:r>
        <w:r>
          <w:rPr>
            <w:noProof/>
          </w:rPr>
          <w:fldChar w:fldCharType="end"/>
        </w:r>
      </w:p>
    </w:sdtContent>
  </w:sdt>
  <w:p w14:paraId="4DA15D4E" w14:textId="77777777" w:rsidR="005227DD" w:rsidRDefault="00522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435A9" w14:textId="77777777" w:rsidR="00C7615D" w:rsidRDefault="00C7615D" w:rsidP="00B87B8D">
      <w:pPr>
        <w:spacing w:after="0" w:line="240" w:lineRule="auto"/>
      </w:pPr>
      <w:r>
        <w:separator/>
      </w:r>
    </w:p>
  </w:footnote>
  <w:footnote w:type="continuationSeparator" w:id="0">
    <w:p w14:paraId="747B587F" w14:textId="77777777" w:rsidR="00C7615D" w:rsidRDefault="00C7615D" w:rsidP="00B87B8D">
      <w:pPr>
        <w:spacing w:after="0" w:line="240" w:lineRule="auto"/>
      </w:pPr>
      <w:r>
        <w:continuationSeparator/>
      </w:r>
    </w:p>
  </w:footnote>
  <w:footnote w:id="1">
    <w:p w14:paraId="52C93FCC" w14:textId="77777777" w:rsidR="00736831" w:rsidRDefault="00736831" w:rsidP="00736831">
      <w:pPr>
        <w:pStyle w:val="FootnoteText"/>
      </w:pPr>
      <w:r>
        <w:rPr>
          <w:rStyle w:val="FootnoteReference"/>
        </w:rPr>
        <w:footnoteRef/>
      </w:r>
      <w:r>
        <w:t xml:space="preserve"> </w:t>
      </w:r>
      <w:sdt>
        <w:sdtPr>
          <w:id w:val="956681224"/>
          <w:citation/>
        </w:sdtPr>
        <w:sdtEndPr/>
        <w:sdtContent>
          <w:r>
            <w:fldChar w:fldCharType="begin"/>
          </w:r>
          <w:r>
            <w:instrText xml:space="preserve"> CITATION Gaussianblur \l 1055 </w:instrText>
          </w:r>
          <w:r>
            <w:fldChar w:fldCharType="separate"/>
          </w:r>
          <w:r w:rsidRPr="00A13B73">
            <w:rPr>
              <w:noProof/>
            </w:rPr>
            <w:t>(Gaussian blur, n.d.)</w:t>
          </w:r>
          <w:r>
            <w:fldChar w:fldCharType="end"/>
          </w:r>
        </w:sdtContent>
      </w:sdt>
      <w:r w:rsidRPr="008A690E">
        <w:t xml:space="preserve"> https://en.wikipedia.org/wiki/Gaussian_blur#:~:text=In%20image%20processing%2C%20a%20Gaussian,image%20noise%20and%20reduce%20detail.</w:t>
      </w:r>
    </w:p>
  </w:footnote>
  <w:footnote w:id="2">
    <w:p w14:paraId="3F69FC50" w14:textId="41574261" w:rsidR="005227DD" w:rsidRDefault="005227DD" w:rsidP="00BE650C">
      <w:pPr>
        <w:pStyle w:val="FootnoteText"/>
      </w:pPr>
      <w:r>
        <w:rPr>
          <w:rStyle w:val="FootnoteReference"/>
        </w:rPr>
        <w:footnoteRef/>
      </w:r>
      <w:r w:rsidR="00C60A7B">
        <w:t xml:space="preserve"> </w:t>
      </w:r>
      <w:r w:rsidR="00C60A7B" w:rsidRPr="00C60A7B">
        <w:t>https://northcoastphoto.com/digital-explained/#:~:text=Q%3A%20What%20is%20a%20Pixel,accurate%20representations%20of%20the%20original.</w:t>
      </w:r>
      <w:r>
        <w:t xml:space="preserve"> </w:t>
      </w:r>
      <w:sdt>
        <w:sdtPr>
          <w:id w:val="-469665723"/>
          <w:citation/>
        </w:sdtPr>
        <w:sdtEndPr/>
        <w:sdtContent>
          <w:r w:rsidR="00C60A7B">
            <w:fldChar w:fldCharType="begin"/>
          </w:r>
          <w:r w:rsidR="00C60A7B">
            <w:instrText xml:space="preserve"> CITATION dig \l 1055 </w:instrText>
          </w:r>
          <w:r w:rsidR="00C60A7B">
            <w:fldChar w:fldCharType="separate"/>
          </w:r>
          <w:r w:rsidR="00C60A7B">
            <w:rPr>
              <w:noProof/>
            </w:rPr>
            <w:t>(digital image, n.d.)</w:t>
          </w:r>
          <w:r w:rsidR="00C60A7B">
            <w:fldChar w:fldCharType="end"/>
          </w:r>
        </w:sdtContent>
      </w:sdt>
    </w:p>
  </w:footnote>
  <w:footnote w:id="3">
    <w:p w14:paraId="59C07D46" w14:textId="2BFD3E0E" w:rsidR="0027058C" w:rsidRDefault="0027058C">
      <w:pPr>
        <w:pStyle w:val="FootnoteText"/>
      </w:pPr>
      <w:r>
        <w:rPr>
          <w:rStyle w:val="FootnoteReference"/>
        </w:rPr>
        <w:footnoteRef/>
      </w:r>
      <w:r>
        <w:t xml:space="preserve"> </w:t>
      </w:r>
      <w:r w:rsidRPr="0027058C">
        <w:t>https://ai.stanford.edu/~syyeung/cvweb/tutorial1.html</w:t>
      </w:r>
    </w:p>
  </w:footnote>
  <w:footnote w:id="4">
    <w:p w14:paraId="26B1D375" w14:textId="638F26F6" w:rsidR="0010203A" w:rsidRDefault="0010203A">
      <w:pPr>
        <w:pStyle w:val="FootnoteText"/>
      </w:pPr>
      <w:r>
        <w:rPr>
          <w:rStyle w:val="FootnoteReference"/>
        </w:rPr>
        <w:footnoteRef/>
      </w:r>
      <w:r w:rsidR="00C60A7B" w:rsidRPr="00C60A7B">
        <w:t>https://www.cs.auckland.ac.nz/courses/compsci373s1c/PatricesLectures/Gaussian%20Filtering_1up.pdf</w:t>
      </w:r>
      <w:r>
        <w:t xml:space="preserve"> </w:t>
      </w:r>
      <w:sdt>
        <w:sdtPr>
          <w:id w:val="1157041493"/>
          <w:citation/>
        </w:sdtPr>
        <w:sdtEndPr/>
        <w:sdtContent>
          <w:r w:rsidR="00C60A7B">
            <w:fldChar w:fldCharType="begin"/>
          </w:r>
          <w:r w:rsidR="00C60A7B">
            <w:instrText xml:space="preserve"> CITATION Gau2 \l 1055 </w:instrText>
          </w:r>
          <w:r w:rsidR="00C60A7B">
            <w:fldChar w:fldCharType="separate"/>
          </w:r>
          <w:r w:rsidR="00C60A7B">
            <w:rPr>
              <w:noProof/>
            </w:rPr>
            <w:t>(Gaussian Filtering, n.d.)</w:t>
          </w:r>
          <w:r w:rsidR="00C60A7B">
            <w:fldChar w:fldCharType="end"/>
          </w:r>
        </w:sdtContent>
      </w:sdt>
    </w:p>
  </w:footnote>
  <w:footnote w:id="5">
    <w:p w14:paraId="6001557D" w14:textId="57ABFE74" w:rsidR="005227DD" w:rsidRPr="00B15D12" w:rsidRDefault="005227DD" w:rsidP="00BE650C">
      <w:pPr>
        <w:pStyle w:val="FootnoteText"/>
        <w:rPr>
          <w:lang w:val="en-US"/>
        </w:rPr>
      </w:pPr>
      <w:r>
        <w:rPr>
          <w:rStyle w:val="FootnoteReference"/>
        </w:rPr>
        <w:footnoteRef/>
      </w:r>
      <w:r w:rsidR="00C60A7B" w:rsidRPr="00C60A7B">
        <w:t>http://hyperphysics.phy-astr.gsu.edu/hbase/Math/gaufcn.html#:~:text=Gaussian%20Distribution%20Function&amp;text=The%20nature%20of%20the%20gaussian,over%20from%20the%20binomial%20distribution%20).</w:t>
      </w:r>
      <w:r>
        <w:t xml:space="preserve"> </w:t>
      </w:r>
      <w:sdt>
        <w:sdtPr>
          <w:id w:val="708465126"/>
          <w:citation/>
        </w:sdtPr>
        <w:sdtEndPr/>
        <w:sdtContent>
          <w:r w:rsidR="00C60A7B">
            <w:fldChar w:fldCharType="begin"/>
          </w:r>
          <w:r w:rsidR="00C60A7B">
            <w:instrText xml:space="preserve"> CITATION Gau1 \l 1055 </w:instrText>
          </w:r>
          <w:r w:rsidR="00C60A7B">
            <w:fldChar w:fldCharType="separate"/>
          </w:r>
          <w:r w:rsidR="00C60A7B">
            <w:rPr>
              <w:noProof/>
            </w:rPr>
            <w:t>(Gaussian Distribution Function, n.d.)</w:t>
          </w:r>
          <w:r w:rsidR="00C60A7B">
            <w:fldChar w:fldCharType="end"/>
          </w:r>
        </w:sdtContent>
      </w:sdt>
    </w:p>
  </w:footnote>
  <w:footnote w:id="6">
    <w:p w14:paraId="0D1EF267" w14:textId="230059E7" w:rsidR="005227DD" w:rsidRDefault="005227DD">
      <w:pPr>
        <w:pStyle w:val="FootnoteText"/>
      </w:pPr>
      <w:r>
        <w:rPr>
          <w:rStyle w:val="FootnoteReference"/>
        </w:rPr>
        <w:footnoteRef/>
      </w:r>
      <w:r w:rsidR="00C60A7B" w:rsidRPr="00C60A7B">
        <w:t>https://medium.com/@bdhuma/6-basic-things-to-know-about-convolution-daef5e1bc411</w:t>
      </w:r>
      <w:r>
        <w:t xml:space="preserve"> </w:t>
      </w:r>
      <w:sdt>
        <w:sdtPr>
          <w:id w:val="1266189515"/>
          <w:citation/>
        </w:sdtPr>
        <w:sdtEndPr/>
        <w:sdtContent>
          <w:r w:rsidR="00C60A7B">
            <w:fldChar w:fldCharType="begin"/>
          </w:r>
          <w:r w:rsidR="00C60A7B">
            <w:instrText xml:space="preserve"> CITATION Bas19 \l 1055 </w:instrText>
          </w:r>
          <w:r w:rsidR="00C60A7B">
            <w:fldChar w:fldCharType="separate"/>
          </w:r>
          <w:r w:rsidR="00C60A7B">
            <w:rPr>
              <w:noProof/>
            </w:rPr>
            <w:t>(Madhushree, 2019)</w:t>
          </w:r>
          <w:r w:rsidR="00C60A7B">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0DA3"/>
    <w:multiLevelType w:val="multilevel"/>
    <w:tmpl w:val="768EA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BA31E8"/>
    <w:multiLevelType w:val="multilevel"/>
    <w:tmpl w:val="768EA2BC"/>
    <w:lvl w:ilvl="0">
      <w:start w:val="1"/>
      <w:numFmt w:val="decimal"/>
      <w:lvlText w:val="%1."/>
      <w:lvlJc w:val="left"/>
      <w:pPr>
        <w:ind w:left="720" w:hanging="360"/>
      </w:pPr>
    </w:lvl>
    <w:lvl w:ilvl="1">
      <w:start w:val="1"/>
      <w:numFmt w:val="lowerLetter"/>
      <w:lvlText w:val="%2."/>
      <w:lvlJc w:val="left"/>
      <w:pPr>
        <w:ind w:left="1352"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5D3428"/>
    <w:multiLevelType w:val="multilevel"/>
    <w:tmpl w:val="38CA0A70"/>
    <w:lvl w:ilvl="0">
      <w:start w:val="3"/>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563"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3" w15:restartNumberingAfterBreak="0">
    <w:nsid w:val="1EA4378B"/>
    <w:multiLevelType w:val="multilevel"/>
    <w:tmpl w:val="768EA2BC"/>
    <w:lvl w:ilvl="0">
      <w:start w:val="1"/>
      <w:numFmt w:val="decimal"/>
      <w:lvlText w:val="%1."/>
      <w:lvlJc w:val="left"/>
      <w:pPr>
        <w:ind w:left="720" w:hanging="360"/>
      </w:pPr>
    </w:lvl>
    <w:lvl w:ilvl="1">
      <w:start w:val="1"/>
      <w:numFmt w:val="lowerLetter"/>
      <w:lvlText w:val="%2."/>
      <w:lvlJc w:val="left"/>
      <w:pPr>
        <w:ind w:left="1352"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CC6C5A"/>
    <w:multiLevelType w:val="multilevel"/>
    <w:tmpl w:val="768EA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B04D22"/>
    <w:multiLevelType w:val="multilevel"/>
    <w:tmpl w:val="38CA0A70"/>
    <w:lvl w:ilvl="0">
      <w:start w:val="3"/>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563"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6" w15:restartNumberingAfterBreak="0">
    <w:nsid w:val="3AD41156"/>
    <w:multiLevelType w:val="multilevel"/>
    <w:tmpl w:val="768EA2BC"/>
    <w:lvl w:ilvl="0">
      <w:start w:val="1"/>
      <w:numFmt w:val="decimal"/>
      <w:lvlText w:val="%1."/>
      <w:lvlJc w:val="left"/>
      <w:pPr>
        <w:ind w:left="720" w:hanging="360"/>
      </w:pPr>
    </w:lvl>
    <w:lvl w:ilvl="1">
      <w:start w:val="1"/>
      <w:numFmt w:val="lowerLetter"/>
      <w:lvlText w:val="%2."/>
      <w:lvlJc w:val="left"/>
      <w:pPr>
        <w:ind w:left="1353"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766686"/>
    <w:multiLevelType w:val="hybridMultilevel"/>
    <w:tmpl w:val="6FB4E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5725C5"/>
    <w:multiLevelType w:val="multilevel"/>
    <w:tmpl w:val="768EA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5785B10"/>
    <w:multiLevelType w:val="hybridMultilevel"/>
    <w:tmpl w:val="057EF810"/>
    <w:lvl w:ilvl="0" w:tplc="8946C6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8"/>
  </w:num>
  <w:num w:numId="3">
    <w:abstractNumId w:val="4"/>
  </w:num>
  <w:num w:numId="4">
    <w:abstractNumId w:val="0"/>
  </w:num>
  <w:num w:numId="5">
    <w:abstractNumId w:val="3"/>
  </w:num>
  <w:num w:numId="6">
    <w:abstractNumId w:val="1"/>
  </w:num>
  <w:num w:numId="7">
    <w:abstractNumId w:val="7"/>
  </w:num>
  <w:num w:numId="8">
    <w:abstractNumId w:val="2"/>
  </w:num>
  <w:num w:numId="9">
    <w:abstractNumId w:val="5"/>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mze Sezgin">
    <w15:presenceInfo w15:providerId="Windows Live" w15:userId="71c2c797d9e683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activeWritingStyle w:appName="MSWord" w:lang="tr-TR" w:vendorID="64" w:dllVersion="4096" w:nlCheck="1" w:checkStyle="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C72"/>
    <w:rsid w:val="00023B67"/>
    <w:rsid w:val="00041C4A"/>
    <w:rsid w:val="00057A4E"/>
    <w:rsid w:val="00073E7E"/>
    <w:rsid w:val="00083B33"/>
    <w:rsid w:val="000912F5"/>
    <w:rsid w:val="000A0D5E"/>
    <w:rsid w:val="000A5207"/>
    <w:rsid w:val="000B2F09"/>
    <w:rsid w:val="000B6EC0"/>
    <w:rsid w:val="000C66A3"/>
    <w:rsid w:val="000D0933"/>
    <w:rsid w:val="000D1863"/>
    <w:rsid w:val="000D301F"/>
    <w:rsid w:val="000D4944"/>
    <w:rsid w:val="000D4DC9"/>
    <w:rsid w:val="000F0A47"/>
    <w:rsid w:val="000F0D03"/>
    <w:rsid w:val="0010203A"/>
    <w:rsid w:val="0010450A"/>
    <w:rsid w:val="00134C40"/>
    <w:rsid w:val="00141AB0"/>
    <w:rsid w:val="00144C99"/>
    <w:rsid w:val="00154B86"/>
    <w:rsid w:val="00181755"/>
    <w:rsid w:val="00182473"/>
    <w:rsid w:val="00192C0E"/>
    <w:rsid w:val="001964B8"/>
    <w:rsid w:val="001A5DFA"/>
    <w:rsid w:val="001B34AD"/>
    <w:rsid w:val="001B4F84"/>
    <w:rsid w:val="001D5D53"/>
    <w:rsid w:val="001E32F0"/>
    <w:rsid w:val="001F0B09"/>
    <w:rsid w:val="001F7DC6"/>
    <w:rsid w:val="00206A0C"/>
    <w:rsid w:val="00232F3A"/>
    <w:rsid w:val="002357BB"/>
    <w:rsid w:val="00235B0F"/>
    <w:rsid w:val="002373B7"/>
    <w:rsid w:val="002376BE"/>
    <w:rsid w:val="00241F67"/>
    <w:rsid w:val="0025004C"/>
    <w:rsid w:val="00261120"/>
    <w:rsid w:val="002611E1"/>
    <w:rsid w:val="002666B1"/>
    <w:rsid w:val="0027058C"/>
    <w:rsid w:val="00271D71"/>
    <w:rsid w:val="0027241F"/>
    <w:rsid w:val="002767E5"/>
    <w:rsid w:val="002966A7"/>
    <w:rsid w:val="002A79B4"/>
    <w:rsid w:val="002B18CC"/>
    <w:rsid w:val="002B4256"/>
    <w:rsid w:val="002C50D4"/>
    <w:rsid w:val="002C605E"/>
    <w:rsid w:val="002D3491"/>
    <w:rsid w:val="002E6432"/>
    <w:rsid w:val="002F1ADB"/>
    <w:rsid w:val="002F5016"/>
    <w:rsid w:val="003155C1"/>
    <w:rsid w:val="00322B23"/>
    <w:rsid w:val="00322FD0"/>
    <w:rsid w:val="003310CD"/>
    <w:rsid w:val="00332530"/>
    <w:rsid w:val="00335CC8"/>
    <w:rsid w:val="003565FA"/>
    <w:rsid w:val="003650C1"/>
    <w:rsid w:val="0037033F"/>
    <w:rsid w:val="0037095C"/>
    <w:rsid w:val="003726D6"/>
    <w:rsid w:val="003C52A4"/>
    <w:rsid w:val="003D1C72"/>
    <w:rsid w:val="003D622E"/>
    <w:rsid w:val="003E2A3D"/>
    <w:rsid w:val="003F4AEC"/>
    <w:rsid w:val="003F5B03"/>
    <w:rsid w:val="003F7BB4"/>
    <w:rsid w:val="0040490A"/>
    <w:rsid w:val="004076DF"/>
    <w:rsid w:val="004246E3"/>
    <w:rsid w:val="00434820"/>
    <w:rsid w:val="00436551"/>
    <w:rsid w:val="00444E49"/>
    <w:rsid w:val="00452B96"/>
    <w:rsid w:val="00460314"/>
    <w:rsid w:val="004832D1"/>
    <w:rsid w:val="00485108"/>
    <w:rsid w:val="0048665F"/>
    <w:rsid w:val="004A0779"/>
    <w:rsid w:val="004A07F1"/>
    <w:rsid w:val="004E20A3"/>
    <w:rsid w:val="004E712F"/>
    <w:rsid w:val="004F34E9"/>
    <w:rsid w:val="004F3F0A"/>
    <w:rsid w:val="005227DD"/>
    <w:rsid w:val="0052324E"/>
    <w:rsid w:val="00530078"/>
    <w:rsid w:val="00535897"/>
    <w:rsid w:val="005455F6"/>
    <w:rsid w:val="00566847"/>
    <w:rsid w:val="0057478D"/>
    <w:rsid w:val="00574932"/>
    <w:rsid w:val="00577EBB"/>
    <w:rsid w:val="005854AC"/>
    <w:rsid w:val="00585B82"/>
    <w:rsid w:val="005910A3"/>
    <w:rsid w:val="005948B5"/>
    <w:rsid w:val="00594DEA"/>
    <w:rsid w:val="005A03B0"/>
    <w:rsid w:val="005A4877"/>
    <w:rsid w:val="005B1B6E"/>
    <w:rsid w:val="005B2CAE"/>
    <w:rsid w:val="005B2D32"/>
    <w:rsid w:val="005B3A6F"/>
    <w:rsid w:val="005E09FE"/>
    <w:rsid w:val="005E2D18"/>
    <w:rsid w:val="005E7798"/>
    <w:rsid w:val="005F160C"/>
    <w:rsid w:val="0060154D"/>
    <w:rsid w:val="0060241E"/>
    <w:rsid w:val="00603B5D"/>
    <w:rsid w:val="006114C0"/>
    <w:rsid w:val="00613975"/>
    <w:rsid w:val="00623B69"/>
    <w:rsid w:val="0062541E"/>
    <w:rsid w:val="00626B84"/>
    <w:rsid w:val="00637620"/>
    <w:rsid w:val="00641149"/>
    <w:rsid w:val="006547CE"/>
    <w:rsid w:val="006579DC"/>
    <w:rsid w:val="00664CC8"/>
    <w:rsid w:val="00671BAF"/>
    <w:rsid w:val="0067657B"/>
    <w:rsid w:val="00682391"/>
    <w:rsid w:val="0069180C"/>
    <w:rsid w:val="006B0D09"/>
    <w:rsid w:val="006B22C3"/>
    <w:rsid w:val="006B71FC"/>
    <w:rsid w:val="006C02B8"/>
    <w:rsid w:val="006D2C61"/>
    <w:rsid w:val="006E073A"/>
    <w:rsid w:val="006E0CF6"/>
    <w:rsid w:val="006E443E"/>
    <w:rsid w:val="006E513D"/>
    <w:rsid w:val="006E7BF8"/>
    <w:rsid w:val="00700507"/>
    <w:rsid w:val="00720FC4"/>
    <w:rsid w:val="007248B8"/>
    <w:rsid w:val="007312E4"/>
    <w:rsid w:val="00736831"/>
    <w:rsid w:val="00737EFE"/>
    <w:rsid w:val="00742A6B"/>
    <w:rsid w:val="007526A7"/>
    <w:rsid w:val="0075441B"/>
    <w:rsid w:val="00754793"/>
    <w:rsid w:val="00754983"/>
    <w:rsid w:val="0075602B"/>
    <w:rsid w:val="00757265"/>
    <w:rsid w:val="00764C67"/>
    <w:rsid w:val="00770F2B"/>
    <w:rsid w:val="00781565"/>
    <w:rsid w:val="00786555"/>
    <w:rsid w:val="00793342"/>
    <w:rsid w:val="007A0CDA"/>
    <w:rsid w:val="007A7137"/>
    <w:rsid w:val="007B73C5"/>
    <w:rsid w:val="007C27E0"/>
    <w:rsid w:val="007C4A03"/>
    <w:rsid w:val="007D2070"/>
    <w:rsid w:val="007D4421"/>
    <w:rsid w:val="007D5B7A"/>
    <w:rsid w:val="00805C1D"/>
    <w:rsid w:val="008105EF"/>
    <w:rsid w:val="00825EA8"/>
    <w:rsid w:val="00837CB2"/>
    <w:rsid w:val="00842E6E"/>
    <w:rsid w:val="008602C2"/>
    <w:rsid w:val="0088038A"/>
    <w:rsid w:val="0088256A"/>
    <w:rsid w:val="008A4DB0"/>
    <w:rsid w:val="008A690E"/>
    <w:rsid w:val="008B0AAC"/>
    <w:rsid w:val="008C7C6A"/>
    <w:rsid w:val="008E3772"/>
    <w:rsid w:val="008F583F"/>
    <w:rsid w:val="009026F6"/>
    <w:rsid w:val="00902CA9"/>
    <w:rsid w:val="00906B2D"/>
    <w:rsid w:val="00926661"/>
    <w:rsid w:val="0093778E"/>
    <w:rsid w:val="00940645"/>
    <w:rsid w:val="009457E2"/>
    <w:rsid w:val="00947DE6"/>
    <w:rsid w:val="00952144"/>
    <w:rsid w:val="009638D4"/>
    <w:rsid w:val="009A260A"/>
    <w:rsid w:val="009B24CD"/>
    <w:rsid w:val="009C13BE"/>
    <w:rsid w:val="009D0710"/>
    <w:rsid w:val="009E3AA2"/>
    <w:rsid w:val="009F65C0"/>
    <w:rsid w:val="00A0554E"/>
    <w:rsid w:val="00A13B73"/>
    <w:rsid w:val="00A14956"/>
    <w:rsid w:val="00A16B04"/>
    <w:rsid w:val="00A21498"/>
    <w:rsid w:val="00A22F82"/>
    <w:rsid w:val="00A274F1"/>
    <w:rsid w:val="00A415B1"/>
    <w:rsid w:val="00A46E6C"/>
    <w:rsid w:val="00A63130"/>
    <w:rsid w:val="00A75A9F"/>
    <w:rsid w:val="00AA2C22"/>
    <w:rsid w:val="00AC6986"/>
    <w:rsid w:val="00AE480F"/>
    <w:rsid w:val="00AF4334"/>
    <w:rsid w:val="00B03328"/>
    <w:rsid w:val="00B038E4"/>
    <w:rsid w:val="00B04643"/>
    <w:rsid w:val="00B1304F"/>
    <w:rsid w:val="00B14017"/>
    <w:rsid w:val="00B15D12"/>
    <w:rsid w:val="00B26B99"/>
    <w:rsid w:val="00B82AC3"/>
    <w:rsid w:val="00B845F9"/>
    <w:rsid w:val="00B85347"/>
    <w:rsid w:val="00B87B8D"/>
    <w:rsid w:val="00B91083"/>
    <w:rsid w:val="00B94646"/>
    <w:rsid w:val="00BA27F8"/>
    <w:rsid w:val="00BB3CE3"/>
    <w:rsid w:val="00BB50A2"/>
    <w:rsid w:val="00BC4037"/>
    <w:rsid w:val="00BC6487"/>
    <w:rsid w:val="00BD3C3F"/>
    <w:rsid w:val="00BE399C"/>
    <w:rsid w:val="00BE650C"/>
    <w:rsid w:val="00C1548A"/>
    <w:rsid w:val="00C232B7"/>
    <w:rsid w:val="00C3650B"/>
    <w:rsid w:val="00C51BD7"/>
    <w:rsid w:val="00C535DD"/>
    <w:rsid w:val="00C57117"/>
    <w:rsid w:val="00C60A7B"/>
    <w:rsid w:val="00C64D52"/>
    <w:rsid w:val="00C7615D"/>
    <w:rsid w:val="00C8164B"/>
    <w:rsid w:val="00C82359"/>
    <w:rsid w:val="00C8738C"/>
    <w:rsid w:val="00C92F79"/>
    <w:rsid w:val="00C960FA"/>
    <w:rsid w:val="00C97CBC"/>
    <w:rsid w:val="00CA5458"/>
    <w:rsid w:val="00CD1D05"/>
    <w:rsid w:val="00CF0C54"/>
    <w:rsid w:val="00D0386E"/>
    <w:rsid w:val="00D04035"/>
    <w:rsid w:val="00D1415A"/>
    <w:rsid w:val="00D16CC9"/>
    <w:rsid w:val="00D23850"/>
    <w:rsid w:val="00D37D3D"/>
    <w:rsid w:val="00D47309"/>
    <w:rsid w:val="00D5434F"/>
    <w:rsid w:val="00D778AF"/>
    <w:rsid w:val="00D80D43"/>
    <w:rsid w:val="00DC76B5"/>
    <w:rsid w:val="00DE4AD5"/>
    <w:rsid w:val="00DF4060"/>
    <w:rsid w:val="00DF556C"/>
    <w:rsid w:val="00E02EB2"/>
    <w:rsid w:val="00E06083"/>
    <w:rsid w:val="00E118A8"/>
    <w:rsid w:val="00E149BC"/>
    <w:rsid w:val="00E3594C"/>
    <w:rsid w:val="00E4306D"/>
    <w:rsid w:val="00E47BA2"/>
    <w:rsid w:val="00E50A1E"/>
    <w:rsid w:val="00E554DD"/>
    <w:rsid w:val="00E60B08"/>
    <w:rsid w:val="00E81F7B"/>
    <w:rsid w:val="00E82E5E"/>
    <w:rsid w:val="00E90F7D"/>
    <w:rsid w:val="00E97C7C"/>
    <w:rsid w:val="00EB06A2"/>
    <w:rsid w:val="00EC1B0A"/>
    <w:rsid w:val="00EC5D42"/>
    <w:rsid w:val="00F04316"/>
    <w:rsid w:val="00F06157"/>
    <w:rsid w:val="00F107C6"/>
    <w:rsid w:val="00F133F9"/>
    <w:rsid w:val="00F13CF2"/>
    <w:rsid w:val="00F31DC1"/>
    <w:rsid w:val="00F32CE4"/>
    <w:rsid w:val="00F343CB"/>
    <w:rsid w:val="00F3544F"/>
    <w:rsid w:val="00F40F24"/>
    <w:rsid w:val="00F426C3"/>
    <w:rsid w:val="00F51C34"/>
    <w:rsid w:val="00F54BAD"/>
    <w:rsid w:val="00F66882"/>
    <w:rsid w:val="00F71F18"/>
    <w:rsid w:val="00F74B36"/>
    <w:rsid w:val="00FA1541"/>
    <w:rsid w:val="00FB6902"/>
    <w:rsid w:val="00FC3CD7"/>
    <w:rsid w:val="00FC3D17"/>
    <w:rsid w:val="00FD3068"/>
    <w:rsid w:val="00FF7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AE4C6"/>
  <w15:docId w15:val="{0960BE8D-D983-484C-8ED4-94B653BCB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0E2720"/>
    <w:pPr>
      <w:ind w:left="720"/>
      <w:contextualSpacing/>
    </w:pPr>
  </w:style>
  <w:style w:type="paragraph" w:styleId="BalloonText">
    <w:name w:val="Balloon Text"/>
    <w:basedOn w:val="Normal"/>
    <w:link w:val="BalloonTextChar"/>
    <w:uiPriority w:val="99"/>
    <w:semiHidden/>
    <w:unhideWhenUsed/>
    <w:rsid w:val="000E2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720"/>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B03328"/>
    <w:rPr>
      <w:b/>
      <w:sz w:val="48"/>
      <w:szCs w:val="48"/>
    </w:rPr>
  </w:style>
  <w:style w:type="paragraph" w:styleId="Caption">
    <w:name w:val="caption"/>
    <w:basedOn w:val="Normal"/>
    <w:next w:val="Normal"/>
    <w:uiPriority w:val="35"/>
    <w:unhideWhenUsed/>
    <w:qFormat/>
    <w:rsid w:val="00B033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B2F09"/>
    <w:pPr>
      <w:spacing w:after="0"/>
    </w:pPr>
  </w:style>
  <w:style w:type="character" w:styleId="Hyperlink">
    <w:name w:val="Hyperlink"/>
    <w:basedOn w:val="DefaultParagraphFont"/>
    <w:uiPriority w:val="99"/>
    <w:unhideWhenUsed/>
    <w:rsid w:val="000B2F09"/>
    <w:rPr>
      <w:color w:val="0000FF" w:themeColor="hyperlink"/>
      <w:u w:val="single"/>
    </w:rPr>
  </w:style>
  <w:style w:type="paragraph" w:styleId="Header">
    <w:name w:val="header"/>
    <w:basedOn w:val="Normal"/>
    <w:link w:val="HeaderChar"/>
    <w:uiPriority w:val="99"/>
    <w:unhideWhenUsed/>
    <w:rsid w:val="00B87B8D"/>
    <w:pPr>
      <w:tabs>
        <w:tab w:val="center" w:pos="4703"/>
        <w:tab w:val="right" w:pos="9406"/>
      </w:tabs>
      <w:spacing w:after="0" w:line="240" w:lineRule="auto"/>
    </w:pPr>
  </w:style>
  <w:style w:type="character" w:customStyle="1" w:styleId="HeaderChar">
    <w:name w:val="Header Char"/>
    <w:basedOn w:val="DefaultParagraphFont"/>
    <w:link w:val="Header"/>
    <w:uiPriority w:val="99"/>
    <w:rsid w:val="00B87B8D"/>
  </w:style>
  <w:style w:type="paragraph" w:styleId="Footer">
    <w:name w:val="footer"/>
    <w:basedOn w:val="Normal"/>
    <w:link w:val="FooterChar"/>
    <w:uiPriority w:val="99"/>
    <w:unhideWhenUsed/>
    <w:rsid w:val="00B87B8D"/>
    <w:pPr>
      <w:tabs>
        <w:tab w:val="center" w:pos="4703"/>
        <w:tab w:val="right" w:pos="9406"/>
      </w:tabs>
      <w:spacing w:after="0" w:line="240" w:lineRule="auto"/>
    </w:pPr>
  </w:style>
  <w:style w:type="character" w:customStyle="1" w:styleId="FooterChar">
    <w:name w:val="Footer Char"/>
    <w:basedOn w:val="DefaultParagraphFont"/>
    <w:link w:val="Footer"/>
    <w:uiPriority w:val="99"/>
    <w:rsid w:val="00B87B8D"/>
  </w:style>
  <w:style w:type="paragraph" w:styleId="Bibliography">
    <w:name w:val="Bibliography"/>
    <w:basedOn w:val="Normal"/>
    <w:next w:val="Normal"/>
    <w:uiPriority w:val="37"/>
    <w:unhideWhenUsed/>
    <w:rsid w:val="00F66882"/>
  </w:style>
  <w:style w:type="paragraph" w:styleId="TOCHeading">
    <w:name w:val="TOC Heading"/>
    <w:basedOn w:val="Heading1"/>
    <w:next w:val="Normal"/>
    <w:uiPriority w:val="39"/>
    <w:unhideWhenUsed/>
    <w:qFormat/>
    <w:rsid w:val="0010450A"/>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10450A"/>
    <w:pPr>
      <w:spacing w:after="100"/>
    </w:pPr>
  </w:style>
  <w:style w:type="paragraph" w:styleId="TOC2">
    <w:name w:val="toc 2"/>
    <w:basedOn w:val="Normal"/>
    <w:next w:val="Normal"/>
    <w:autoRedefine/>
    <w:uiPriority w:val="39"/>
    <w:unhideWhenUsed/>
    <w:rsid w:val="0010450A"/>
    <w:pPr>
      <w:spacing w:after="100"/>
      <w:ind w:left="220"/>
    </w:pPr>
  </w:style>
  <w:style w:type="paragraph" w:styleId="EndnoteText">
    <w:name w:val="endnote text"/>
    <w:basedOn w:val="Normal"/>
    <w:link w:val="EndnoteTextChar"/>
    <w:uiPriority w:val="99"/>
    <w:semiHidden/>
    <w:unhideWhenUsed/>
    <w:rsid w:val="008A69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690E"/>
    <w:rPr>
      <w:sz w:val="20"/>
      <w:szCs w:val="20"/>
    </w:rPr>
  </w:style>
  <w:style w:type="character" w:styleId="EndnoteReference">
    <w:name w:val="endnote reference"/>
    <w:basedOn w:val="DefaultParagraphFont"/>
    <w:uiPriority w:val="99"/>
    <w:semiHidden/>
    <w:unhideWhenUsed/>
    <w:rsid w:val="008A690E"/>
    <w:rPr>
      <w:vertAlign w:val="superscript"/>
    </w:rPr>
  </w:style>
  <w:style w:type="paragraph" w:styleId="FootnoteText">
    <w:name w:val="footnote text"/>
    <w:basedOn w:val="Normal"/>
    <w:link w:val="FootnoteTextChar"/>
    <w:uiPriority w:val="99"/>
    <w:semiHidden/>
    <w:unhideWhenUsed/>
    <w:rsid w:val="008A69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690E"/>
    <w:rPr>
      <w:sz w:val="20"/>
      <w:szCs w:val="20"/>
    </w:rPr>
  </w:style>
  <w:style w:type="character" w:styleId="FootnoteReference">
    <w:name w:val="footnote reference"/>
    <w:basedOn w:val="DefaultParagraphFont"/>
    <w:uiPriority w:val="99"/>
    <w:semiHidden/>
    <w:unhideWhenUsed/>
    <w:rsid w:val="008A690E"/>
    <w:rPr>
      <w:vertAlign w:val="superscript"/>
    </w:rPr>
  </w:style>
  <w:style w:type="paragraph" w:styleId="HTMLPreformatted">
    <w:name w:val="HTML Preformatted"/>
    <w:basedOn w:val="Normal"/>
    <w:link w:val="HTMLPreformattedChar"/>
    <w:uiPriority w:val="99"/>
    <w:unhideWhenUsed/>
    <w:rsid w:val="0023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373B7"/>
    <w:rPr>
      <w:rFonts w:ascii="Courier New" w:eastAsia="Times New Roman" w:hAnsi="Courier New" w:cs="Courier New"/>
      <w:sz w:val="20"/>
      <w:szCs w:val="20"/>
      <w:lang w:val="en-GB" w:eastAsia="en-GB"/>
    </w:rPr>
  </w:style>
  <w:style w:type="character" w:customStyle="1" w:styleId="y2iqfc">
    <w:name w:val="y2iqfc"/>
    <w:basedOn w:val="DefaultParagraphFont"/>
    <w:rsid w:val="002373B7"/>
  </w:style>
  <w:style w:type="character" w:styleId="PlaceholderText">
    <w:name w:val="Placeholder Text"/>
    <w:basedOn w:val="DefaultParagraphFont"/>
    <w:uiPriority w:val="99"/>
    <w:semiHidden/>
    <w:rsid w:val="001A5DFA"/>
    <w:rPr>
      <w:color w:val="808080"/>
    </w:rPr>
  </w:style>
  <w:style w:type="character" w:styleId="UnresolvedMention">
    <w:name w:val="Unresolved Mention"/>
    <w:basedOn w:val="DefaultParagraphFont"/>
    <w:uiPriority w:val="99"/>
    <w:semiHidden/>
    <w:unhideWhenUsed/>
    <w:rsid w:val="009026F6"/>
    <w:rPr>
      <w:color w:val="605E5C"/>
      <w:shd w:val="clear" w:color="auto" w:fill="E1DFDD"/>
    </w:rPr>
  </w:style>
  <w:style w:type="table" w:styleId="TableGrid">
    <w:name w:val="Table Grid"/>
    <w:basedOn w:val="TableNormal"/>
    <w:uiPriority w:val="39"/>
    <w:rsid w:val="00A27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52A4"/>
    <w:rPr>
      <w:sz w:val="16"/>
      <w:szCs w:val="16"/>
    </w:rPr>
  </w:style>
  <w:style w:type="paragraph" w:styleId="CommentText">
    <w:name w:val="annotation text"/>
    <w:basedOn w:val="Normal"/>
    <w:link w:val="CommentTextChar"/>
    <w:uiPriority w:val="99"/>
    <w:semiHidden/>
    <w:unhideWhenUsed/>
    <w:rsid w:val="003C52A4"/>
    <w:pPr>
      <w:spacing w:line="240" w:lineRule="auto"/>
    </w:pPr>
    <w:rPr>
      <w:sz w:val="20"/>
      <w:szCs w:val="20"/>
    </w:rPr>
  </w:style>
  <w:style w:type="character" w:customStyle="1" w:styleId="CommentTextChar">
    <w:name w:val="Comment Text Char"/>
    <w:basedOn w:val="DefaultParagraphFont"/>
    <w:link w:val="CommentText"/>
    <w:uiPriority w:val="99"/>
    <w:semiHidden/>
    <w:rsid w:val="003C52A4"/>
    <w:rPr>
      <w:sz w:val="20"/>
      <w:szCs w:val="20"/>
    </w:rPr>
  </w:style>
  <w:style w:type="paragraph" w:styleId="CommentSubject">
    <w:name w:val="annotation subject"/>
    <w:basedOn w:val="CommentText"/>
    <w:next w:val="CommentText"/>
    <w:link w:val="CommentSubjectChar"/>
    <w:uiPriority w:val="99"/>
    <w:semiHidden/>
    <w:unhideWhenUsed/>
    <w:rsid w:val="003C52A4"/>
    <w:rPr>
      <w:b/>
      <w:bCs/>
    </w:rPr>
  </w:style>
  <w:style w:type="character" w:customStyle="1" w:styleId="CommentSubjectChar">
    <w:name w:val="Comment Subject Char"/>
    <w:basedOn w:val="CommentTextChar"/>
    <w:link w:val="CommentSubject"/>
    <w:uiPriority w:val="99"/>
    <w:semiHidden/>
    <w:rsid w:val="003C52A4"/>
    <w:rPr>
      <w:b/>
      <w:bCs/>
      <w:sz w:val="20"/>
      <w:szCs w:val="20"/>
    </w:rPr>
  </w:style>
  <w:style w:type="paragraph" w:styleId="Revision">
    <w:name w:val="Revision"/>
    <w:hidden/>
    <w:uiPriority w:val="99"/>
    <w:semiHidden/>
    <w:rsid w:val="00B140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0389">
      <w:bodyDiv w:val="1"/>
      <w:marLeft w:val="0"/>
      <w:marRight w:val="0"/>
      <w:marTop w:val="0"/>
      <w:marBottom w:val="0"/>
      <w:divBdr>
        <w:top w:val="none" w:sz="0" w:space="0" w:color="auto"/>
        <w:left w:val="none" w:sz="0" w:space="0" w:color="auto"/>
        <w:bottom w:val="none" w:sz="0" w:space="0" w:color="auto"/>
        <w:right w:val="none" w:sz="0" w:space="0" w:color="auto"/>
      </w:divBdr>
    </w:div>
    <w:div w:id="48194247">
      <w:bodyDiv w:val="1"/>
      <w:marLeft w:val="0"/>
      <w:marRight w:val="0"/>
      <w:marTop w:val="0"/>
      <w:marBottom w:val="0"/>
      <w:divBdr>
        <w:top w:val="none" w:sz="0" w:space="0" w:color="auto"/>
        <w:left w:val="none" w:sz="0" w:space="0" w:color="auto"/>
        <w:bottom w:val="none" w:sz="0" w:space="0" w:color="auto"/>
        <w:right w:val="none" w:sz="0" w:space="0" w:color="auto"/>
      </w:divBdr>
    </w:div>
    <w:div w:id="79177328">
      <w:bodyDiv w:val="1"/>
      <w:marLeft w:val="0"/>
      <w:marRight w:val="0"/>
      <w:marTop w:val="0"/>
      <w:marBottom w:val="0"/>
      <w:divBdr>
        <w:top w:val="none" w:sz="0" w:space="0" w:color="auto"/>
        <w:left w:val="none" w:sz="0" w:space="0" w:color="auto"/>
        <w:bottom w:val="none" w:sz="0" w:space="0" w:color="auto"/>
        <w:right w:val="none" w:sz="0" w:space="0" w:color="auto"/>
      </w:divBdr>
    </w:div>
    <w:div w:id="107242849">
      <w:bodyDiv w:val="1"/>
      <w:marLeft w:val="0"/>
      <w:marRight w:val="0"/>
      <w:marTop w:val="0"/>
      <w:marBottom w:val="0"/>
      <w:divBdr>
        <w:top w:val="none" w:sz="0" w:space="0" w:color="auto"/>
        <w:left w:val="none" w:sz="0" w:space="0" w:color="auto"/>
        <w:bottom w:val="none" w:sz="0" w:space="0" w:color="auto"/>
        <w:right w:val="none" w:sz="0" w:space="0" w:color="auto"/>
      </w:divBdr>
    </w:div>
    <w:div w:id="160239189">
      <w:bodyDiv w:val="1"/>
      <w:marLeft w:val="0"/>
      <w:marRight w:val="0"/>
      <w:marTop w:val="0"/>
      <w:marBottom w:val="0"/>
      <w:divBdr>
        <w:top w:val="none" w:sz="0" w:space="0" w:color="auto"/>
        <w:left w:val="none" w:sz="0" w:space="0" w:color="auto"/>
        <w:bottom w:val="none" w:sz="0" w:space="0" w:color="auto"/>
        <w:right w:val="none" w:sz="0" w:space="0" w:color="auto"/>
      </w:divBdr>
    </w:div>
    <w:div w:id="230779062">
      <w:bodyDiv w:val="1"/>
      <w:marLeft w:val="0"/>
      <w:marRight w:val="0"/>
      <w:marTop w:val="0"/>
      <w:marBottom w:val="0"/>
      <w:divBdr>
        <w:top w:val="none" w:sz="0" w:space="0" w:color="auto"/>
        <w:left w:val="none" w:sz="0" w:space="0" w:color="auto"/>
        <w:bottom w:val="none" w:sz="0" w:space="0" w:color="auto"/>
        <w:right w:val="none" w:sz="0" w:space="0" w:color="auto"/>
      </w:divBdr>
    </w:div>
    <w:div w:id="230891541">
      <w:bodyDiv w:val="1"/>
      <w:marLeft w:val="0"/>
      <w:marRight w:val="0"/>
      <w:marTop w:val="0"/>
      <w:marBottom w:val="0"/>
      <w:divBdr>
        <w:top w:val="none" w:sz="0" w:space="0" w:color="auto"/>
        <w:left w:val="none" w:sz="0" w:space="0" w:color="auto"/>
        <w:bottom w:val="none" w:sz="0" w:space="0" w:color="auto"/>
        <w:right w:val="none" w:sz="0" w:space="0" w:color="auto"/>
      </w:divBdr>
    </w:div>
    <w:div w:id="235819542">
      <w:bodyDiv w:val="1"/>
      <w:marLeft w:val="0"/>
      <w:marRight w:val="0"/>
      <w:marTop w:val="0"/>
      <w:marBottom w:val="0"/>
      <w:divBdr>
        <w:top w:val="none" w:sz="0" w:space="0" w:color="auto"/>
        <w:left w:val="none" w:sz="0" w:space="0" w:color="auto"/>
        <w:bottom w:val="none" w:sz="0" w:space="0" w:color="auto"/>
        <w:right w:val="none" w:sz="0" w:space="0" w:color="auto"/>
      </w:divBdr>
    </w:div>
    <w:div w:id="264118446">
      <w:bodyDiv w:val="1"/>
      <w:marLeft w:val="0"/>
      <w:marRight w:val="0"/>
      <w:marTop w:val="0"/>
      <w:marBottom w:val="0"/>
      <w:divBdr>
        <w:top w:val="none" w:sz="0" w:space="0" w:color="auto"/>
        <w:left w:val="none" w:sz="0" w:space="0" w:color="auto"/>
        <w:bottom w:val="none" w:sz="0" w:space="0" w:color="auto"/>
        <w:right w:val="none" w:sz="0" w:space="0" w:color="auto"/>
      </w:divBdr>
    </w:div>
    <w:div w:id="327640389">
      <w:bodyDiv w:val="1"/>
      <w:marLeft w:val="0"/>
      <w:marRight w:val="0"/>
      <w:marTop w:val="0"/>
      <w:marBottom w:val="0"/>
      <w:divBdr>
        <w:top w:val="none" w:sz="0" w:space="0" w:color="auto"/>
        <w:left w:val="none" w:sz="0" w:space="0" w:color="auto"/>
        <w:bottom w:val="none" w:sz="0" w:space="0" w:color="auto"/>
        <w:right w:val="none" w:sz="0" w:space="0" w:color="auto"/>
      </w:divBdr>
    </w:div>
    <w:div w:id="342052909">
      <w:bodyDiv w:val="1"/>
      <w:marLeft w:val="0"/>
      <w:marRight w:val="0"/>
      <w:marTop w:val="0"/>
      <w:marBottom w:val="0"/>
      <w:divBdr>
        <w:top w:val="none" w:sz="0" w:space="0" w:color="auto"/>
        <w:left w:val="none" w:sz="0" w:space="0" w:color="auto"/>
        <w:bottom w:val="none" w:sz="0" w:space="0" w:color="auto"/>
        <w:right w:val="none" w:sz="0" w:space="0" w:color="auto"/>
      </w:divBdr>
    </w:div>
    <w:div w:id="343552997">
      <w:bodyDiv w:val="1"/>
      <w:marLeft w:val="0"/>
      <w:marRight w:val="0"/>
      <w:marTop w:val="0"/>
      <w:marBottom w:val="0"/>
      <w:divBdr>
        <w:top w:val="none" w:sz="0" w:space="0" w:color="auto"/>
        <w:left w:val="none" w:sz="0" w:space="0" w:color="auto"/>
        <w:bottom w:val="none" w:sz="0" w:space="0" w:color="auto"/>
        <w:right w:val="none" w:sz="0" w:space="0" w:color="auto"/>
      </w:divBdr>
    </w:div>
    <w:div w:id="347757595">
      <w:bodyDiv w:val="1"/>
      <w:marLeft w:val="0"/>
      <w:marRight w:val="0"/>
      <w:marTop w:val="0"/>
      <w:marBottom w:val="0"/>
      <w:divBdr>
        <w:top w:val="none" w:sz="0" w:space="0" w:color="auto"/>
        <w:left w:val="none" w:sz="0" w:space="0" w:color="auto"/>
        <w:bottom w:val="none" w:sz="0" w:space="0" w:color="auto"/>
        <w:right w:val="none" w:sz="0" w:space="0" w:color="auto"/>
      </w:divBdr>
    </w:div>
    <w:div w:id="452359997">
      <w:bodyDiv w:val="1"/>
      <w:marLeft w:val="0"/>
      <w:marRight w:val="0"/>
      <w:marTop w:val="0"/>
      <w:marBottom w:val="0"/>
      <w:divBdr>
        <w:top w:val="none" w:sz="0" w:space="0" w:color="auto"/>
        <w:left w:val="none" w:sz="0" w:space="0" w:color="auto"/>
        <w:bottom w:val="none" w:sz="0" w:space="0" w:color="auto"/>
        <w:right w:val="none" w:sz="0" w:space="0" w:color="auto"/>
      </w:divBdr>
    </w:div>
    <w:div w:id="504246480">
      <w:bodyDiv w:val="1"/>
      <w:marLeft w:val="0"/>
      <w:marRight w:val="0"/>
      <w:marTop w:val="0"/>
      <w:marBottom w:val="0"/>
      <w:divBdr>
        <w:top w:val="none" w:sz="0" w:space="0" w:color="auto"/>
        <w:left w:val="none" w:sz="0" w:space="0" w:color="auto"/>
        <w:bottom w:val="none" w:sz="0" w:space="0" w:color="auto"/>
        <w:right w:val="none" w:sz="0" w:space="0" w:color="auto"/>
      </w:divBdr>
    </w:div>
    <w:div w:id="508183030">
      <w:bodyDiv w:val="1"/>
      <w:marLeft w:val="0"/>
      <w:marRight w:val="0"/>
      <w:marTop w:val="0"/>
      <w:marBottom w:val="0"/>
      <w:divBdr>
        <w:top w:val="none" w:sz="0" w:space="0" w:color="auto"/>
        <w:left w:val="none" w:sz="0" w:space="0" w:color="auto"/>
        <w:bottom w:val="none" w:sz="0" w:space="0" w:color="auto"/>
        <w:right w:val="none" w:sz="0" w:space="0" w:color="auto"/>
      </w:divBdr>
    </w:div>
    <w:div w:id="554388600">
      <w:bodyDiv w:val="1"/>
      <w:marLeft w:val="0"/>
      <w:marRight w:val="0"/>
      <w:marTop w:val="0"/>
      <w:marBottom w:val="0"/>
      <w:divBdr>
        <w:top w:val="none" w:sz="0" w:space="0" w:color="auto"/>
        <w:left w:val="none" w:sz="0" w:space="0" w:color="auto"/>
        <w:bottom w:val="none" w:sz="0" w:space="0" w:color="auto"/>
        <w:right w:val="none" w:sz="0" w:space="0" w:color="auto"/>
      </w:divBdr>
    </w:div>
    <w:div w:id="650715204">
      <w:bodyDiv w:val="1"/>
      <w:marLeft w:val="0"/>
      <w:marRight w:val="0"/>
      <w:marTop w:val="0"/>
      <w:marBottom w:val="0"/>
      <w:divBdr>
        <w:top w:val="none" w:sz="0" w:space="0" w:color="auto"/>
        <w:left w:val="none" w:sz="0" w:space="0" w:color="auto"/>
        <w:bottom w:val="none" w:sz="0" w:space="0" w:color="auto"/>
        <w:right w:val="none" w:sz="0" w:space="0" w:color="auto"/>
      </w:divBdr>
    </w:div>
    <w:div w:id="654843275">
      <w:bodyDiv w:val="1"/>
      <w:marLeft w:val="0"/>
      <w:marRight w:val="0"/>
      <w:marTop w:val="0"/>
      <w:marBottom w:val="0"/>
      <w:divBdr>
        <w:top w:val="none" w:sz="0" w:space="0" w:color="auto"/>
        <w:left w:val="none" w:sz="0" w:space="0" w:color="auto"/>
        <w:bottom w:val="none" w:sz="0" w:space="0" w:color="auto"/>
        <w:right w:val="none" w:sz="0" w:space="0" w:color="auto"/>
      </w:divBdr>
    </w:div>
    <w:div w:id="658119937">
      <w:bodyDiv w:val="1"/>
      <w:marLeft w:val="0"/>
      <w:marRight w:val="0"/>
      <w:marTop w:val="0"/>
      <w:marBottom w:val="0"/>
      <w:divBdr>
        <w:top w:val="none" w:sz="0" w:space="0" w:color="auto"/>
        <w:left w:val="none" w:sz="0" w:space="0" w:color="auto"/>
        <w:bottom w:val="none" w:sz="0" w:space="0" w:color="auto"/>
        <w:right w:val="none" w:sz="0" w:space="0" w:color="auto"/>
      </w:divBdr>
    </w:div>
    <w:div w:id="659164225">
      <w:bodyDiv w:val="1"/>
      <w:marLeft w:val="0"/>
      <w:marRight w:val="0"/>
      <w:marTop w:val="0"/>
      <w:marBottom w:val="0"/>
      <w:divBdr>
        <w:top w:val="none" w:sz="0" w:space="0" w:color="auto"/>
        <w:left w:val="none" w:sz="0" w:space="0" w:color="auto"/>
        <w:bottom w:val="none" w:sz="0" w:space="0" w:color="auto"/>
        <w:right w:val="none" w:sz="0" w:space="0" w:color="auto"/>
      </w:divBdr>
    </w:div>
    <w:div w:id="685134797">
      <w:bodyDiv w:val="1"/>
      <w:marLeft w:val="0"/>
      <w:marRight w:val="0"/>
      <w:marTop w:val="0"/>
      <w:marBottom w:val="0"/>
      <w:divBdr>
        <w:top w:val="none" w:sz="0" w:space="0" w:color="auto"/>
        <w:left w:val="none" w:sz="0" w:space="0" w:color="auto"/>
        <w:bottom w:val="none" w:sz="0" w:space="0" w:color="auto"/>
        <w:right w:val="none" w:sz="0" w:space="0" w:color="auto"/>
      </w:divBdr>
    </w:div>
    <w:div w:id="702176524">
      <w:bodyDiv w:val="1"/>
      <w:marLeft w:val="0"/>
      <w:marRight w:val="0"/>
      <w:marTop w:val="0"/>
      <w:marBottom w:val="0"/>
      <w:divBdr>
        <w:top w:val="none" w:sz="0" w:space="0" w:color="auto"/>
        <w:left w:val="none" w:sz="0" w:space="0" w:color="auto"/>
        <w:bottom w:val="none" w:sz="0" w:space="0" w:color="auto"/>
        <w:right w:val="none" w:sz="0" w:space="0" w:color="auto"/>
      </w:divBdr>
    </w:div>
    <w:div w:id="708454808">
      <w:bodyDiv w:val="1"/>
      <w:marLeft w:val="0"/>
      <w:marRight w:val="0"/>
      <w:marTop w:val="0"/>
      <w:marBottom w:val="0"/>
      <w:divBdr>
        <w:top w:val="none" w:sz="0" w:space="0" w:color="auto"/>
        <w:left w:val="none" w:sz="0" w:space="0" w:color="auto"/>
        <w:bottom w:val="none" w:sz="0" w:space="0" w:color="auto"/>
        <w:right w:val="none" w:sz="0" w:space="0" w:color="auto"/>
      </w:divBdr>
    </w:div>
    <w:div w:id="751004873">
      <w:bodyDiv w:val="1"/>
      <w:marLeft w:val="0"/>
      <w:marRight w:val="0"/>
      <w:marTop w:val="0"/>
      <w:marBottom w:val="0"/>
      <w:divBdr>
        <w:top w:val="none" w:sz="0" w:space="0" w:color="auto"/>
        <w:left w:val="none" w:sz="0" w:space="0" w:color="auto"/>
        <w:bottom w:val="none" w:sz="0" w:space="0" w:color="auto"/>
        <w:right w:val="none" w:sz="0" w:space="0" w:color="auto"/>
      </w:divBdr>
    </w:div>
    <w:div w:id="767851389">
      <w:bodyDiv w:val="1"/>
      <w:marLeft w:val="0"/>
      <w:marRight w:val="0"/>
      <w:marTop w:val="0"/>
      <w:marBottom w:val="0"/>
      <w:divBdr>
        <w:top w:val="none" w:sz="0" w:space="0" w:color="auto"/>
        <w:left w:val="none" w:sz="0" w:space="0" w:color="auto"/>
        <w:bottom w:val="none" w:sz="0" w:space="0" w:color="auto"/>
        <w:right w:val="none" w:sz="0" w:space="0" w:color="auto"/>
      </w:divBdr>
    </w:div>
    <w:div w:id="776026438">
      <w:bodyDiv w:val="1"/>
      <w:marLeft w:val="0"/>
      <w:marRight w:val="0"/>
      <w:marTop w:val="0"/>
      <w:marBottom w:val="0"/>
      <w:divBdr>
        <w:top w:val="none" w:sz="0" w:space="0" w:color="auto"/>
        <w:left w:val="none" w:sz="0" w:space="0" w:color="auto"/>
        <w:bottom w:val="none" w:sz="0" w:space="0" w:color="auto"/>
        <w:right w:val="none" w:sz="0" w:space="0" w:color="auto"/>
      </w:divBdr>
    </w:div>
    <w:div w:id="805468497">
      <w:bodyDiv w:val="1"/>
      <w:marLeft w:val="0"/>
      <w:marRight w:val="0"/>
      <w:marTop w:val="0"/>
      <w:marBottom w:val="0"/>
      <w:divBdr>
        <w:top w:val="none" w:sz="0" w:space="0" w:color="auto"/>
        <w:left w:val="none" w:sz="0" w:space="0" w:color="auto"/>
        <w:bottom w:val="none" w:sz="0" w:space="0" w:color="auto"/>
        <w:right w:val="none" w:sz="0" w:space="0" w:color="auto"/>
      </w:divBdr>
    </w:div>
    <w:div w:id="829255209">
      <w:bodyDiv w:val="1"/>
      <w:marLeft w:val="0"/>
      <w:marRight w:val="0"/>
      <w:marTop w:val="0"/>
      <w:marBottom w:val="0"/>
      <w:divBdr>
        <w:top w:val="none" w:sz="0" w:space="0" w:color="auto"/>
        <w:left w:val="none" w:sz="0" w:space="0" w:color="auto"/>
        <w:bottom w:val="none" w:sz="0" w:space="0" w:color="auto"/>
        <w:right w:val="none" w:sz="0" w:space="0" w:color="auto"/>
      </w:divBdr>
    </w:div>
    <w:div w:id="857357258">
      <w:bodyDiv w:val="1"/>
      <w:marLeft w:val="0"/>
      <w:marRight w:val="0"/>
      <w:marTop w:val="0"/>
      <w:marBottom w:val="0"/>
      <w:divBdr>
        <w:top w:val="none" w:sz="0" w:space="0" w:color="auto"/>
        <w:left w:val="none" w:sz="0" w:space="0" w:color="auto"/>
        <w:bottom w:val="none" w:sz="0" w:space="0" w:color="auto"/>
        <w:right w:val="none" w:sz="0" w:space="0" w:color="auto"/>
      </w:divBdr>
    </w:div>
    <w:div w:id="870916990">
      <w:bodyDiv w:val="1"/>
      <w:marLeft w:val="0"/>
      <w:marRight w:val="0"/>
      <w:marTop w:val="0"/>
      <w:marBottom w:val="0"/>
      <w:divBdr>
        <w:top w:val="none" w:sz="0" w:space="0" w:color="auto"/>
        <w:left w:val="none" w:sz="0" w:space="0" w:color="auto"/>
        <w:bottom w:val="none" w:sz="0" w:space="0" w:color="auto"/>
        <w:right w:val="none" w:sz="0" w:space="0" w:color="auto"/>
      </w:divBdr>
    </w:div>
    <w:div w:id="879977297">
      <w:bodyDiv w:val="1"/>
      <w:marLeft w:val="0"/>
      <w:marRight w:val="0"/>
      <w:marTop w:val="0"/>
      <w:marBottom w:val="0"/>
      <w:divBdr>
        <w:top w:val="none" w:sz="0" w:space="0" w:color="auto"/>
        <w:left w:val="none" w:sz="0" w:space="0" w:color="auto"/>
        <w:bottom w:val="none" w:sz="0" w:space="0" w:color="auto"/>
        <w:right w:val="none" w:sz="0" w:space="0" w:color="auto"/>
      </w:divBdr>
    </w:div>
    <w:div w:id="1062290241">
      <w:bodyDiv w:val="1"/>
      <w:marLeft w:val="0"/>
      <w:marRight w:val="0"/>
      <w:marTop w:val="0"/>
      <w:marBottom w:val="0"/>
      <w:divBdr>
        <w:top w:val="none" w:sz="0" w:space="0" w:color="auto"/>
        <w:left w:val="none" w:sz="0" w:space="0" w:color="auto"/>
        <w:bottom w:val="none" w:sz="0" w:space="0" w:color="auto"/>
        <w:right w:val="none" w:sz="0" w:space="0" w:color="auto"/>
      </w:divBdr>
    </w:div>
    <w:div w:id="1088230259">
      <w:bodyDiv w:val="1"/>
      <w:marLeft w:val="0"/>
      <w:marRight w:val="0"/>
      <w:marTop w:val="0"/>
      <w:marBottom w:val="0"/>
      <w:divBdr>
        <w:top w:val="none" w:sz="0" w:space="0" w:color="auto"/>
        <w:left w:val="none" w:sz="0" w:space="0" w:color="auto"/>
        <w:bottom w:val="none" w:sz="0" w:space="0" w:color="auto"/>
        <w:right w:val="none" w:sz="0" w:space="0" w:color="auto"/>
      </w:divBdr>
      <w:divsChild>
        <w:div w:id="1165124596">
          <w:marLeft w:val="0"/>
          <w:marRight w:val="0"/>
          <w:marTop w:val="0"/>
          <w:marBottom w:val="0"/>
          <w:divBdr>
            <w:top w:val="none" w:sz="0" w:space="0" w:color="auto"/>
            <w:left w:val="none" w:sz="0" w:space="0" w:color="auto"/>
            <w:bottom w:val="none" w:sz="0" w:space="0" w:color="auto"/>
            <w:right w:val="none" w:sz="0" w:space="0" w:color="auto"/>
          </w:divBdr>
          <w:divsChild>
            <w:div w:id="298341730">
              <w:marLeft w:val="0"/>
              <w:marRight w:val="0"/>
              <w:marTop w:val="0"/>
              <w:marBottom w:val="0"/>
              <w:divBdr>
                <w:top w:val="none" w:sz="0" w:space="0" w:color="auto"/>
                <w:left w:val="none" w:sz="0" w:space="0" w:color="auto"/>
                <w:bottom w:val="none" w:sz="0" w:space="0" w:color="auto"/>
                <w:right w:val="none" w:sz="0" w:space="0" w:color="auto"/>
              </w:divBdr>
              <w:divsChild>
                <w:div w:id="1496143742">
                  <w:marLeft w:val="0"/>
                  <w:marRight w:val="0"/>
                  <w:marTop w:val="0"/>
                  <w:marBottom w:val="0"/>
                  <w:divBdr>
                    <w:top w:val="none" w:sz="0" w:space="0" w:color="auto"/>
                    <w:left w:val="none" w:sz="0" w:space="0" w:color="auto"/>
                    <w:bottom w:val="none" w:sz="0" w:space="0" w:color="auto"/>
                    <w:right w:val="none" w:sz="0" w:space="0" w:color="auto"/>
                  </w:divBdr>
                  <w:divsChild>
                    <w:div w:id="200477566">
                      <w:marLeft w:val="0"/>
                      <w:marRight w:val="0"/>
                      <w:marTop w:val="0"/>
                      <w:marBottom w:val="0"/>
                      <w:divBdr>
                        <w:top w:val="none" w:sz="0" w:space="0" w:color="auto"/>
                        <w:left w:val="none" w:sz="0" w:space="0" w:color="auto"/>
                        <w:bottom w:val="none" w:sz="0" w:space="0" w:color="auto"/>
                        <w:right w:val="none" w:sz="0" w:space="0" w:color="auto"/>
                      </w:divBdr>
                      <w:divsChild>
                        <w:div w:id="1021321352">
                          <w:marLeft w:val="0"/>
                          <w:marRight w:val="0"/>
                          <w:marTop w:val="15"/>
                          <w:marBottom w:val="0"/>
                          <w:divBdr>
                            <w:top w:val="none" w:sz="0" w:space="0" w:color="auto"/>
                            <w:left w:val="none" w:sz="0" w:space="0" w:color="auto"/>
                            <w:bottom w:val="none" w:sz="0" w:space="0" w:color="auto"/>
                            <w:right w:val="none" w:sz="0" w:space="0" w:color="auto"/>
                          </w:divBdr>
                          <w:divsChild>
                            <w:div w:id="1402410804">
                              <w:marLeft w:val="0"/>
                              <w:marRight w:val="15"/>
                              <w:marTop w:val="0"/>
                              <w:marBottom w:val="0"/>
                              <w:divBdr>
                                <w:top w:val="none" w:sz="0" w:space="0" w:color="auto"/>
                                <w:left w:val="none" w:sz="0" w:space="0" w:color="auto"/>
                                <w:bottom w:val="none" w:sz="0" w:space="0" w:color="auto"/>
                                <w:right w:val="none" w:sz="0" w:space="0" w:color="auto"/>
                              </w:divBdr>
                              <w:divsChild>
                                <w:div w:id="992175186">
                                  <w:marLeft w:val="0"/>
                                  <w:marRight w:val="0"/>
                                  <w:marTop w:val="0"/>
                                  <w:marBottom w:val="0"/>
                                  <w:divBdr>
                                    <w:top w:val="none" w:sz="0" w:space="0" w:color="auto"/>
                                    <w:left w:val="none" w:sz="0" w:space="0" w:color="auto"/>
                                    <w:bottom w:val="none" w:sz="0" w:space="0" w:color="auto"/>
                                    <w:right w:val="none" w:sz="0" w:space="0" w:color="auto"/>
                                  </w:divBdr>
                                  <w:divsChild>
                                    <w:div w:id="1288507675">
                                      <w:marLeft w:val="0"/>
                                      <w:marRight w:val="0"/>
                                      <w:marTop w:val="0"/>
                                      <w:marBottom w:val="0"/>
                                      <w:divBdr>
                                        <w:top w:val="none" w:sz="0" w:space="0" w:color="auto"/>
                                        <w:left w:val="none" w:sz="0" w:space="0" w:color="auto"/>
                                        <w:bottom w:val="none" w:sz="0" w:space="0" w:color="auto"/>
                                        <w:right w:val="none" w:sz="0" w:space="0" w:color="auto"/>
                                      </w:divBdr>
                                      <w:divsChild>
                                        <w:div w:id="1615017166">
                                          <w:marLeft w:val="0"/>
                                          <w:marRight w:val="0"/>
                                          <w:marTop w:val="0"/>
                                          <w:marBottom w:val="0"/>
                                          <w:divBdr>
                                            <w:top w:val="none" w:sz="0" w:space="0" w:color="auto"/>
                                            <w:left w:val="none" w:sz="0" w:space="0" w:color="auto"/>
                                            <w:bottom w:val="none" w:sz="0" w:space="0" w:color="auto"/>
                                            <w:right w:val="none" w:sz="0" w:space="0" w:color="auto"/>
                                          </w:divBdr>
                                          <w:divsChild>
                                            <w:div w:id="2007591115">
                                              <w:marLeft w:val="0"/>
                                              <w:marRight w:val="0"/>
                                              <w:marTop w:val="0"/>
                                              <w:marBottom w:val="0"/>
                                              <w:divBdr>
                                                <w:top w:val="none" w:sz="0" w:space="0" w:color="auto"/>
                                                <w:left w:val="none" w:sz="0" w:space="0" w:color="auto"/>
                                                <w:bottom w:val="none" w:sz="0" w:space="0" w:color="auto"/>
                                                <w:right w:val="none" w:sz="0" w:space="0" w:color="auto"/>
                                              </w:divBdr>
                                              <w:divsChild>
                                                <w:div w:id="1180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8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783">
      <w:bodyDiv w:val="1"/>
      <w:marLeft w:val="0"/>
      <w:marRight w:val="0"/>
      <w:marTop w:val="0"/>
      <w:marBottom w:val="0"/>
      <w:divBdr>
        <w:top w:val="none" w:sz="0" w:space="0" w:color="auto"/>
        <w:left w:val="none" w:sz="0" w:space="0" w:color="auto"/>
        <w:bottom w:val="none" w:sz="0" w:space="0" w:color="auto"/>
        <w:right w:val="none" w:sz="0" w:space="0" w:color="auto"/>
      </w:divBdr>
    </w:div>
    <w:div w:id="1130325362">
      <w:bodyDiv w:val="1"/>
      <w:marLeft w:val="0"/>
      <w:marRight w:val="0"/>
      <w:marTop w:val="0"/>
      <w:marBottom w:val="0"/>
      <w:divBdr>
        <w:top w:val="none" w:sz="0" w:space="0" w:color="auto"/>
        <w:left w:val="none" w:sz="0" w:space="0" w:color="auto"/>
        <w:bottom w:val="none" w:sz="0" w:space="0" w:color="auto"/>
        <w:right w:val="none" w:sz="0" w:space="0" w:color="auto"/>
      </w:divBdr>
    </w:div>
    <w:div w:id="1151677342">
      <w:bodyDiv w:val="1"/>
      <w:marLeft w:val="0"/>
      <w:marRight w:val="0"/>
      <w:marTop w:val="0"/>
      <w:marBottom w:val="0"/>
      <w:divBdr>
        <w:top w:val="none" w:sz="0" w:space="0" w:color="auto"/>
        <w:left w:val="none" w:sz="0" w:space="0" w:color="auto"/>
        <w:bottom w:val="none" w:sz="0" w:space="0" w:color="auto"/>
        <w:right w:val="none" w:sz="0" w:space="0" w:color="auto"/>
      </w:divBdr>
    </w:div>
    <w:div w:id="1164584550">
      <w:bodyDiv w:val="1"/>
      <w:marLeft w:val="0"/>
      <w:marRight w:val="0"/>
      <w:marTop w:val="0"/>
      <w:marBottom w:val="0"/>
      <w:divBdr>
        <w:top w:val="none" w:sz="0" w:space="0" w:color="auto"/>
        <w:left w:val="none" w:sz="0" w:space="0" w:color="auto"/>
        <w:bottom w:val="none" w:sz="0" w:space="0" w:color="auto"/>
        <w:right w:val="none" w:sz="0" w:space="0" w:color="auto"/>
      </w:divBdr>
    </w:div>
    <w:div w:id="1177571316">
      <w:bodyDiv w:val="1"/>
      <w:marLeft w:val="0"/>
      <w:marRight w:val="0"/>
      <w:marTop w:val="0"/>
      <w:marBottom w:val="0"/>
      <w:divBdr>
        <w:top w:val="none" w:sz="0" w:space="0" w:color="auto"/>
        <w:left w:val="none" w:sz="0" w:space="0" w:color="auto"/>
        <w:bottom w:val="none" w:sz="0" w:space="0" w:color="auto"/>
        <w:right w:val="none" w:sz="0" w:space="0" w:color="auto"/>
      </w:divBdr>
    </w:div>
    <w:div w:id="1188829031">
      <w:bodyDiv w:val="1"/>
      <w:marLeft w:val="0"/>
      <w:marRight w:val="0"/>
      <w:marTop w:val="0"/>
      <w:marBottom w:val="0"/>
      <w:divBdr>
        <w:top w:val="none" w:sz="0" w:space="0" w:color="auto"/>
        <w:left w:val="none" w:sz="0" w:space="0" w:color="auto"/>
        <w:bottom w:val="none" w:sz="0" w:space="0" w:color="auto"/>
        <w:right w:val="none" w:sz="0" w:space="0" w:color="auto"/>
      </w:divBdr>
    </w:div>
    <w:div w:id="1252619592">
      <w:bodyDiv w:val="1"/>
      <w:marLeft w:val="0"/>
      <w:marRight w:val="0"/>
      <w:marTop w:val="0"/>
      <w:marBottom w:val="0"/>
      <w:divBdr>
        <w:top w:val="none" w:sz="0" w:space="0" w:color="auto"/>
        <w:left w:val="none" w:sz="0" w:space="0" w:color="auto"/>
        <w:bottom w:val="none" w:sz="0" w:space="0" w:color="auto"/>
        <w:right w:val="none" w:sz="0" w:space="0" w:color="auto"/>
      </w:divBdr>
    </w:div>
    <w:div w:id="1289824109">
      <w:bodyDiv w:val="1"/>
      <w:marLeft w:val="0"/>
      <w:marRight w:val="0"/>
      <w:marTop w:val="0"/>
      <w:marBottom w:val="0"/>
      <w:divBdr>
        <w:top w:val="none" w:sz="0" w:space="0" w:color="auto"/>
        <w:left w:val="none" w:sz="0" w:space="0" w:color="auto"/>
        <w:bottom w:val="none" w:sz="0" w:space="0" w:color="auto"/>
        <w:right w:val="none" w:sz="0" w:space="0" w:color="auto"/>
      </w:divBdr>
    </w:div>
    <w:div w:id="1312102843">
      <w:bodyDiv w:val="1"/>
      <w:marLeft w:val="0"/>
      <w:marRight w:val="0"/>
      <w:marTop w:val="0"/>
      <w:marBottom w:val="0"/>
      <w:divBdr>
        <w:top w:val="none" w:sz="0" w:space="0" w:color="auto"/>
        <w:left w:val="none" w:sz="0" w:space="0" w:color="auto"/>
        <w:bottom w:val="none" w:sz="0" w:space="0" w:color="auto"/>
        <w:right w:val="none" w:sz="0" w:space="0" w:color="auto"/>
      </w:divBdr>
    </w:div>
    <w:div w:id="1327975881">
      <w:bodyDiv w:val="1"/>
      <w:marLeft w:val="0"/>
      <w:marRight w:val="0"/>
      <w:marTop w:val="0"/>
      <w:marBottom w:val="0"/>
      <w:divBdr>
        <w:top w:val="none" w:sz="0" w:space="0" w:color="auto"/>
        <w:left w:val="none" w:sz="0" w:space="0" w:color="auto"/>
        <w:bottom w:val="none" w:sz="0" w:space="0" w:color="auto"/>
        <w:right w:val="none" w:sz="0" w:space="0" w:color="auto"/>
      </w:divBdr>
    </w:div>
    <w:div w:id="1360550479">
      <w:bodyDiv w:val="1"/>
      <w:marLeft w:val="0"/>
      <w:marRight w:val="0"/>
      <w:marTop w:val="0"/>
      <w:marBottom w:val="0"/>
      <w:divBdr>
        <w:top w:val="none" w:sz="0" w:space="0" w:color="auto"/>
        <w:left w:val="none" w:sz="0" w:space="0" w:color="auto"/>
        <w:bottom w:val="none" w:sz="0" w:space="0" w:color="auto"/>
        <w:right w:val="none" w:sz="0" w:space="0" w:color="auto"/>
      </w:divBdr>
    </w:div>
    <w:div w:id="1362780100">
      <w:bodyDiv w:val="1"/>
      <w:marLeft w:val="0"/>
      <w:marRight w:val="0"/>
      <w:marTop w:val="0"/>
      <w:marBottom w:val="0"/>
      <w:divBdr>
        <w:top w:val="none" w:sz="0" w:space="0" w:color="auto"/>
        <w:left w:val="none" w:sz="0" w:space="0" w:color="auto"/>
        <w:bottom w:val="none" w:sz="0" w:space="0" w:color="auto"/>
        <w:right w:val="none" w:sz="0" w:space="0" w:color="auto"/>
      </w:divBdr>
    </w:div>
    <w:div w:id="1366056736">
      <w:bodyDiv w:val="1"/>
      <w:marLeft w:val="0"/>
      <w:marRight w:val="0"/>
      <w:marTop w:val="0"/>
      <w:marBottom w:val="0"/>
      <w:divBdr>
        <w:top w:val="none" w:sz="0" w:space="0" w:color="auto"/>
        <w:left w:val="none" w:sz="0" w:space="0" w:color="auto"/>
        <w:bottom w:val="none" w:sz="0" w:space="0" w:color="auto"/>
        <w:right w:val="none" w:sz="0" w:space="0" w:color="auto"/>
      </w:divBdr>
    </w:div>
    <w:div w:id="1373070111">
      <w:bodyDiv w:val="1"/>
      <w:marLeft w:val="0"/>
      <w:marRight w:val="0"/>
      <w:marTop w:val="0"/>
      <w:marBottom w:val="0"/>
      <w:divBdr>
        <w:top w:val="none" w:sz="0" w:space="0" w:color="auto"/>
        <w:left w:val="none" w:sz="0" w:space="0" w:color="auto"/>
        <w:bottom w:val="none" w:sz="0" w:space="0" w:color="auto"/>
        <w:right w:val="none" w:sz="0" w:space="0" w:color="auto"/>
      </w:divBdr>
    </w:div>
    <w:div w:id="1400712618">
      <w:bodyDiv w:val="1"/>
      <w:marLeft w:val="0"/>
      <w:marRight w:val="0"/>
      <w:marTop w:val="0"/>
      <w:marBottom w:val="0"/>
      <w:divBdr>
        <w:top w:val="none" w:sz="0" w:space="0" w:color="auto"/>
        <w:left w:val="none" w:sz="0" w:space="0" w:color="auto"/>
        <w:bottom w:val="none" w:sz="0" w:space="0" w:color="auto"/>
        <w:right w:val="none" w:sz="0" w:space="0" w:color="auto"/>
      </w:divBdr>
    </w:div>
    <w:div w:id="1423645891">
      <w:bodyDiv w:val="1"/>
      <w:marLeft w:val="0"/>
      <w:marRight w:val="0"/>
      <w:marTop w:val="0"/>
      <w:marBottom w:val="0"/>
      <w:divBdr>
        <w:top w:val="none" w:sz="0" w:space="0" w:color="auto"/>
        <w:left w:val="none" w:sz="0" w:space="0" w:color="auto"/>
        <w:bottom w:val="none" w:sz="0" w:space="0" w:color="auto"/>
        <w:right w:val="none" w:sz="0" w:space="0" w:color="auto"/>
      </w:divBdr>
    </w:div>
    <w:div w:id="1444616079">
      <w:bodyDiv w:val="1"/>
      <w:marLeft w:val="0"/>
      <w:marRight w:val="0"/>
      <w:marTop w:val="0"/>
      <w:marBottom w:val="0"/>
      <w:divBdr>
        <w:top w:val="none" w:sz="0" w:space="0" w:color="auto"/>
        <w:left w:val="none" w:sz="0" w:space="0" w:color="auto"/>
        <w:bottom w:val="none" w:sz="0" w:space="0" w:color="auto"/>
        <w:right w:val="none" w:sz="0" w:space="0" w:color="auto"/>
      </w:divBdr>
    </w:div>
    <w:div w:id="1461263351">
      <w:bodyDiv w:val="1"/>
      <w:marLeft w:val="0"/>
      <w:marRight w:val="0"/>
      <w:marTop w:val="0"/>
      <w:marBottom w:val="0"/>
      <w:divBdr>
        <w:top w:val="none" w:sz="0" w:space="0" w:color="auto"/>
        <w:left w:val="none" w:sz="0" w:space="0" w:color="auto"/>
        <w:bottom w:val="none" w:sz="0" w:space="0" w:color="auto"/>
        <w:right w:val="none" w:sz="0" w:space="0" w:color="auto"/>
      </w:divBdr>
    </w:div>
    <w:div w:id="1525946818">
      <w:bodyDiv w:val="1"/>
      <w:marLeft w:val="0"/>
      <w:marRight w:val="0"/>
      <w:marTop w:val="0"/>
      <w:marBottom w:val="0"/>
      <w:divBdr>
        <w:top w:val="none" w:sz="0" w:space="0" w:color="auto"/>
        <w:left w:val="none" w:sz="0" w:space="0" w:color="auto"/>
        <w:bottom w:val="none" w:sz="0" w:space="0" w:color="auto"/>
        <w:right w:val="none" w:sz="0" w:space="0" w:color="auto"/>
      </w:divBdr>
    </w:div>
    <w:div w:id="1528525035">
      <w:bodyDiv w:val="1"/>
      <w:marLeft w:val="0"/>
      <w:marRight w:val="0"/>
      <w:marTop w:val="0"/>
      <w:marBottom w:val="0"/>
      <w:divBdr>
        <w:top w:val="none" w:sz="0" w:space="0" w:color="auto"/>
        <w:left w:val="none" w:sz="0" w:space="0" w:color="auto"/>
        <w:bottom w:val="none" w:sz="0" w:space="0" w:color="auto"/>
        <w:right w:val="none" w:sz="0" w:space="0" w:color="auto"/>
      </w:divBdr>
    </w:div>
    <w:div w:id="1533569681">
      <w:bodyDiv w:val="1"/>
      <w:marLeft w:val="0"/>
      <w:marRight w:val="0"/>
      <w:marTop w:val="0"/>
      <w:marBottom w:val="0"/>
      <w:divBdr>
        <w:top w:val="none" w:sz="0" w:space="0" w:color="auto"/>
        <w:left w:val="none" w:sz="0" w:space="0" w:color="auto"/>
        <w:bottom w:val="none" w:sz="0" w:space="0" w:color="auto"/>
        <w:right w:val="none" w:sz="0" w:space="0" w:color="auto"/>
      </w:divBdr>
    </w:div>
    <w:div w:id="1721054186">
      <w:bodyDiv w:val="1"/>
      <w:marLeft w:val="0"/>
      <w:marRight w:val="0"/>
      <w:marTop w:val="0"/>
      <w:marBottom w:val="0"/>
      <w:divBdr>
        <w:top w:val="none" w:sz="0" w:space="0" w:color="auto"/>
        <w:left w:val="none" w:sz="0" w:space="0" w:color="auto"/>
        <w:bottom w:val="none" w:sz="0" w:space="0" w:color="auto"/>
        <w:right w:val="none" w:sz="0" w:space="0" w:color="auto"/>
      </w:divBdr>
    </w:div>
    <w:div w:id="1745879371">
      <w:bodyDiv w:val="1"/>
      <w:marLeft w:val="0"/>
      <w:marRight w:val="0"/>
      <w:marTop w:val="0"/>
      <w:marBottom w:val="0"/>
      <w:divBdr>
        <w:top w:val="none" w:sz="0" w:space="0" w:color="auto"/>
        <w:left w:val="none" w:sz="0" w:space="0" w:color="auto"/>
        <w:bottom w:val="none" w:sz="0" w:space="0" w:color="auto"/>
        <w:right w:val="none" w:sz="0" w:space="0" w:color="auto"/>
      </w:divBdr>
    </w:div>
    <w:div w:id="1747534951">
      <w:bodyDiv w:val="1"/>
      <w:marLeft w:val="0"/>
      <w:marRight w:val="0"/>
      <w:marTop w:val="0"/>
      <w:marBottom w:val="0"/>
      <w:divBdr>
        <w:top w:val="none" w:sz="0" w:space="0" w:color="auto"/>
        <w:left w:val="none" w:sz="0" w:space="0" w:color="auto"/>
        <w:bottom w:val="none" w:sz="0" w:space="0" w:color="auto"/>
        <w:right w:val="none" w:sz="0" w:space="0" w:color="auto"/>
      </w:divBdr>
    </w:div>
    <w:div w:id="1754469638">
      <w:bodyDiv w:val="1"/>
      <w:marLeft w:val="0"/>
      <w:marRight w:val="0"/>
      <w:marTop w:val="0"/>
      <w:marBottom w:val="0"/>
      <w:divBdr>
        <w:top w:val="none" w:sz="0" w:space="0" w:color="auto"/>
        <w:left w:val="none" w:sz="0" w:space="0" w:color="auto"/>
        <w:bottom w:val="none" w:sz="0" w:space="0" w:color="auto"/>
        <w:right w:val="none" w:sz="0" w:space="0" w:color="auto"/>
      </w:divBdr>
    </w:div>
    <w:div w:id="1782873114">
      <w:bodyDiv w:val="1"/>
      <w:marLeft w:val="0"/>
      <w:marRight w:val="0"/>
      <w:marTop w:val="0"/>
      <w:marBottom w:val="0"/>
      <w:divBdr>
        <w:top w:val="none" w:sz="0" w:space="0" w:color="auto"/>
        <w:left w:val="none" w:sz="0" w:space="0" w:color="auto"/>
        <w:bottom w:val="none" w:sz="0" w:space="0" w:color="auto"/>
        <w:right w:val="none" w:sz="0" w:space="0" w:color="auto"/>
      </w:divBdr>
    </w:div>
    <w:div w:id="1785686390">
      <w:bodyDiv w:val="1"/>
      <w:marLeft w:val="0"/>
      <w:marRight w:val="0"/>
      <w:marTop w:val="0"/>
      <w:marBottom w:val="0"/>
      <w:divBdr>
        <w:top w:val="none" w:sz="0" w:space="0" w:color="auto"/>
        <w:left w:val="none" w:sz="0" w:space="0" w:color="auto"/>
        <w:bottom w:val="none" w:sz="0" w:space="0" w:color="auto"/>
        <w:right w:val="none" w:sz="0" w:space="0" w:color="auto"/>
      </w:divBdr>
    </w:div>
    <w:div w:id="1790585221">
      <w:bodyDiv w:val="1"/>
      <w:marLeft w:val="0"/>
      <w:marRight w:val="0"/>
      <w:marTop w:val="0"/>
      <w:marBottom w:val="0"/>
      <w:divBdr>
        <w:top w:val="none" w:sz="0" w:space="0" w:color="auto"/>
        <w:left w:val="none" w:sz="0" w:space="0" w:color="auto"/>
        <w:bottom w:val="none" w:sz="0" w:space="0" w:color="auto"/>
        <w:right w:val="none" w:sz="0" w:space="0" w:color="auto"/>
      </w:divBdr>
    </w:div>
    <w:div w:id="1818259215">
      <w:bodyDiv w:val="1"/>
      <w:marLeft w:val="0"/>
      <w:marRight w:val="0"/>
      <w:marTop w:val="0"/>
      <w:marBottom w:val="0"/>
      <w:divBdr>
        <w:top w:val="none" w:sz="0" w:space="0" w:color="auto"/>
        <w:left w:val="none" w:sz="0" w:space="0" w:color="auto"/>
        <w:bottom w:val="none" w:sz="0" w:space="0" w:color="auto"/>
        <w:right w:val="none" w:sz="0" w:space="0" w:color="auto"/>
      </w:divBdr>
    </w:div>
    <w:div w:id="1884516270">
      <w:bodyDiv w:val="1"/>
      <w:marLeft w:val="0"/>
      <w:marRight w:val="0"/>
      <w:marTop w:val="0"/>
      <w:marBottom w:val="0"/>
      <w:divBdr>
        <w:top w:val="none" w:sz="0" w:space="0" w:color="auto"/>
        <w:left w:val="none" w:sz="0" w:space="0" w:color="auto"/>
        <w:bottom w:val="none" w:sz="0" w:space="0" w:color="auto"/>
        <w:right w:val="none" w:sz="0" w:space="0" w:color="auto"/>
      </w:divBdr>
    </w:div>
    <w:div w:id="1973051781">
      <w:bodyDiv w:val="1"/>
      <w:marLeft w:val="0"/>
      <w:marRight w:val="0"/>
      <w:marTop w:val="0"/>
      <w:marBottom w:val="0"/>
      <w:divBdr>
        <w:top w:val="none" w:sz="0" w:space="0" w:color="auto"/>
        <w:left w:val="none" w:sz="0" w:space="0" w:color="auto"/>
        <w:bottom w:val="none" w:sz="0" w:space="0" w:color="auto"/>
        <w:right w:val="none" w:sz="0" w:space="0" w:color="auto"/>
      </w:divBdr>
    </w:div>
    <w:div w:id="1995601194">
      <w:bodyDiv w:val="1"/>
      <w:marLeft w:val="0"/>
      <w:marRight w:val="0"/>
      <w:marTop w:val="0"/>
      <w:marBottom w:val="0"/>
      <w:divBdr>
        <w:top w:val="none" w:sz="0" w:space="0" w:color="auto"/>
        <w:left w:val="none" w:sz="0" w:space="0" w:color="auto"/>
        <w:bottom w:val="none" w:sz="0" w:space="0" w:color="auto"/>
        <w:right w:val="none" w:sz="0" w:space="0" w:color="auto"/>
      </w:divBdr>
    </w:div>
    <w:div w:id="1998874805">
      <w:bodyDiv w:val="1"/>
      <w:marLeft w:val="0"/>
      <w:marRight w:val="0"/>
      <w:marTop w:val="0"/>
      <w:marBottom w:val="0"/>
      <w:divBdr>
        <w:top w:val="none" w:sz="0" w:space="0" w:color="auto"/>
        <w:left w:val="none" w:sz="0" w:space="0" w:color="auto"/>
        <w:bottom w:val="none" w:sz="0" w:space="0" w:color="auto"/>
        <w:right w:val="none" w:sz="0" w:space="0" w:color="auto"/>
      </w:divBdr>
    </w:div>
    <w:div w:id="2030139756">
      <w:bodyDiv w:val="1"/>
      <w:marLeft w:val="0"/>
      <w:marRight w:val="0"/>
      <w:marTop w:val="0"/>
      <w:marBottom w:val="0"/>
      <w:divBdr>
        <w:top w:val="none" w:sz="0" w:space="0" w:color="auto"/>
        <w:left w:val="none" w:sz="0" w:space="0" w:color="auto"/>
        <w:bottom w:val="none" w:sz="0" w:space="0" w:color="auto"/>
        <w:right w:val="none" w:sz="0" w:space="0" w:color="auto"/>
      </w:divBdr>
    </w:div>
    <w:div w:id="2050253552">
      <w:bodyDiv w:val="1"/>
      <w:marLeft w:val="0"/>
      <w:marRight w:val="0"/>
      <w:marTop w:val="0"/>
      <w:marBottom w:val="0"/>
      <w:divBdr>
        <w:top w:val="none" w:sz="0" w:space="0" w:color="auto"/>
        <w:left w:val="none" w:sz="0" w:space="0" w:color="auto"/>
        <w:bottom w:val="none" w:sz="0" w:space="0" w:color="auto"/>
        <w:right w:val="none" w:sz="0" w:space="0" w:color="auto"/>
      </w:divBdr>
    </w:div>
    <w:div w:id="2061131952">
      <w:bodyDiv w:val="1"/>
      <w:marLeft w:val="0"/>
      <w:marRight w:val="0"/>
      <w:marTop w:val="0"/>
      <w:marBottom w:val="0"/>
      <w:divBdr>
        <w:top w:val="none" w:sz="0" w:space="0" w:color="auto"/>
        <w:left w:val="none" w:sz="0" w:space="0" w:color="auto"/>
        <w:bottom w:val="none" w:sz="0" w:space="0" w:color="auto"/>
        <w:right w:val="none" w:sz="0" w:space="0" w:color="auto"/>
      </w:divBdr>
    </w:div>
    <w:div w:id="2075158198">
      <w:bodyDiv w:val="1"/>
      <w:marLeft w:val="0"/>
      <w:marRight w:val="0"/>
      <w:marTop w:val="0"/>
      <w:marBottom w:val="0"/>
      <w:divBdr>
        <w:top w:val="none" w:sz="0" w:space="0" w:color="auto"/>
        <w:left w:val="none" w:sz="0" w:space="0" w:color="auto"/>
        <w:bottom w:val="none" w:sz="0" w:space="0" w:color="auto"/>
        <w:right w:val="none" w:sz="0" w:space="0" w:color="auto"/>
      </w:divBdr>
    </w:div>
    <w:div w:id="2079090904">
      <w:bodyDiv w:val="1"/>
      <w:marLeft w:val="0"/>
      <w:marRight w:val="0"/>
      <w:marTop w:val="0"/>
      <w:marBottom w:val="0"/>
      <w:divBdr>
        <w:top w:val="none" w:sz="0" w:space="0" w:color="auto"/>
        <w:left w:val="none" w:sz="0" w:space="0" w:color="auto"/>
        <w:bottom w:val="none" w:sz="0" w:space="0" w:color="auto"/>
        <w:right w:val="none" w:sz="0" w:space="0" w:color="auto"/>
      </w:divBdr>
    </w:div>
    <w:div w:id="2108887788">
      <w:bodyDiv w:val="1"/>
      <w:marLeft w:val="0"/>
      <w:marRight w:val="0"/>
      <w:marTop w:val="0"/>
      <w:marBottom w:val="0"/>
      <w:divBdr>
        <w:top w:val="none" w:sz="0" w:space="0" w:color="auto"/>
        <w:left w:val="none" w:sz="0" w:space="0" w:color="auto"/>
        <w:bottom w:val="none" w:sz="0" w:space="0" w:color="auto"/>
        <w:right w:val="none" w:sz="0" w:space="0" w:color="auto"/>
      </w:divBdr>
    </w:div>
    <w:div w:id="2116434100">
      <w:bodyDiv w:val="1"/>
      <w:marLeft w:val="0"/>
      <w:marRight w:val="0"/>
      <w:marTop w:val="0"/>
      <w:marBottom w:val="0"/>
      <w:divBdr>
        <w:top w:val="none" w:sz="0" w:space="0" w:color="auto"/>
        <w:left w:val="none" w:sz="0" w:space="0" w:color="auto"/>
        <w:bottom w:val="none" w:sz="0" w:space="0" w:color="auto"/>
        <w:right w:val="none" w:sz="0" w:space="0" w:color="auto"/>
      </w:divBdr>
    </w:div>
    <w:div w:id="211918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y75EGQFRazkxiTpx0XuIFRpPBA==">AMUW2mX4F75GHzZgvR0ZoBLJC1JsJaGXY7QFRsfZQDJFRr+sxN7GD4OMzR1ZG4MqNfK+q0JNVfGWLZYoss+hp8XuElBKk5rK43LzHyaY2MdMyIHz9gLJsglBEZJgb8PgdeoZY9hFBdp3y6zuJupXWsV0xVn8oqQxkfv5t2Jyn7E1keAj7D49zHptWfhq50DTG4t4ezegJ5ox1J5IRuZqxjuXoVUaORQWXlx++4NKk5L8NERfyeXkj9Y=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Gaussianblur</b:Tag>
    <b:SourceType>InternetSite</b:SourceType>
    <b:Guid>{EA312D09-2CD9-4BBF-891F-82A1537592C9}</b:Guid>
    <b:InternetSiteTitle>Gaussian blur</b:InternetSiteTitle>
    <b:URL>https://en.wikipedia.org/wiki/Gaussian_blur#:~:text=In%20image%20processing%2C%20a%20Gaussian,image%20noise%20and%20reduce%20detail.</b:URL>
    <b:LCID>en-US</b:LCID>
    <b:RefOrder>1</b:RefOrder>
  </b:Source>
  <b:Source>
    <b:Tag>Gau2</b:Tag>
    <b:SourceType>InternetSite</b:SourceType>
    <b:Guid>{AD619D34-6665-4A6E-944D-77222FB55242}</b:Guid>
    <b:Title>Gaussian Filtering</b:Title>
    <b:InternetSiteTitle>University of Auckland</b:InternetSiteTitle>
    <b:URL>https://www.cs.auckland.ac.nz/courses/compsci373s1c/PatricesLectures/Gaussian%20Filtering_1up.pdf</b:URL>
    <b:LCID>en-US</b:LCID>
    <b:RefOrder>3</b:RefOrder>
  </b:Source>
  <b:Source>
    <b:Tag>Gau1</b:Tag>
    <b:SourceType>InternetSite</b:SourceType>
    <b:Guid>{CDB3BE7E-5D64-443B-9EE7-2FA5DE6CB2CF}</b:Guid>
    <b:InternetSiteTitle>Gaussian Distribution Function</b:InternetSiteTitle>
    <b:URL>http://hyperphysics.phy-astr.gsu.edu/hbase/Math/gaufcn.html#:~:text=Gaussian%20Distribution%20Function&amp;text=The%20nature%20of%20the%20gaussian,over%20from%20the%20binomial%20distribution%20).</b:URL>
    <b:LCID>en-US</b:LCID>
    <b:RefOrder>4</b:RefOrder>
  </b:Source>
  <b:Source>
    <b:Tag>dig</b:Tag>
    <b:SourceType>InternetSite</b:SourceType>
    <b:Guid>{9DCF930F-D8B9-4862-A0A6-4F5E3DB88FFA}</b:Guid>
    <b:InternetSiteTitle>digital image</b:InternetSiteTitle>
    <b:URL>https://northcoastphoto.com/digital-explained/#:~:text=Q%3A%20What%20is%20a%20Pixel,accurate%20representations%20of%20the%20original.</b:URL>
    <b:LCID>en-US</b:LCID>
    <b:RefOrder>2</b:RefOrder>
  </b:Source>
  <b:Source>
    <b:Tag>Bas19</b:Tag>
    <b:SourceType>InternetSite</b:SourceType>
    <b:Guid>{210A6BA0-81BF-4D4D-94C8-F79C401B6F86}</b:Guid>
    <b:Year>2019</b:Year>
    <b:Author>
      <b:Author>
        <b:NameList>
          <b:Person>
            <b:Last>Madhushree</b:Last>
            <b:First>Basavarajaiah</b:First>
          </b:Person>
        </b:NameList>
      </b:Author>
    </b:Author>
    <b:InternetSiteTitle>6 basic things to know about Convolution</b:InternetSiteTitle>
    <b:Month>03</b:Month>
    <b:Day>30</b:Day>
    <b:URL>https://medium.com/@bdhuma/6-basic-things-to-know-about-convolution-daef5e1bc411</b:URL>
    <b:LCID>en-US</b:LCID>
    <b:RefOrder>6</b:RefOrder>
  </b:Source>
  <b:Source>
    <b:Tag>Ima</b:Tag>
    <b:SourceType>InternetSite</b:SourceType>
    <b:Guid>{6138EE32-3AA1-49CA-89DC-4FFEF80E6A19}</b:Guid>
    <b:Title>Image Kernels</b:Title>
    <b:URL>https://setosa.io/ev/image-kernels/</b:URL>
    <b:LCID>en-US</b:LCID>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8F7B05-BC45-4CF4-8DF5-72DD11B12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23</Pages>
  <Words>5207</Words>
  <Characters>29685</Characters>
  <Application>Microsoft Office Word</Application>
  <DocSecurity>0</DocSecurity>
  <Lines>247</Lines>
  <Paragraphs>69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URAS</dc:creator>
  <cp:keywords/>
  <dc:description/>
  <cp:lastModifiedBy>osman yılmaz</cp:lastModifiedBy>
  <cp:revision>4</cp:revision>
  <dcterms:created xsi:type="dcterms:W3CDTF">2021-09-16T19:33:00Z</dcterms:created>
  <dcterms:modified xsi:type="dcterms:W3CDTF">2021-09-27T19:21:00Z</dcterms:modified>
</cp:coreProperties>
</file>